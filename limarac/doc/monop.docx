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0C42" w:rsidRDefault="00130085">
      <w:pPr>
        <w:spacing w:line="360" w:lineRule="auto"/>
        <w:jc w:val="center"/>
        <w:rPr>
          <w:rFonts w:ascii="Times New Roman"/>
          <w:b/>
          <w:caps/>
          <w:sz w:val="24"/>
          <w:szCs w:val="24"/>
        </w:rPr>
      </w:pPr>
      <w:r>
        <w:rPr>
          <w:noProof/>
          <w:sz w:val="20"/>
        </w:rPr>
        <w:drawing>
          <wp:inline distT="0" distB="0" distL="0" distR="0">
            <wp:extent cx="662305" cy="850265"/>
            <wp:effectExtent l="0" t="0" r="0" b="0"/>
            <wp:docPr id="9" name="Picture 1" descr="brasao-ufc - 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62940" cy="850900"/>
                    </a:xfrm>
                    <a:prstGeom prst="rect">
                      <a:avLst/>
                    </a:prstGeom>
                    <a:noFill/>
                    <a:ln cap="flat">
                      <a:noFill/>
                    </a:ln>
                  </pic:spPr>
                </pic:pic>
              </a:graphicData>
            </a:graphic>
          </wp:inline>
        </w:drawing>
      </w:r>
    </w:p>
    <w:p w:rsidR="005E0C42" w:rsidRDefault="005E0C42">
      <w:pPr>
        <w:spacing w:line="360" w:lineRule="auto"/>
        <w:jc w:val="center"/>
        <w:rPr>
          <w:rFonts w:ascii="Times New Roman"/>
          <w:b/>
          <w:caps/>
          <w:sz w:val="24"/>
          <w:szCs w:val="24"/>
        </w:rPr>
      </w:pPr>
    </w:p>
    <w:p w:rsidR="005E0C42" w:rsidRDefault="00130085">
      <w:pPr>
        <w:spacing w:line="360" w:lineRule="auto"/>
        <w:jc w:val="center"/>
        <w:rPr>
          <w:rFonts w:ascii="Times New Roman"/>
          <w:b/>
          <w:caps/>
          <w:sz w:val="24"/>
          <w:szCs w:val="24"/>
        </w:rPr>
      </w:pPr>
      <w:r>
        <w:rPr>
          <w:rFonts w:ascii="Times New Roman"/>
          <w:b/>
          <w:caps/>
          <w:sz w:val="24"/>
          <w:szCs w:val="24"/>
        </w:rPr>
        <w:t>UNIVERSIDADE FEDERAL DO CEAR</w:t>
      </w:r>
      <w:r>
        <w:rPr>
          <w:rFonts w:ascii="Times New Roman"/>
          <w:b/>
          <w:caps/>
          <w:sz w:val="24"/>
          <w:szCs w:val="24"/>
        </w:rPr>
        <w:t>Á</w:t>
      </w:r>
    </w:p>
    <w:p w:rsidR="005E0C42" w:rsidRDefault="00130085">
      <w:pPr>
        <w:spacing w:line="360" w:lineRule="auto"/>
        <w:jc w:val="center"/>
        <w:rPr>
          <w:rFonts w:ascii="Times New Roman"/>
          <w:b/>
          <w:caps/>
          <w:sz w:val="24"/>
          <w:szCs w:val="24"/>
        </w:rPr>
      </w:pPr>
      <w:r>
        <w:rPr>
          <w:rFonts w:ascii="Times New Roman"/>
          <w:b/>
          <w:caps/>
          <w:sz w:val="24"/>
          <w:szCs w:val="24"/>
        </w:rPr>
        <w:t>faculdade de farm</w:t>
      </w:r>
      <w:r>
        <w:rPr>
          <w:rFonts w:ascii="Times New Roman"/>
          <w:b/>
          <w:caps/>
          <w:sz w:val="24"/>
          <w:szCs w:val="24"/>
        </w:rPr>
        <w:t>á</w:t>
      </w:r>
      <w:r>
        <w:rPr>
          <w:rFonts w:ascii="Times New Roman"/>
          <w:b/>
          <w:caps/>
          <w:sz w:val="24"/>
          <w:szCs w:val="24"/>
        </w:rPr>
        <w:t>cia, odontologia e enfermagem</w:t>
      </w:r>
    </w:p>
    <w:p w:rsidR="005E0C42" w:rsidRDefault="00924225">
      <w:pPr>
        <w:spacing w:line="360" w:lineRule="auto"/>
        <w:jc w:val="center"/>
        <w:rPr>
          <w:rFonts w:ascii="Times New Roman"/>
          <w:b/>
          <w:caps/>
          <w:sz w:val="24"/>
          <w:szCs w:val="24"/>
        </w:rPr>
      </w:pPr>
      <w:r>
        <w:rPr>
          <w:rFonts w:ascii="Times New Roman"/>
          <w:b/>
          <w:caps/>
          <w:sz w:val="24"/>
          <w:szCs w:val="24"/>
        </w:rPr>
        <w:t xml:space="preserve">CURSO </w:t>
      </w:r>
      <w:r w:rsidR="00130085">
        <w:rPr>
          <w:rFonts w:ascii="Times New Roman"/>
          <w:b/>
          <w:caps/>
          <w:sz w:val="24"/>
          <w:szCs w:val="24"/>
        </w:rPr>
        <w:t>DE farm</w:t>
      </w:r>
      <w:r w:rsidR="00130085">
        <w:rPr>
          <w:rFonts w:ascii="Times New Roman"/>
          <w:b/>
          <w:caps/>
          <w:sz w:val="24"/>
          <w:szCs w:val="24"/>
        </w:rPr>
        <w:t>á</w:t>
      </w:r>
      <w:r w:rsidR="00130085">
        <w:rPr>
          <w:rFonts w:ascii="Times New Roman"/>
          <w:b/>
          <w:caps/>
          <w:sz w:val="24"/>
          <w:szCs w:val="24"/>
        </w:rPr>
        <w:t>cia</w:t>
      </w:r>
    </w:p>
    <w:p w:rsidR="005E0C42" w:rsidRDefault="005E0C42">
      <w:pPr>
        <w:spacing w:line="360" w:lineRule="auto"/>
        <w:jc w:val="center"/>
        <w:rPr>
          <w:rFonts w:ascii="Times New Roman"/>
          <w:b/>
          <w:i/>
          <w:caps/>
          <w:sz w:val="24"/>
          <w:szCs w:val="24"/>
        </w:rPr>
      </w:pPr>
    </w:p>
    <w:p w:rsidR="005E0C42" w:rsidRDefault="005E0C42">
      <w:pPr>
        <w:spacing w:line="360" w:lineRule="auto"/>
        <w:jc w:val="center"/>
        <w:rPr>
          <w:rFonts w:ascii="Times New Roman"/>
          <w:b/>
          <w:i/>
          <w:caps/>
          <w:sz w:val="24"/>
          <w:szCs w:val="24"/>
        </w:rPr>
      </w:pPr>
      <w:bookmarkStart w:id="0" w:name="_GoBack"/>
      <w:bookmarkEnd w:id="0"/>
    </w:p>
    <w:p w:rsidR="005E0C42" w:rsidRDefault="005E0C42" w:rsidP="000554CD">
      <w:pPr>
        <w:spacing w:line="360" w:lineRule="auto"/>
        <w:rPr>
          <w:rFonts w:ascii="Times New Roman"/>
          <w:b/>
          <w:i/>
          <w:caps/>
          <w:sz w:val="24"/>
          <w:szCs w:val="24"/>
        </w:rPr>
      </w:pPr>
    </w:p>
    <w:p w:rsidR="005E0C42" w:rsidRDefault="005E0C42">
      <w:pPr>
        <w:spacing w:line="360" w:lineRule="auto"/>
        <w:jc w:val="center"/>
        <w:rPr>
          <w:rFonts w:ascii="Times New Roman"/>
          <w:b/>
          <w:i/>
          <w:caps/>
          <w:sz w:val="24"/>
          <w:szCs w:val="24"/>
        </w:rPr>
      </w:pPr>
    </w:p>
    <w:p w:rsidR="005E0C42" w:rsidRDefault="005E0C42">
      <w:pPr>
        <w:spacing w:line="360" w:lineRule="auto"/>
        <w:jc w:val="center"/>
        <w:rPr>
          <w:rFonts w:ascii="Times New Roman"/>
          <w:b/>
          <w:i/>
          <w:caps/>
          <w:sz w:val="24"/>
          <w:szCs w:val="24"/>
        </w:rPr>
      </w:pPr>
    </w:p>
    <w:p w:rsidR="005E0C42" w:rsidRDefault="00130085">
      <w:pPr>
        <w:spacing w:line="360" w:lineRule="auto"/>
        <w:jc w:val="center"/>
        <w:rPr>
          <w:rFonts w:ascii="Times New Roman"/>
          <w:b/>
          <w:caps/>
          <w:sz w:val="24"/>
          <w:szCs w:val="24"/>
        </w:rPr>
      </w:pPr>
      <w:r>
        <w:rPr>
          <w:rFonts w:ascii="Times New Roman"/>
          <w:b/>
          <w:caps/>
          <w:sz w:val="24"/>
          <w:szCs w:val="24"/>
        </w:rPr>
        <w:t>RAYRA AGUIAR CAMPOS LIMA</w:t>
      </w: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0554CD" w:rsidRDefault="000554CD">
      <w:pPr>
        <w:spacing w:line="360" w:lineRule="auto"/>
        <w:jc w:val="center"/>
        <w:rPr>
          <w:rFonts w:ascii="Times New Roman"/>
          <w:b/>
          <w:caps/>
          <w:sz w:val="24"/>
          <w:szCs w:val="24"/>
        </w:rPr>
      </w:pPr>
    </w:p>
    <w:p w:rsidR="005E0C42" w:rsidRDefault="00130085">
      <w:pPr>
        <w:spacing w:line="360" w:lineRule="auto"/>
        <w:jc w:val="center"/>
        <w:rPr>
          <w:rFonts w:ascii="Times New Roman" w:eastAsia="Times New Roman" w:hAnsi="Times New Roman"/>
          <w:b/>
          <w:caps/>
          <w:sz w:val="24"/>
          <w:szCs w:val="24"/>
        </w:rPr>
      </w:pPr>
      <w:r>
        <w:rPr>
          <w:rFonts w:ascii="Times New Roman" w:eastAsia="Times New Roman" w:hAnsi="Times New Roman"/>
          <w:b/>
          <w:caps/>
          <w:sz w:val="24"/>
          <w:szCs w:val="24"/>
        </w:rPr>
        <w:t xml:space="preserve">EVENTOS ADVERSOS da quimioterapia ANTICÂNCER EM PACIENTES </w:t>
      </w:r>
      <w:r w:rsidR="0096752E">
        <w:rPr>
          <w:rFonts w:ascii="Times New Roman" w:eastAsia="Times New Roman" w:hAnsi="Times New Roman"/>
          <w:b/>
          <w:caps/>
          <w:sz w:val="24"/>
          <w:szCs w:val="24"/>
        </w:rPr>
        <w:t xml:space="preserve">PEDIÁTRICOS </w:t>
      </w:r>
      <w:r>
        <w:rPr>
          <w:rFonts w:ascii="Times New Roman" w:eastAsia="Times New Roman" w:hAnsi="Times New Roman"/>
          <w:b/>
          <w:caps/>
          <w:sz w:val="24"/>
          <w:szCs w:val="24"/>
        </w:rPr>
        <w:t>COM tumores DO SISTEMA NERVOSO CENTRAL: ESTUDO RETROSPECTIVO</w:t>
      </w: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0554CD" w:rsidRDefault="000554CD">
      <w:pPr>
        <w:spacing w:line="360" w:lineRule="auto"/>
        <w:jc w:val="center"/>
        <w:rPr>
          <w:rFonts w:ascii="Times New Roman"/>
          <w:b/>
          <w:caps/>
          <w:sz w:val="24"/>
          <w:szCs w:val="24"/>
        </w:rPr>
      </w:pPr>
    </w:p>
    <w:p w:rsidR="000554CD" w:rsidRDefault="000554CD">
      <w:pPr>
        <w:spacing w:line="360" w:lineRule="auto"/>
        <w:jc w:val="center"/>
        <w:rPr>
          <w:rFonts w:ascii="Times New Roman"/>
          <w:b/>
          <w:caps/>
          <w:sz w:val="24"/>
          <w:szCs w:val="24"/>
        </w:rPr>
      </w:pPr>
    </w:p>
    <w:p w:rsidR="000554CD" w:rsidRDefault="000554CD">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p>
    <w:p w:rsidR="005E0C42" w:rsidRDefault="005E0C42">
      <w:pPr>
        <w:spacing w:line="360" w:lineRule="auto"/>
        <w:jc w:val="center"/>
        <w:rPr>
          <w:rFonts w:ascii="Times New Roman"/>
          <w:b/>
          <w:caps/>
          <w:sz w:val="24"/>
          <w:szCs w:val="24"/>
        </w:rPr>
      </w:pPr>
      <w:bookmarkStart w:id="1" w:name="_Toc257729039"/>
      <w:bookmarkStart w:id="2" w:name="_Toc257729427"/>
      <w:bookmarkStart w:id="3" w:name="_Toc257729464"/>
      <w:bookmarkStart w:id="4" w:name="_Toc266864364"/>
      <w:bookmarkStart w:id="5" w:name="_Toc266865606"/>
    </w:p>
    <w:bookmarkEnd w:id="1"/>
    <w:bookmarkEnd w:id="2"/>
    <w:bookmarkEnd w:id="3"/>
    <w:bookmarkEnd w:id="4"/>
    <w:bookmarkEnd w:id="5"/>
    <w:p w:rsidR="005E0C42" w:rsidRDefault="00130085">
      <w:pPr>
        <w:spacing w:line="360" w:lineRule="auto"/>
        <w:jc w:val="center"/>
        <w:rPr>
          <w:rFonts w:ascii="Times New Roman"/>
          <w:b/>
          <w:caps/>
          <w:sz w:val="24"/>
          <w:szCs w:val="24"/>
        </w:rPr>
      </w:pPr>
      <w:r>
        <w:rPr>
          <w:rFonts w:ascii="Times New Roman"/>
          <w:b/>
          <w:caps/>
          <w:sz w:val="24"/>
          <w:szCs w:val="24"/>
        </w:rPr>
        <w:t>FORTALEZA</w:t>
      </w:r>
    </w:p>
    <w:p w:rsidR="005E0C42" w:rsidRDefault="00934450">
      <w:pPr>
        <w:spacing w:line="360" w:lineRule="auto"/>
        <w:jc w:val="center"/>
        <w:rPr>
          <w:rFonts w:ascii="NanumGothic" w:eastAsia="NanumGothic" w:hAnsi="NanumGothic"/>
          <w:sz w:val="20"/>
          <w:szCs w:val="20"/>
        </w:rPr>
        <w:sectPr w:rsidR="005E0C42">
          <w:headerReference w:type="default" r:id="rId9"/>
          <w:pgSz w:w="11906" w:h="16838" w:code="9"/>
          <w:pgMar w:top="1701" w:right="1134" w:bottom="1134" w:left="1701" w:header="709" w:footer="709" w:gutter="0"/>
          <w:cols w:space="720"/>
          <w:docGrid w:linePitch="360"/>
        </w:sectPr>
      </w:pPr>
      <w:r>
        <w:rPr>
          <w:rFonts w:ascii="Times New Roman"/>
          <w:b/>
          <w:caps/>
          <w:sz w:val="24"/>
          <w:szCs w:val="24"/>
        </w:rPr>
        <w:t>201</w:t>
      </w:r>
      <w:ins w:id="6" w:author="Rayra Lima" w:date="2016-02-12T10:20:00Z">
        <w:r w:rsidR="008E2EDE">
          <w:rPr>
            <w:rFonts w:ascii="Times New Roman"/>
            <w:b/>
            <w:caps/>
            <w:sz w:val="24"/>
            <w:szCs w:val="24"/>
          </w:rPr>
          <w:t>6</w:t>
        </w:r>
      </w:ins>
      <w:del w:id="7" w:author="Rayra Lima" w:date="2016-02-12T10:20:00Z">
        <w:r w:rsidDel="008E2EDE">
          <w:rPr>
            <w:rFonts w:ascii="Times New Roman"/>
            <w:b/>
            <w:caps/>
            <w:sz w:val="24"/>
            <w:szCs w:val="24"/>
          </w:rPr>
          <w:delText>6</w:delText>
        </w:r>
      </w:del>
    </w:p>
    <w:p w:rsidR="00740E06" w:rsidDel="008E2EDE" w:rsidRDefault="00740E06">
      <w:pPr>
        <w:spacing w:line="360" w:lineRule="auto"/>
        <w:rPr>
          <w:del w:id="8" w:author="Rayra Lima" w:date="2016-02-12T10:20:00Z"/>
          <w:rFonts w:ascii="Times New Roman"/>
          <w:caps/>
          <w:sz w:val="24"/>
          <w:szCs w:val="24"/>
        </w:rPr>
      </w:pPr>
      <w:del w:id="9" w:author="Rayra Lima" w:date="2016-02-12T10:20:00Z">
        <w:r w:rsidDel="008E2EDE">
          <w:rPr>
            <w:rFonts w:ascii="Times New Roman"/>
            <w:caps/>
            <w:sz w:val="24"/>
            <w:szCs w:val="24"/>
          </w:rPr>
          <w:lastRenderedPageBreak/>
          <w:delText>(FICHA CATALOGR</w:delText>
        </w:r>
        <w:r w:rsidDel="008E2EDE">
          <w:rPr>
            <w:rFonts w:ascii="Times New Roman"/>
            <w:caps/>
            <w:sz w:val="24"/>
            <w:szCs w:val="24"/>
          </w:rPr>
          <w:delText>Á</w:delText>
        </w:r>
        <w:r w:rsidDel="008E2EDE">
          <w:rPr>
            <w:rFonts w:ascii="Times New Roman"/>
            <w:caps/>
            <w:sz w:val="24"/>
            <w:szCs w:val="24"/>
          </w:rPr>
          <w:delText>FICA)</w:delText>
        </w:r>
      </w:del>
    </w:p>
    <w:p w:rsidR="00740E06" w:rsidDel="008E2EDE" w:rsidRDefault="00740E06">
      <w:pPr>
        <w:spacing w:line="360" w:lineRule="auto"/>
        <w:rPr>
          <w:del w:id="10" w:author="Rayra Lima" w:date="2016-02-12T10:20:00Z"/>
          <w:rFonts w:ascii="Times New Roman"/>
          <w:caps/>
          <w:sz w:val="24"/>
          <w:szCs w:val="24"/>
        </w:rPr>
        <w:pPrChange w:id="11" w:author="Rayra Lima" w:date="2016-02-12T10:20:00Z">
          <w:pPr>
            <w:spacing w:line="360" w:lineRule="auto"/>
            <w:jc w:val="center"/>
          </w:pPr>
        </w:pPrChange>
      </w:pPr>
    </w:p>
    <w:p w:rsidR="00740E06" w:rsidDel="008E2EDE" w:rsidRDefault="00740E06">
      <w:pPr>
        <w:rPr>
          <w:del w:id="12" w:author="Rayra Lima" w:date="2016-02-12T10:20:00Z"/>
          <w:rFonts w:ascii="Times New Roman"/>
          <w:caps/>
          <w:sz w:val="24"/>
          <w:szCs w:val="24"/>
        </w:rPr>
      </w:pPr>
      <w:del w:id="13" w:author="Rayra Lima" w:date="2016-02-12T10:20:00Z">
        <w:r w:rsidDel="008E2EDE">
          <w:rPr>
            <w:rFonts w:ascii="Times New Roman"/>
            <w:caps/>
            <w:sz w:val="24"/>
            <w:szCs w:val="24"/>
          </w:rPr>
          <w:br w:type="page"/>
        </w:r>
      </w:del>
    </w:p>
    <w:p w:rsidR="005E0C42" w:rsidRPr="00AC65E4" w:rsidRDefault="00130085">
      <w:pPr>
        <w:jc w:val="center"/>
        <w:rPr>
          <w:rFonts w:ascii="Times New Roman"/>
          <w:caps/>
          <w:sz w:val="24"/>
          <w:szCs w:val="24"/>
        </w:rPr>
        <w:pPrChange w:id="14" w:author="Rayra Lima" w:date="2016-02-12T10:20:00Z">
          <w:pPr>
            <w:spacing w:line="360" w:lineRule="auto"/>
            <w:jc w:val="center"/>
          </w:pPr>
        </w:pPrChange>
      </w:pPr>
      <w:r w:rsidRPr="00AC65E4">
        <w:rPr>
          <w:rFonts w:ascii="Times New Roman"/>
          <w:caps/>
          <w:sz w:val="24"/>
          <w:szCs w:val="24"/>
        </w:rPr>
        <w:t>RAYRA AGUIAR CAMPOS LIMA</w:t>
      </w:r>
    </w:p>
    <w:p w:rsidR="005E0C42" w:rsidRPr="00AC65E4" w:rsidRDefault="005E0C42" w:rsidP="000554CD">
      <w:pPr>
        <w:spacing w:line="360" w:lineRule="auto"/>
        <w:jc w:val="center"/>
        <w:rPr>
          <w:rFonts w:ascii="Times New Roman"/>
          <w:caps/>
          <w:sz w:val="24"/>
          <w:szCs w:val="24"/>
        </w:rPr>
      </w:pPr>
    </w:p>
    <w:p w:rsidR="005E0C42" w:rsidRPr="00AC65E4" w:rsidRDefault="005E0C42" w:rsidP="000554CD">
      <w:pPr>
        <w:spacing w:line="360" w:lineRule="auto"/>
        <w:jc w:val="center"/>
        <w:rPr>
          <w:rFonts w:ascii="Times New Roman"/>
          <w:caps/>
          <w:sz w:val="24"/>
          <w:szCs w:val="24"/>
        </w:rPr>
      </w:pPr>
    </w:p>
    <w:p w:rsidR="005E0C42" w:rsidRPr="00AC65E4" w:rsidRDefault="005E0C42" w:rsidP="000554CD">
      <w:pPr>
        <w:spacing w:line="360" w:lineRule="auto"/>
        <w:jc w:val="center"/>
        <w:rPr>
          <w:rFonts w:ascii="Times New Roman"/>
          <w:caps/>
          <w:sz w:val="24"/>
          <w:szCs w:val="24"/>
        </w:rPr>
      </w:pPr>
    </w:p>
    <w:p w:rsidR="005E0C42" w:rsidRPr="00AC65E4" w:rsidRDefault="005E0C42" w:rsidP="000554CD">
      <w:pPr>
        <w:spacing w:line="360" w:lineRule="auto"/>
        <w:jc w:val="center"/>
        <w:rPr>
          <w:rFonts w:ascii="Times New Roman"/>
          <w:caps/>
          <w:sz w:val="24"/>
          <w:szCs w:val="24"/>
        </w:rPr>
      </w:pPr>
    </w:p>
    <w:p w:rsidR="00BF5BB8" w:rsidRPr="00AC65E4" w:rsidRDefault="00BF5BB8" w:rsidP="000554CD">
      <w:pPr>
        <w:spacing w:line="360" w:lineRule="auto"/>
        <w:jc w:val="center"/>
        <w:rPr>
          <w:rFonts w:ascii="Times New Roman"/>
          <w:caps/>
          <w:sz w:val="24"/>
          <w:szCs w:val="24"/>
        </w:rPr>
      </w:pPr>
    </w:p>
    <w:p w:rsidR="005E0C42" w:rsidRPr="00AC65E4" w:rsidRDefault="005E0C42" w:rsidP="000554CD">
      <w:pPr>
        <w:spacing w:line="360" w:lineRule="auto"/>
        <w:jc w:val="center"/>
        <w:rPr>
          <w:rFonts w:ascii="Times New Roman"/>
          <w:caps/>
          <w:sz w:val="24"/>
          <w:szCs w:val="24"/>
        </w:rPr>
      </w:pPr>
    </w:p>
    <w:p w:rsidR="005E0C42" w:rsidRPr="00AC65E4" w:rsidRDefault="00130085" w:rsidP="000554CD">
      <w:pPr>
        <w:spacing w:line="360" w:lineRule="auto"/>
        <w:jc w:val="center"/>
        <w:rPr>
          <w:rFonts w:ascii="Times New Roman" w:eastAsia="Times New Roman" w:hAnsi="Times New Roman"/>
          <w:caps/>
          <w:sz w:val="24"/>
          <w:szCs w:val="24"/>
        </w:rPr>
      </w:pPr>
      <w:r w:rsidRPr="00AC65E4">
        <w:rPr>
          <w:rFonts w:ascii="Times New Roman" w:eastAsia="Times New Roman" w:hAnsi="Times New Roman"/>
          <w:b/>
          <w:caps/>
          <w:sz w:val="24"/>
          <w:szCs w:val="24"/>
        </w:rPr>
        <w:t xml:space="preserve">EVENTOS ADVERSOS da quimioterapia ANTICÂNCER EM PACIENTES </w:t>
      </w:r>
      <w:r w:rsidR="00551F5A" w:rsidRPr="00AC65E4">
        <w:rPr>
          <w:rFonts w:ascii="Times New Roman" w:eastAsia="Times New Roman" w:hAnsi="Times New Roman"/>
          <w:b/>
          <w:caps/>
          <w:sz w:val="24"/>
          <w:szCs w:val="24"/>
        </w:rPr>
        <w:t xml:space="preserve">PEDIÁTRICOS </w:t>
      </w:r>
      <w:r w:rsidRPr="00AC65E4">
        <w:rPr>
          <w:rFonts w:ascii="Times New Roman" w:eastAsia="Times New Roman" w:hAnsi="Times New Roman"/>
          <w:b/>
          <w:caps/>
          <w:sz w:val="24"/>
          <w:szCs w:val="24"/>
        </w:rPr>
        <w:t>COM tumores DO SISTEMA NERVOSO CENTRAL: ESTUDO RETROSPECTIVO</w:t>
      </w:r>
    </w:p>
    <w:p w:rsidR="000554CD" w:rsidRDefault="000554CD" w:rsidP="000554CD">
      <w:pPr>
        <w:spacing w:line="360" w:lineRule="auto"/>
        <w:jc w:val="both"/>
        <w:rPr>
          <w:rFonts w:ascii="Times New Roman"/>
          <w:sz w:val="24"/>
          <w:szCs w:val="24"/>
        </w:rPr>
      </w:pPr>
    </w:p>
    <w:p w:rsidR="000554CD" w:rsidRPr="00AC65E4" w:rsidRDefault="000554CD" w:rsidP="000554CD">
      <w:pPr>
        <w:spacing w:line="360" w:lineRule="auto"/>
        <w:jc w:val="both"/>
        <w:rPr>
          <w:rFonts w:ascii="Times New Roman"/>
          <w:sz w:val="24"/>
          <w:szCs w:val="24"/>
        </w:rPr>
      </w:pPr>
    </w:p>
    <w:p w:rsidR="005E0C42" w:rsidRPr="00AC65E4" w:rsidRDefault="005E0C42" w:rsidP="008D13E7">
      <w:pPr>
        <w:ind w:left="4536"/>
        <w:jc w:val="both"/>
        <w:rPr>
          <w:rFonts w:ascii="Times New Roman"/>
          <w:sz w:val="24"/>
          <w:szCs w:val="24"/>
        </w:rPr>
      </w:pPr>
    </w:p>
    <w:p w:rsidR="005E0C42" w:rsidRPr="00AC65E4" w:rsidRDefault="00130085" w:rsidP="008D13E7">
      <w:pPr>
        <w:ind w:left="4536"/>
        <w:jc w:val="both"/>
        <w:rPr>
          <w:rFonts w:ascii="Times New Roman"/>
          <w:sz w:val="24"/>
          <w:szCs w:val="24"/>
          <w:highlight w:val="cyan"/>
        </w:rPr>
      </w:pPr>
      <w:r w:rsidRPr="00AC65E4">
        <w:rPr>
          <w:rFonts w:ascii="Times New Roman"/>
          <w:sz w:val="24"/>
          <w:szCs w:val="24"/>
        </w:rPr>
        <w:t>Monografia apresentada ao Curso de Farm</w:t>
      </w:r>
      <w:r w:rsidRPr="00AC65E4">
        <w:rPr>
          <w:rFonts w:ascii="Times New Roman"/>
          <w:sz w:val="24"/>
          <w:szCs w:val="24"/>
        </w:rPr>
        <w:t>á</w:t>
      </w:r>
      <w:r w:rsidRPr="00AC65E4">
        <w:rPr>
          <w:rFonts w:ascii="Times New Roman"/>
          <w:sz w:val="24"/>
          <w:szCs w:val="24"/>
        </w:rPr>
        <w:t xml:space="preserve">cia </w:t>
      </w:r>
      <w:r w:rsidR="00C01696" w:rsidRPr="00AC65E4">
        <w:rPr>
          <w:rFonts w:ascii="Times New Roman"/>
          <w:sz w:val="24"/>
          <w:szCs w:val="24"/>
        </w:rPr>
        <w:t>da Faculdade</w:t>
      </w:r>
      <w:r w:rsidRPr="00AC65E4">
        <w:rPr>
          <w:rFonts w:ascii="Times New Roman"/>
          <w:sz w:val="24"/>
          <w:szCs w:val="24"/>
        </w:rPr>
        <w:t xml:space="preserve"> de Farm</w:t>
      </w:r>
      <w:r w:rsidRPr="00AC65E4">
        <w:rPr>
          <w:rFonts w:ascii="Times New Roman"/>
          <w:sz w:val="24"/>
          <w:szCs w:val="24"/>
        </w:rPr>
        <w:t>á</w:t>
      </w:r>
      <w:r w:rsidRPr="00AC65E4">
        <w:rPr>
          <w:rFonts w:ascii="Times New Roman"/>
          <w:sz w:val="24"/>
          <w:szCs w:val="24"/>
        </w:rPr>
        <w:t>cia</w:t>
      </w:r>
      <w:r w:rsidR="00924225">
        <w:rPr>
          <w:rFonts w:ascii="Times New Roman"/>
          <w:sz w:val="24"/>
          <w:szCs w:val="24"/>
        </w:rPr>
        <w:t>, Odontologia e Enfermagem</w:t>
      </w:r>
      <w:r w:rsidRPr="00AC65E4">
        <w:rPr>
          <w:rFonts w:ascii="Times New Roman"/>
          <w:sz w:val="24"/>
          <w:szCs w:val="24"/>
        </w:rPr>
        <w:t xml:space="preserve"> da Universidade Federal do Cear</w:t>
      </w:r>
      <w:r w:rsidRPr="00AC65E4">
        <w:rPr>
          <w:rFonts w:ascii="Times New Roman"/>
          <w:sz w:val="24"/>
          <w:szCs w:val="24"/>
        </w:rPr>
        <w:t>á</w:t>
      </w:r>
      <w:r w:rsidRPr="00AC65E4">
        <w:rPr>
          <w:rFonts w:ascii="Times New Roman"/>
          <w:sz w:val="24"/>
          <w:szCs w:val="24"/>
        </w:rPr>
        <w:t>, como requisito parcial para obten</w:t>
      </w:r>
      <w:r w:rsidRPr="00AC65E4">
        <w:rPr>
          <w:rFonts w:ascii="Times New Roman"/>
          <w:sz w:val="24"/>
          <w:szCs w:val="24"/>
        </w:rPr>
        <w:t>çã</w:t>
      </w:r>
      <w:r w:rsidRPr="00AC65E4">
        <w:rPr>
          <w:rFonts w:ascii="Times New Roman"/>
          <w:sz w:val="24"/>
          <w:szCs w:val="24"/>
        </w:rPr>
        <w:t>o do T</w:t>
      </w:r>
      <w:r w:rsidRPr="00AC65E4">
        <w:rPr>
          <w:rFonts w:ascii="Times New Roman"/>
          <w:sz w:val="24"/>
          <w:szCs w:val="24"/>
        </w:rPr>
        <w:t>í</w:t>
      </w:r>
      <w:r w:rsidRPr="00AC65E4">
        <w:rPr>
          <w:rFonts w:ascii="Times New Roman"/>
          <w:sz w:val="24"/>
          <w:szCs w:val="24"/>
        </w:rPr>
        <w:t>tulo de Bacharel em Farm</w:t>
      </w:r>
      <w:r w:rsidRPr="00AC65E4">
        <w:rPr>
          <w:rFonts w:ascii="Times New Roman"/>
          <w:sz w:val="24"/>
          <w:szCs w:val="24"/>
        </w:rPr>
        <w:t>á</w:t>
      </w:r>
      <w:r w:rsidRPr="00AC65E4">
        <w:rPr>
          <w:rFonts w:ascii="Times New Roman"/>
          <w:sz w:val="24"/>
          <w:szCs w:val="24"/>
        </w:rPr>
        <w:t>cia.</w:t>
      </w:r>
    </w:p>
    <w:p w:rsidR="005E0C42" w:rsidRPr="00AC65E4" w:rsidRDefault="005E0C42" w:rsidP="008D13E7">
      <w:pPr>
        <w:ind w:left="4536"/>
        <w:jc w:val="both"/>
        <w:rPr>
          <w:rFonts w:ascii="Times New Roman"/>
          <w:sz w:val="24"/>
          <w:szCs w:val="24"/>
        </w:rPr>
      </w:pPr>
    </w:p>
    <w:p w:rsidR="005E0C42" w:rsidRPr="00AC65E4" w:rsidRDefault="00130085" w:rsidP="008D13E7">
      <w:pPr>
        <w:ind w:left="4536"/>
        <w:jc w:val="both"/>
        <w:rPr>
          <w:rFonts w:ascii="Times New Roman"/>
          <w:sz w:val="24"/>
          <w:szCs w:val="24"/>
        </w:rPr>
      </w:pPr>
      <w:r w:rsidRPr="00AC65E4">
        <w:rPr>
          <w:rFonts w:ascii="Times New Roman"/>
          <w:sz w:val="24"/>
          <w:szCs w:val="24"/>
        </w:rPr>
        <w:t>Orientadora: Prof</w:t>
      </w:r>
      <w:r w:rsidRPr="00AC65E4">
        <w:rPr>
          <w:rFonts w:ascii="Times New Roman"/>
          <w:sz w:val="24"/>
          <w:szCs w:val="24"/>
          <w:vertAlign w:val="superscript"/>
        </w:rPr>
        <w:t>a</w:t>
      </w:r>
      <w:r w:rsidRPr="00AC65E4">
        <w:rPr>
          <w:rFonts w:ascii="Times New Roman"/>
          <w:sz w:val="24"/>
          <w:szCs w:val="24"/>
        </w:rPr>
        <w:t>. Dr</w:t>
      </w:r>
      <w:r w:rsidRPr="00AC65E4">
        <w:rPr>
          <w:rFonts w:ascii="Times New Roman"/>
          <w:sz w:val="24"/>
          <w:szCs w:val="24"/>
          <w:vertAlign w:val="superscript"/>
        </w:rPr>
        <w:t>a</w:t>
      </w:r>
      <w:r w:rsidRPr="00AC65E4">
        <w:rPr>
          <w:rFonts w:ascii="Times New Roman"/>
          <w:sz w:val="24"/>
          <w:szCs w:val="24"/>
        </w:rPr>
        <w:t xml:space="preserve">. </w:t>
      </w:r>
      <w:proofErr w:type="spellStart"/>
      <w:r w:rsidRPr="00AC65E4">
        <w:rPr>
          <w:rFonts w:ascii="Times New Roman"/>
          <w:sz w:val="24"/>
          <w:szCs w:val="24"/>
        </w:rPr>
        <w:t>Juvenia</w:t>
      </w:r>
      <w:proofErr w:type="spellEnd"/>
      <w:r w:rsidRPr="00AC65E4">
        <w:rPr>
          <w:rFonts w:ascii="Times New Roman"/>
          <w:sz w:val="24"/>
          <w:szCs w:val="24"/>
        </w:rPr>
        <w:t xml:space="preserve"> Bezerra Fontenele.</w:t>
      </w:r>
    </w:p>
    <w:p w:rsidR="005E0C42" w:rsidRPr="00AC65E4" w:rsidRDefault="005E0C42" w:rsidP="008D13E7">
      <w:pPr>
        <w:ind w:left="4536"/>
        <w:jc w:val="both"/>
        <w:rPr>
          <w:rFonts w:ascii="Times New Roman"/>
          <w:sz w:val="24"/>
          <w:szCs w:val="24"/>
        </w:rPr>
      </w:pPr>
    </w:p>
    <w:p w:rsidR="005E0C42" w:rsidRPr="00AC65E4" w:rsidRDefault="00130085" w:rsidP="008D13E7">
      <w:pPr>
        <w:ind w:left="4536"/>
        <w:jc w:val="both"/>
        <w:rPr>
          <w:rFonts w:ascii="Times New Roman"/>
          <w:sz w:val="24"/>
          <w:szCs w:val="24"/>
        </w:rPr>
      </w:pPr>
      <w:proofErr w:type="spellStart"/>
      <w:r w:rsidRPr="00AC65E4">
        <w:rPr>
          <w:rFonts w:ascii="Times New Roman"/>
          <w:sz w:val="24"/>
          <w:szCs w:val="24"/>
        </w:rPr>
        <w:t>Coorientador</w:t>
      </w:r>
      <w:proofErr w:type="spellEnd"/>
      <w:r w:rsidRPr="00AC65E4">
        <w:rPr>
          <w:rFonts w:ascii="Times New Roman"/>
          <w:sz w:val="24"/>
          <w:szCs w:val="24"/>
        </w:rPr>
        <w:t>: Francisco H</w:t>
      </w:r>
      <w:r w:rsidR="00924225">
        <w:rPr>
          <w:rFonts w:ascii="Times New Roman"/>
          <w:sz w:val="24"/>
          <w:szCs w:val="24"/>
        </w:rPr>
        <w:t>é</w:t>
      </w:r>
      <w:r w:rsidRPr="00AC65E4">
        <w:rPr>
          <w:rFonts w:ascii="Times New Roman"/>
          <w:sz w:val="24"/>
          <w:szCs w:val="24"/>
        </w:rPr>
        <w:t>lder Cavalcante F</w:t>
      </w:r>
      <w:r w:rsidRPr="00AC65E4">
        <w:rPr>
          <w:rFonts w:ascii="Times New Roman"/>
          <w:sz w:val="24"/>
          <w:szCs w:val="24"/>
        </w:rPr>
        <w:t>é</w:t>
      </w:r>
      <w:r w:rsidRPr="00AC65E4">
        <w:rPr>
          <w:rFonts w:ascii="Times New Roman"/>
          <w:sz w:val="24"/>
          <w:szCs w:val="24"/>
        </w:rPr>
        <w:t>lix.</w:t>
      </w:r>
    </w:p>
    <w:p w:rsidR="005E0C42" w:rsidRPr="00AC65E4" w:rsidRDefault="005E0C42" w:rsidP="008D13E7">
      <w:pPr>
        <w:ind w:left="4536"/>
        <w:jc w:val="both"/>
        <w:rPr>
          <w:rFonts w:ascii="Times New Roman"/>
          <w:sz w:val="24"/>
          <w:szCs w:val="24"/>
        </w:rPr>
      </w:pPr>
    </w:p>
    <w:p w:rsidR="005E0C42" w:rsidRDefault="005E0C42"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Default="000554CD" w:rsidP="008D13E7">
      <w:pPr>
        <w:jc w:val="center"/>
        <w:rPr>
          <w:rFonts w:ascii="Times New Roman"/>
          <w:caps/>
          <w:sz w:val="24"/>
          <w:szCs w:val="24"/>
        </w:rPr>
      </w:pPr>
    </w:p>
    <w:p w:rsidR="000554CD" w:rsidRPr="00AC65E4" w:rsidRDefault="000554CD" w:rsidP="008D13E7">
      <w:pPr>
        <w:jc w:val="center"/>
        <w:rPr>
          <w:rFonts w:ascii="Times New Roman"/>
          <w:caps/>
          <w:sz w:val="24"/>
          <w:szCs w:val="24"/>
        </w:rPr>
      </w:pPr>
    </w:p>
    <w:p w:rsidR="005E0C42" w:rsidRDefault="005E0C42" w:rsidP="008D13E7">
      <w:pPr>
        <w:jc w:val="center"/>
        <w:rPr>
          <w:rFonts w:ascii="Times New Roman"/>
          <w:caps/>
          <w:sz w:val="24"/>
          <w:szCs w:val="24"/>
        </w:rPr>
      </w:pPr>
    </w:p>
    <w:p w:rsidR="00BF5BB8" w:rsidRDefault="00BF5BB8" w:rsidP="008D13E7">
      <w:pPr>
        <w:jc w:val="center"/>
        <w:rPr>
          <w:rFonts w:ascii="Times New Roman"/>
          <w:caps/>
          <w:sz w:val="24"/>
          <w:szCs w:val="24"/>
        </w:rPr>
      </w:pPr>
    </w:p>
    <w:p w:rsidR="00BF5BB8" w:rsidRDefault="00BF5BB8" w:rsidP="008D13E7">
      <w:pPr>
        <w:jc w:val="center"/>
        <w:rPr>
          <w:rFonts w:ascii="Times New Roman"/>
          <w:caps/>
          <w:sz w:val="24"/>
          <w:szCs w:val="24"/>
        </w:rPr>
      </w:pPr>
    </w:p>
    <w:p w:rsidR="00BF5BB8" w:rsidRPr="00AC65E4" w:rsidRDefault="00BF5BB8" w:rsidP="008D13E7">
      <w:pPr>
        <w:jc w:val="center"/>
        <w:rPr>
          <w:rFonts w:ascii="Times New Roman"/>
          <w:caps/>
          <w:sz w:val="24"/>
          <w:szCs w:val="24"/>
        </w:rPr>
      </w:pPr>
    </w:p>
    <w:p w:rsidR="005E0C42" w:rsidRPr="00AC65E4" w:rsidRDefault="005E0C42" w:rsidP="008D13E7">
      <w:pPr>
        <w:jc w:val="center"/>
        <w:rPr>
          <w:rFonts w:ascii="Times New Roman"/>
          <w:caps/>
          <w:sz w:val="24"/>
          <w:szCs w:val="24"/>
        </w:rPr>
      </w:pPr>
    </w:p>
    <w:p w:rsidR="00F00BC3" w:rsidRPr="00AC65E4" w:rsidRDefault="00F00BC3" w:rsidP="008D13E7">
      <w:pPr>
        <w:jc w:val="center"/>
        <w:rPr>
          <w:rFonts w:ascii="Times New Roman"/>
          <w:caps/>
          <w:sz w:val="24"/>
          <w:szCs w:val="24"/>
        </w:rPr>
      </w:pPr>
    </w:p>
    <w:p w:rsidR="00F00BC3" w:rsidRPr="00AC65E4" w:rsidRDefault="00F00BC3" w:rsidP="008D13E7">
      <w:pPr>
        <w:jc w:val="center"/>
        <w:rPr>
          <w:rFonts w:ascii="Times New Roman"/>
          <w:caps/>
          <w:sz w:val="24"/>
          <w:szCs w:val="24"/>
        </w:rPr>
      </w:pPr>
    </w:p>
    <w:p w:rsidR="005E0C42" w:rsidRPr="00AC65E4" w:rsidRDefault="00130085" w:rsidP="000554CD">
      <w:pPr>
        <w:spacing w:line="360" w:lineRule="auto"/>
        <w:jc w:val="center"/>
        <w:rPr>
          <w:rFonts w:ascii="Times New Roman"/>
          <w:caps/>
          <w:sz w:val="24"/>
          <w:szCs w:val="24"/>
        </w:rPr>
      </w:pPr>
      <w:r w:rsidRPr="00AC65E4">
        <w:rPr>
          <w:rFonts w:ascii="Times New Roman"/>
          <w:caps/>
          <w:sz w:val="24"/>
          <w:szCs w:val="24"/>
        </w:rPr>
        <w:t>FORTALEZA</w:t>
      </w:r>
    </w:p>
    <w:p w:rsidR="005E0C42" w:rsidRDefault="00130085" w:rsidP="000554CD">
      <w:pPr>
        <w:spacing w:line="360" w:lineRule="auto"/>
        <w:jc w:val="center"/>
        <w:rPr>
          <w:rFonts w:ascii="Times New Roman"/>
          <w:caps/>
          <w:sz w:val="24"/>
          <w:szCs w:val="24"/>
        </w:rPr>
      </w:pPr>
      <w:r w:rsidRPr="00AC65E4">
        <w:rPr>
          <w:rFonts w:ascii="Times New Roman"/>
          <w:caps/>
          <w:sz w:val="24"/>
          <w:szCs w:val="24"/>
        </w:rPr>
        <w:t>2016</w:t>
      </w:r>
    </w:p>
    <w:p w:rsidR="00924225" w:rsidRPr="00AC65E4" w:rsidRDefault="00924225" w:rsidP="000554CD">
      <w:pPr>
        <w:spacing w:line="360" w:lineRule="auto"/>
        <w:jc w:val="center"/>
        <w:rPr>
          <w:rFonts w:ascii="Times New Roman"/>
          <w:caps/>
          <w:sz w:val="24"/>
          <w:szCs w:val="24"/>
        </w:rPr>
      </w:pPr>
    </w:p>
    <w:p w:rsidR="003B4C77" w:rsidRPr="003B4C77" w:rsidRDefault="003B4C77" w:rsidP="003B4C77">
      <w:pPr>
        <w:suppressAutoHyphens/>
        <w:rPr>
          <w:ins w:id="15" w:author="Rayra Lima" w:date="2016-02-12T10:37:00Z"/>
          <w:rFonts w:ascii="Times New Roman" w:eastAsia="Times New Roman" w:hAnsi="Times New Roman"/>
          <w:strike/>
          <w:sz w:val="20"/>
          <w:szCs w:val="24"/>
        </w:rPr>
      </w:pPr>
    </w:p>
    <w:p w:rsidR="003B4C77" w:rsidRPr="003B4C77" w:rsidRDefault="003B4C77" w:rsidP="003B4C77">
      <w:pPr>
        <w:suppressAutoHyphens/>
        <w:rPr>
          <w:ins w:id="16" w:author="Rayra Lima" w:date="2016-02-12T10:37:00Z"/>
          <w:rFonts w:ascii="Times New Roman" w:eastAsia="Times New Roman" w:hAnsi="Times New Roman"/>
          <w:sz w:val="20"/>
          <w:szCs w:val="24"/>
        </w:rPr>
      </w:pPr>
    </w:p>
    <w:p w:rsidR="003B4C77" w:rsidRPr="003B4C77" w:rsidRDefault="003B4C77" w:rsidP="003B4C77">
      <w:pPr>
        <w:suppressAutoHyphens/>
        <w:rPr>
          <w:ins w:id="17" w:author="Rayra Lima" w:date="2016-02-12T10:37:00Z"/>
          <w:rFonts w:ascii="Times New Roman" w:eastAsia="Times New Roman" w:hAnsi="Times New Roman"/>
          <w:sz w:val="20"/>
          <w:szCs w:val="24"/>
        </w:rPr>
      </w:pPr>
    </w:p>
    <w:p w:rsidR="003B4C77" w:rsidRPr="003B4C77" w:rsidRDefault="003B4C77" w:rsidP="003B4C77">
      <w:pPr>
        <w:suppressAutoHyphens/>
        <w:rPr>
          <w:ins w:id="18" w:author="Rayra Lima" w:date="2016-02-12T10:37:00Z"/>
          <w:rFonts w:ascii="Times New Roman" w:eastAsia="Times New Roman" w:hAnsi="Times New Roman"/>
          <w:sz w:val="20"/>
          <w:szCs w:val="24"/>
        </w:rPr>
      </w:pPr>
    </w:p>
    <w:p w:rsidR="003B4C77" w:rsidRPr="003B4C77" w:rsidRDefault="003B4C77" w:rsidP="003B4C77">
      <w:pPr>
        <w:suppressAutoHyphens/>
        <w:rPr>
          <w:ins w:id="19" w:author="Rayra Lima" w:date="2016-02-12T10:37:00Z"/>
          <w:rFonts w:ascii="Times New Roman" w:eastAsia="Times New Roman" w:hAnsi="Times New Roman"/>
          <w:sz w:val="20"/>
          <w:szCs w:val="24"/>
        </w:rPr>
      </w:pPr>
    </w:p>
    <w:p w:rsidR="003B4C77" w:rsidRPr="003B4C77" w:rsidRDefault="003B4C77" w:rsidP="003B4C77">
      <w:pPr>
        <w:suppressAutoHyphens/>
        <w:rPr>
          <w:ins w:id="20" w:author="Rayra Lima" w:date="2016-02-12T10:37:00Z"/>
          <w:rFonts w:ascii="Times New Roman" w:eastAsia="Times New Roman" w:hAnsi="Times New Roman"/>
          <w:sz w:val="20"/>
          <w:szCs w:val="24"/>
        </w:rPr>
      </w:pPr>
    </w:p>
    <w:p w:rsidR="003B4C77" w:rsidRPr="003B4C77" w:rsidRDefault="003B4C77" w:rsidP="003B4C77">
      <w:pPr>
        <w:suppressAutoHyphens/>
        <w:rPr>
          <w:ins w:id="21" w:author="Rayra Lima" w:date="2016-02-12T10:37:00Z"/>
          <w:rFonts w:ascii="Times New Roman" w:eastAsia="Times New Roman" w:hAnsi="Times New Roman"/>
          <w:sz w:val="20"/>
          <w:szCs w:val="24"/>
        </w:rPr>
      </w:pPr>
    </w:p>
    <w:p w:rsidR="003B4C77" w:rsidRPr="003B4C77" w:rsidRDefault="003B4C77" w:rsidP="003B4C77">
      <w:pPr>
        <w:suppressAutoHyphens/>
        <w:rPr>
          <w:ins w:id="22" w:author="Rayra Lima" w:date="2016-02-12T10:37:00Z"/>
          <w:rFonts w:ascii="Times New Roman" w:eastAsia="Times New Roman" w:hAnsi="Times New Roman"/>
          <w:sz w:val="20"/>
          <w:szCs w:val="24"/>
        </w:rPr>
      </w:pPr>
    </w:p>
    <w:p w:rsidR="003B4C77" w:rsidRPr="003B4C77" w:rsidRDefault="003B4C77" w:rsidP="003B4C77">
      <w:pPr>
        <w:suppressAutoHyphens/>
        <w:rPr>
          <w:ins w:id="23" w:author="Rayra Lima" w:date="2016-02-12T10:37:00Z"/>
          <w:rFonts w:ascii="Times New Roman" w:eastAsia="Times New Roman" w:hAnsi="Times New Roman"/>
          <w:sz w:val="20"/>
          <w:szCs w:val="24"/>
        </w:rPr>
      </w:pPr>
    </w:p>
    <w:p w:rsidR="003B4C77" w:rsidRPr="003B4C77" w:rsidRDefault="003B4C77" w:rsidP="003B4C77">
      <w:pPr>
        <w:suppressAutoHyphens/>
        <w:rPr>
          <w:ins w:id="24" w:author="Rayra Lima" w:date="2016-02-12T10:37:00Z"/>
          <w:rFonts w:ascii="Times New Roman" w:eastAsia="Times New Roman" w:hAnsi="Times New Roman"/>
          <w:sz w:val="20"/>
          <w:szCs w:val="24"/>
        </w:rPr>
      </w:pPr>
    </w:p>
    <w:p w:rsidR="003B4C77" w:rsidRPr="003B4C77" w:rsidRDefault="003B4C77" w:rsidP="003B4C77">
      <w:pPr>
        <w:suppressAutoHyphens/>
        <w:rPr>
          <w:ins w:id="25" w:author="Rayra Lima" w:date="2016-02-12T10:37:00Z"/>
          <w:rFonts w:ascii="Times New Roman" w:eastAsia="Times New Roman" w:hAnsi="Times New Roman"/>
          <w:sz w:val="20"/>
          <w:szCs w:val="24"/>
        </w:rPr>
      </w:pPr>
    </w:p>
    <w:p w:rsidR="003B4C77" w:rsidRPr="003B4C77" w:rsidRDefault="003B4C77" w:rsidP="003B4C77">
      <w:pPr>
        <w:suppressAutoHyphens/>
        <w:rPr>
          <w:ins w:id="26" w:author="Rayra Lima" w:date="2016-02-12T10:37:00Z"/>
          <w:rFonts w:ascii="Times New Roman" w:eastAsia="Times New Roman" w:hAnsi="Times New Roman"/>
          <w:sz w:val="20"/>
          <w:szCs w:val="24"/>
        </w:rPr>
      </w:pPr>
    </w:p>
    <w:p w:rsidR="003B4C77" w:rsidRPr="003B4C77" w:rsidRDefault="003B4C77" w:rsidP="003B4C77">
      <w:pPr>
        <w:suppressAutoHyphens/>
        <w:rPr>
          <w:ins w:id="27" w:author="Rayra Lima" w:date="2016-02-12T10:37:00Z"/>
          <w:rFonts w:ascii="Times New Roman" w:eastAsia="Times New Roman" w:hAnsi="Times New Roman"/>
          <w:sz w:val="20"/>
          <w:szCs w:val="24"/>
        </w:rPr>
      </w:pPr>
    </w:p>
    <w:p w:rsidR="003B4C77" w:rsidRPr="003B4C77" w:rsidRDefault="003B4C77" w:rsidP="003B4C77">
      <w:pPr>
        <w:suppressAutoHyphens/>
        <w:rPr>
          <w:ins w:id="28" w:author="Rayra Lima" w:date="2016-02-12T10:37:00Z"/>
          <w:rFonts w:ascii="Times New Roman" w:eastAsia="Times New Roman" w:hAnsi="Times New Roman"/>
          <w:sz w:val="20"/>
          <w:szCs w:val="24"/>
        </w:rPr>
      </w:pPr>
    </w:p>
    <w:p w:rsidR="003B4C77" w:rsidRPr="003B4C77" w:rsidRDefault="003B4C77" w:rsidP="003B4C77">
      <w:pPr>
        <w:suppressAutoHyphens/>
        <w:rPr>
          <w:ins w:id="29" w:author="Rayra Lima" w:date="2016-02-12T10:37:00Z"/>
          <w:rFonts w:ascii="Times New Roman" w:eastAsia="Times New Roman" w:hAnsi="Times New Roman"/>
          <w:sz w:val="24"/>
          <w:szCs w:val="24"/>
        </w:rPr>
      </w:pPr>
    </w:p>
    <w:p w:rsidR="003B4C77" w:rsidRPr="003B4C77" w:rsidRDefault="003B4C77" w:rsidP="003B4C77">
      <w:pPr>
        <w:suppressAutoHyphens/>
        <w:rPr>
          <w:ins w:id="30" w:author="Rayra Lima" w:date="2016-02-12T10:37:00Z"/>
          <w:rFonts w:ascii="Times New Roman" w:eastAsia="Times New Roman" w:hAnsi="Times New Roman"/>
          <w:sz w:val="24"/>
          <w:szCs w:val="24"/>
        </w:rPr>
      </w:pPr>
    </w:p>
    <w:p w:rsidR="003B4C77" w:rsidRPr="003B4C77" w:rsidRDefault="003B4C77" w:rsidP="003B4C77">
      <w:pPr>
        <w:suppressAutoHyphens/>
        <w:rPr>
          <w:ins w:id="31" w:author="Rayra Lima" w:date="2016-02-12T10:37:00Z"/>
          <w:rFonts w:ascii="Times New Roman" w:eastAsia="Times New Roman" w:hAnsi="Times New Roman"/>
          <w:sz w:val="24"/>
          <w:szCs w:val="24"/>
        </w:rPr>
      </w:pPr>
    </w:p>
    <w:p w:rsidR="003B4C77" w:rsidRPr="003B4C77" w:rsidRDefault="003B4C77" w:rsidP="003B4C77">
      <w:pPr>
        <w:suppressAutoHyphens/>
        <w:rPr>
          <w:ins w:id="32" w:author="Rayra Lima" w:date="2016-02-12T10:37:00Z"/>
          <w:rFonts w:ascii="Times New Roman" w:eastAsia="Times New Roman" w:hAnsi="Times New Roman"/>
          <w:sz w:val="24"/>
          <w:szCs w:val="24"/>
        </w:rPr>
      </w:pPr>
    </w:p>
    <w:p w:rsidR="003B4C77" w:rsidRPr="003B4C77" w:rsidRDefault="003B4C77" w:rsidP="003B4C77">
      <w:pPr>
        <w:suppressAutoHyphens/>
        <w:rPr>
          <w:ins w:id="33" w:author="Rayra Lima" w:date="2016-02-12T10:37:00Z"/>
          <w:rFonts w:ascii="Times New Roman" w:eastAsia="Times New Roman" w:hAnsi="Times New Roman"/>
          <w:sz w:val="24"/>
          <w:szCs w:val="24"/>
        </w:rPr>
      </w:pPr>
    </w:p>
    <w:p w:rsidR="003B4C77" w:rsidRPr="003B4C77" w:rsidRDefault="003B4C77" w:rsidP="003B4C77">
      <w:pPr>
        <w:suppressAutoHyphens/>
        <w:rPr>
          <w:ins w:id="34" w:author="Rayra Lima" w:date="2016-02-12T10:37:00Z"/>
          <w:rFonts w:ascii="Times New Roman" w:eastAsia="Times New Roman" w:hAnsi="Times New Roman"/>
          <w:sz w:val="24"/>
          <w:szCs w:val="24"/>
        </w:rPr>
      </w:pPr>
    </w:p>
    <w:p w:rsidR="003B4C77" w:rsidRPr="003B4C77" w:rsidRDefault="003B4C77" w:rsidP="003B4C77">
      <w:pPr>
        <w:suppressAutoHyphens/>
        <w:rPr>
          <w:ins w:id="35" w:author="Rayra Lima" w:date="2016-02-12T10:37:00Z"/>
          <w:rFonts w:ascii="Times New Roman" w:eastAsia="Times New Roman" w:hAnsi="Times New Roman"/>
          <w:sz w:val="24"/>
          <w:szCs w:val="24"/>
        </w:rPr>
      </w:pPr>
    </w:p>
    <w:p w:rsidR="003B4C77" w:rsidRPr="003B4C77" w:rsidRDefault="003B4C77" w:rsidP="003B4C77">
      <w:pPr>
        <w:suppressAutoHyphens/>
        <w:rPr>
          <w:ins w:id="36" w:author="Rayra Lima" w:date="2016-02-12T10:37:00Z"/>
          <w:rFonts w:ascii="Times New Roman" w:eastAsia="Times New Roman" w:hAnsi="Times New Roman"/>
          <w:sz w:val="24"/>
          <w:szCs w:val="24"/>
        </w:rPr>
      </w:pPr>
    </w:p>
    <w:p w:rsidR="003B4C77" w:rsidRPr="003B4C77" w:rsidRDefault="003B4C77" w:rsidP="003B4C77">
      <w:pPr>
        <w:suppressAutoHyphens/>
        <w:rPr>
          <w:ins w:id="37" w:author="Rayra Lima" w:date="2016-02-12T10:37:00Z"/>
          <w:rFonts w:ascii="Times New Roman" w:eastAsia="Times New Roman" w:hAnsi="Times New Roman"/>
          <w:sz w:val="24"/>
          <w:szCs w:val="24"/>
        </w:rPr>
      </w:pPr>
    </w:p>
    <w:p w:rsidR="003B4C77" w:rsidRPr="003B4C77" w:rsidRDefault="003B4C77" w:rsidP="003B4C77">
      <w:pPr>
        <w:suppressAutoHyphens/>
        <w:rPr>
          <w:ins w:id="38" w:author="Rayra Lima" w:date="2016-02-12T10:37:00Z"/>
          <w:rFonts w:ascii="Times New Roman" w:eastAsia="Times New Roman" w:hAnsi="Times New Roman"/>
          <w:sz w:val="24"/>
          <w:szCs w:val="24"/>
        </w:rPr>
      </w:pPr>
    </w:p>
    <w:p w:rsidR="003B4C77" w:rsidRPr="003B4C77" w:rsidRDefault="003B4C77" w:rsidP="003B4C77">
      <w:pPr>
        <w:suppressAutoHyphens/>
        <w:rPr>
          <w:ins w:id="39" w:author="Rayra Lima" w:date="2016-02-12T10:37:00Z"/>
          <w:rFonts w:ascii="Times New Roman" w:eastAsia="Times New Roman" w:hAnsi="Times New Roman"/>
          <w:sz w:val="24"/>
          <w:szCs w:val="24"/>
        </w:rPr>
      </w:pPr>
    </w:p>
    <w:p w:rsidR="003B4C77" w:rsidRPr="003B4C77" w:rsidRDefault="003B4C77" w:rsidP="003B4C77">
      <w:pPr>
        <w:suppressAutoHyphens/>
        <w:rPr>
          <w:ins w:id="40" w:author="Rayra Lima" w:date="2016-02-12T10:37:00Z"/>
          <w:rFonts w:ascii="Times New Roman" w:eastAsia="Times New Roman" w:hAnsi="Times New Roman"/>
          <w:sz w:val="24"/>
          <w:szCs w:val="24"/>
        </w:rPr>
      </w:pPr>
    </w:p>
    <w:p w:rsidR="003B4C77" w:rsidRPr="003B4C77" w:rsidRDefault="003B4C77" w:rsidP="003B4C77">
      <w:pPr>
        <w:suppressAutoHyphens/>
        <w:ind w:firstLine="284"/>
        <w:rPr>
          <w:ins w:id="41" w:author="Rayra Lima" w:date="2016-02-12T10:37:00Z"/>
          <w:rFonts w:ascii="Times New Roman" w:eastAsia="Times New Roman" w:hAnsi="Times New Roman"/>
          <w:sz w:val="24"/>
          <w:szCs w:val="24"/>
        </w:rPr>
      </w:pPr>
    </w:p>
    <w:p w:rsidR="003B4C77" w:rsidRPr="003B4C77" w:rsidRDefault="003B4C77" w:rsidP="003B4C77">
      <w:pPr>
        <w:suppressAutoHyphens/>
        <w:jc w:val="center"/>
        <w:rPr>
          <w:ins w:id="42" w:author="Rayra Lima" w:date="2016-02-12T10:37:00Z"/>
          <w:rFonts w:ascii="Times New Roman" w:eastAsia="Times New Roman" w:hAnsi="Times New Roman"/>
          <w:sz w:val="16"/>
          <w:szCs w:val="16"/>
        </w:rPr>
      </w:pPr>
    </w:p>
    <w:p w:rsidR="003B4C77" w:rsidRPr="003B4C77" w:rsidRDefault="003B4C77" w:rsidP="003B4C77">
      <w:pPr>
        <w:suppressAutoHyphens/>
        <w:jc w:val="center"/>
        <w:rPr>
          <w:ins w:id="43" w:author="Rayra Lima" w:date="2016-02-12T10:37:00Z"/>
          <w:rFonts w:ascii="Times New Roman" w:eastAsia="Times New Roman" w:hAnsi="Times New Roman"/>
          <w:sz w:val="16"/>
          <w:szCs w:val="16"/>
        </w:rPr>
      </w:pPr>
    </w:p>
    <w:p w:rsidR="003B4C77" w:rsidRPr="003B4C77" w:rsidRDefault="003B4C77" w:rsidP="003B4C77">
      <w:pPr>
        <w:suppressAutoHyphens/>
        <w:jc w:val="center"/>
        <w:rPr>
          <w:ins w:id="44" w:author="Rayra Lima" w:date="2016-02-12T10:37:00Z"/>
          <w:rFonts w:ascii="Times New Roman" w:eastAsia="Times New Roman" w:hAnsi="Times New Roman"/>
          <w:sz w:val="16"/>
          <w:szCs w:val="16"/>
        </w:rPr>
      </w:pPr>
    </w:p>
    <w:p w:rsidR="003B4C77" w:rsidRPr="003B4C77" w:rsidRDefault="003B4C77" w:rsidP="003B4C77">
      <w:pPr>
        <w:suppressAutoHyphens/>
        <w:jc w:val="center"/>
        <w:rPr>
          <w:ins w:id="45" w:author="Rayra Lima" w:date="2016-02-12T10:37:00Z"/>
          <w:rFonts w:ascii="Times New Roman" w:eastAsia="Times New Roman" w:hAnsi="Times New Roman"/>
          <w:sz w:val="20"/>
          <w:szCs w:val="20"/>
        </w:rPr>
      </w:pPr>
      <w:ins w:id="46" w:author="Rayra Lima" w:date="2016-02-12T10:37:00Z">
        <w:r w:rsidRPr="003B4C77">
          <w:rPr>
            <w:rFonts w:ascii="Times New Roman" w:eastAsia="Times New Roman" w:hAnsi="Times New Roman"/>
            <w:sz w:val="20"/>
            <w:szCs w:val="20"/>
          </w:rPr>
          <w:t>Dados Internacionais de Catalogação na Publicação</w:t>
        </w:r>
      </w:ins>
    </w:p>
    <w:p w:rsidR="003B4C77" w:rsidRPr="003B4C77" w:rsidRDefault="003B4C77" w:rsidP="003B4C77">
      <w:pPr>
        <w:suppressAutoHyphens/>
        <w:jc w:val="center"/>
        <w:rPr>
          <w:ins w:id="47" w:author="Rayra Lima" w:date="2016-02-12T10:37:00Z"/>
          <w:rFonts w:ascii="Times New Roman" w:eastAsia="Times New Roman" w:hAnsi="Times New Roman"/>
          <w:sz w:val="20"/>
          <w:szCs w:val="20"/>
        </w:rPr>
      </w:pPr>
      <w:ins w:id="48" w:author="Rayra Lima" w:date="2016-02-12T10:37:00Z">
        <w:r w:rsidRPr="003B4C77">
          <w:rPr>
            <w:rFonts w:ascii="Times New Roman" w:eastAsia="Times New Roman" w:hAnsi="Times New Roman"/>
            <w:sz w:val="20"/>
            <w:szCs w:val="20"/>
          </w:rPr>
          <w:t>Universidade Federal do Ceará</w:t>
        </w:r>
      </w:ins>
    </w:p>
    <w:p w:rsidR="003B4C77" w:rsidRPr="003B4C77" w:rsidRDefault="003B4C77" w:rsidP="003B4C77">
      <w:pPr>
        <w:suppressAutoHyphens/>
        <w:jc w:val="center"/>
        <w:rPr>
          <w:ins w:id="49" w:author="Rayra Lima" w:date="2016-02-12T10:37:00Z"/>
          <w:rFonts w:ascii="Times New Roman" w:eastAsia="Times New Roman" w:hAnsi="Times New Roman"/>
          <w:sz w:val="20"/>
          <w:szCs w:val="20"/>
        </w:rPr>
      </w:pPr>
      <w:ins w:id="50" w:author="Rayra Lima" w:date="2016-02-12T10:37:00Z">
        <w:r w:rsidRPr="003B4C77">
          <w:rPr>
            <w:rFonts w:ascii="Times New Roman" w:eastAsia="Times New Roman" w:hAnsi="Times New Roman"/>
            <w:sz w:val="20"/>
            <w:szCs w:val="20"/>
          </w:rPr>
          <w:t>Biblioteca de Ciências da Saúde</w:t>
        </w:r>
      </w:ins>
    </w:p>
    <w:p w:rsidR="003B4C77" w:rsidRPr="003B4C77" w:rsidRDefault="003B4C77" w:rsidP="003B4C77">
      <w:pPr>
        <w:suppressAutoHyphens/>
        <w:jc w:val="center"/>
        <w:rPr>
          <w:ins w:id="51" w:author="Rayra Lima" w:date="2016-02-12T10:37:00Z"/>
          <w:rFonts w:ascii="Times New Roman" w:eastAsia="Times New Roman" w:hAnsi="Times New Roman"/>
          <w:sz w:val="16"/>
          <w:szCs w:val="16"/>
        </w:rPr>
      </w:pPr>
    </w:p>
    <w:p w:rsidR="003B4C77" w:rsidRPr="003B4C77" w:rsidRDefault="003B4C77" w:rsidP="003B4C77">
      <w:pPr>
        <w:tabs>
          <w:tab w:val="left" w:pos="1134"/>
        </w:tabs>
        <w:suppressAutoHyphens/>
        <w:ind w:right="814"/>
        <w:rPr>
          <w:ins w:id="52" w:author="Rayra Lima" w:date="2016-02-12T10:37:00Z"/>
          <w:rFonts w:ascii="Times New Roman" w:eastAsia="Times New Roman" w:hAnsi="Times New Roman"/>
          <w:sz w:val="24"/>
          <w:szCs w:val="24"/>
        </w:rPr>
      </w:pPr>
    </w:p>
    <w:p w:rsidR="003B4C77" w:rsidRPr="003B4C77" w:rsidRDefault="003B4C77" w:rsidP="003B4C77">
      <w:pPr>
        <w:pBdr>
          <w:top w:val="single" w:sz="4" w:space="1" w:color="auto"/>
        </w:pBdr>
        <w:tabs>
          <w:tab w:val="left" w:pos="1134"/>
        </w:tabs>
        <w:suppressAutoHyphens/>
        <w:rPr>
          <w:ins w:id="53" w:author="Rayra Lima" w:date="2016-02-12T10:37:00Z"/>
          <w:rFonts w:ascii="Times New Roman" w:eastAsia="Times New Roman" w:hAnsi="Times New Roman"/>
          <w:sz w:val="20"/>
          <w:szCs w:val="20"/>
        </w:rPr>
      </w:pPr>
      <w:ins w:id="54" w:author="Rayra Lima" w:date="2016-02-12T10:37:00Z">
        <w:r w:rsidRPr="003B4C77">
          <w:rPr>
            <w:rFonts w:ascii="Times New Roman" w:eastAsia="Times New Roman" w:hAnsi="Times New Roman"/>
            <w:sz w:val="20"/>
            <w:szCs w:val="20"/>
          </w:rPr>
          <w:t>L71e</w:t>
        </w:r>
        <w:r w:rsidRPr="003B4C77">
          <w:rPr>
            <w:rFonts w:ascii="Times New Roman" w:eastAsia="Times New Roman" w:hAnsi="Times New Roman"/>
            <w:sz w:val="20"/>
            <w:szCs w:val="20"/>
          </w:rPr>
          <w:tab/>
          <w:t xml:space="preserve">Lima, </w:t>
        </w:r>
        <w:proofErr w:type="spellStart"/>
        <w:r w:rsidRPr="003B4C77">
          <w:rPr>
            <w:rFonts w:ascii="Times New Roman" w:eastAsia="Times New Roman" w:hAnsi="Times New Roman"/>
            <w:sz w:val="20"/>
            <w:szCs w:val="20"/>
          </w:rPr>
          <w:t>Rayra</w:t>
        </w:r>
        <w:proofErr w:type="spellEnd"/>
        <w:r w:rsidRPr="003B4C77">
          <w:rPr>
            <w:rFonts w:ascii="Times New Roman" w:eastAsia="Times New Roman" w:hAnsi="Times New Roman"/>
            <w:sz w:val="20"/>
            <w:szCs w:val="20"/>
          </w:rPr>
          <w:t xml:space="preserve"> Aguiar Campos.</w:t>
        </w:r>
      </w:ins>
    </w:p>
    <w:p w:rsidR="003B4C77" w:rsidRPr="003B4C77" w:rsidRDefault="003B4C77" w:rsidP="003B4C77">
      <w:pPr>
        <w:suppressAutoHyphens/>
        <w:ind w:left="1134" w:firstLine="291"/>
        <w:rPr>
          <w:ins w:id="55" w:author="Rayra Lima" w:date="2016-02-12T10:37:00Z"/>
          <w:rFonts w:ascii="Times New Roman" w:eastAsia="Times New Roman" w:hAnsi="Times New Roman"/>
          <w:sz w:val="20"/>
          <w:szCs w:val="20"/>
        </w:rPr>
      </w:pPr>
      <w:ins w:id="56" w:author="Rayra Lima" w:date="2016-02-12T10:37:00Z">
        <w:r w:rsidRPr="003B4C77">
          <w:rPr>
            <w:rFonts w:ascii="Times New Roman" w:eastAsia="Times New Roman" w:hAnsi="Times New Roman"/>
            <w:bCs/>
            <w:sz w:val="20"/>
            <w:szCs w:val="20"/>
          </w:rPr>
          <w:t xml:space="preserve">Eventos adversos da quimioterapia anticâncer em pacientes pediátricos com tumores do sistema nervoso central: estudo </w:t>
        </w:r>
        <w:proofErr w:type="gramStart"/>
        <w:r w:rsidRPr="003B4C77">
          <w:rPr>
            <w:rFonts w:ascii="Times New Roman" w:eastAsia="Times New Roman" w:hAnsi="Times New Roman"/>
            <w:bCs/>
            <w:sz w:val="20"/>
            <w:szCs w:val="20"/>
          </w:rPr>
          <w:t>retrospectivo</w:t>
        </w:r>
        <w:r w:rsidRPr="003B4C77">
          <w:rPr>
            <w:rFonts w:ascii="Times New Roman" w:eastAsia="Times New Roman" w:hAnsi="Times New Roman"/>
            <w:sz w:val="20"/>
            <w:szCs w:val="20"/>
          </w:rPr>
          <w:t>./</w:t>
        </w:r>
        <w:proofErr w:type="gramEnd"/>
        <w:r w:rsidRPr="003B4C77">
          <w:rPr>
            <w:rFonts w:ascii="Times New Roman" w:eastAsia="Times New Roman" w:hAnsi="Times New Roman"/>
            <w:sz w:val="20"/>
            <w:szCs w:val="20"/>
          </w:rPr>
          <w:t xml:space="preserve"> </w:t>
        </w:r>
        <w:proofErr w:type="spellStart"/>
        <w:r w:rsidRPr="003B4C77">
          <w:rPr>
            <w:rFonts w:ascii="Times New Roman" w:eastAsia="Times New Roman" w:hAnsi="Times New Roman"/>
            <w:sz w:val="20"/>
            <w:szCs w:val="20"/>
          </w:rPr>
          <w:t>Rayra</w:t>
        </w:r>
        <w:proofErr w:type="spellEnd"/>
        <w:r w:rsidRPr="003B4C77">
          <w:rPr>
            <w:rFonts w:ascii="Times New Roman" w:eastAsia="Times New Roman" w:hAnsi="Times New Roman"/>
            <w:sz w:val="20"/>
            <w:szCs w:val="20"/>
          </w:rPr>
          <w:t xml:space="preserve"> Aguiar Campos Lima. – 2016.</w:t>
        </w:r>
      </w:ins>
    </w:p>
    <w:p w:rsidR="003B4C77" w:rsidRPr="003B4C77" w:rsidRDefault="003B4C77" w:rsidP="003B4C77">
      <w:pPr>
        <w:tabs>
          <w:tab w:val="left" w:pos="1134"/>
        </w:tabs>
        <w:suppressAutoHyphens/>
        <w:ind w:left="1134" w:firstLine="291"/>
        <w:rPr>
          <w:ins w:id="57" w:author="Rayra Lima" w:date="2016-02-12T10:37:00Z"/>
          <w:rFonts w:ascii="Times New Roman" w:eastAsia="Times New Roman" w:hAnsi="Times New Roman"/>
          <w:sz w:val="20"/>
          <w:szCs w:val="20"/>
        </w:rPr>
      </w:pPr>
      <w:ins w:id="58" w:author="Rayra Lima" w:date="2016-02-12T10:37:00Z">
        <w:r w:rsidRPr="003B4C77">
          <w:rPr>
            <w:rFonts w:ascii="Times New Roman" w:eastAsia="Times New Roman" w:hAnsi="Times New Roman"/>
            <w:sz w:val="20"/>
            <w:szCs w:val="20"/>
          </w:rPr>
          <w:t>60 f.: il.</w:t>
        </w:r>
      </w:ins>
    </w:p>
    <w:p w:rsidR="003B4C77" w:rsidRPr="003B4C77" w:rsidRDefault="003B4C77" w:rsidP="003B4C77">
      <w:pPr>
        <w:suppressAutoHyphens/>
        <w:ind w:left="1134" w:firstLine="291"/>
        <w:rPr>
          <w:ins w:id="59" w:author="Rayra Lima" w:date="2016-02-12T10:37:00Z"/>
          <w:rFonts w:ascii="Times New Roman" w:eastAsia="Times New Roman" w:hAnsi="Times New Roman"/>
          <w:sz w:val="20"/>
          <w:szCs w:val="20"/>
        </w:rPr>
      </w:pPr>
    </w:p>
    <w:p w:rsidR="003B4C77" w:rsidRPr="003B4C77" w:rsidRDefault="003B4C77" w:rsidP="003B4C77">
      <w:pPr>
        <w:suppressAutoHyphens/>
        <w:ind w:left="1134" w:firstLine="291"/>
        <w:rPr>
          <w:ins w:id="60" w:author="Rayra Lima" w:date="2016-02-12T10:37:00Z"/>
          <w:rFonts w:ascii="Times New Roman" w:eastAsia="Times New Roman" w:hAnsi="Times New Roman"/>
          <w:sz w:val="20"/>
          <w:szCs w:val="20"/>
        </w:rPr>
      </w:pPr>
      <w:ins w:id="61" w:author="Rayra Lima" w:date="2016-02-12T10:37:00Z">
        <w:r w:rsidRPr="003B4C77">
          <w:rPr>
            <w:rFonts w:ascii="Times New Roman" w:eastAsia="Times New Roman" w:hAnsi="Times New Roman"/>
            <w:sz w:val="20"/>
            <w:szCs w:val="20"/>
          </w:rPr>
          <w:t>Monografia (graduação) – Universidade Federal do Ceará, Faculdade de Farmácia, Odontologia e Enfermagem, Departamento de Farmácia, Curso de Farmácia, Fortaleza, 2016.</w:t>
        </w:r>
      </w:ins>
    </w:p>
    <w:p w:rsidR="003B4C77" w:rsidRPr="003B4C77" w:rsidRDefault="003B4C77" w:rsidP="003B4C77">
      <w:pPr>
        <w:suppressAutoHyphens/>
        <w:ind w:left="1134" w:firstLine="291"/>
        <w:rPr>
          <w:ins w:id="62" w:author="Rayra Lima" w:date="2016-02-12T10:37:00Z"/>
          <w:rFonts w:ascii="Times New Roman" w:eastAsia="Times New Roman" w:hAnsi="Times New Roman"/>
          <w:sz w:val="20"/>
          <w:szCs w:val="20"/>
        </w:rPr>
      </w:pPr>
      <w:ins w:id="63" w:author="Rayra Lima" w:date="2016-02-12T10:37:00Z">
        <w:r w:rsidRPr="003B4C77">
          <w:rPr>
            <w:rFonts w:ascii="Times New Roman" w:eastAsia="Times New Roman" w:hAnsi="Times New Roman"/>
            <w:sz w:val="20"/>
            <w:szCs w:val="20"/>
          </w:rPr>
          <w:t xml:space="preserve">Orientação: Profa. Dra. </w:t>
        </w:r>
        <w:proofErr w:type="spellStart"/>
        <w:r w:rsidRPr="003B4C77">
          <w:rPr>
            <w:rFonts w:ascii="Times New Roman" w:eastAsia="Times New Roman" w:hAnsi="Times New Roman"/>
            <w:sz w:val="20"/>
            <w:szCs w:val="20"/>
          </w:rPr>
          <w:t>Juvenia</w:t>
        </w:r>
        <w:proofErr w:type="spellEnd"/>
        <w:r w:rsidRPr="003B4C77">
          <w:rPr>
            <w:rFonts w:ascii="Times New Roman" w:eastAsia="Times New Roman" w:hAnsi="Times New Roman"/>
            <w:sz w:val="20"/>
            <w:szCs w:val="20"/>
          </w:rPr>
          <w:t xml:space="preserve"> Bezerra Fontenele.</w:t>
        </w:r>
      </w:ins>
    </w:p>
    <w:p w:rsidR="003B4C77" w:rsidRPr="003B4C77" w:rsidRDefault="003B4C77" w:rsidP="003B4C77">
      <w:pPr>
        <w:suppressAutoHyphens/>
        <w:ind w:left="1134" w:firstLine="291"/>
        <w:rPr>
          <w:ins w:id="64" w:author="Rayra Lima" w:date="2016-02-12T10:37:00Z"/>
          <w:rFonts w:ascii="Times New Roman" w:eastAsia="Times New Roman" w:hAnsi="Times New Roman"/>
          <w:sz w:val="20"/>
          <w:szCs w:val="20"/>
        </w:rPr>
      </w:pPr>
      <w:proofErr w:type="spellStart"/>
      <w:ins w:id="65" w:author="Rayra Lima" w:date="2016-02-12T10:37:00Z">
        <w:r w:rsidRPr="003B4C77">
          <w:rPr>
            <w:rFonts w:ascii="Times New Roman" w:eastAsia="Times New Roman" w:hAnsi="Times New Roman"/>
            <w:sz w:val="20"/>
            <w:szCs w:val="20"/>
          </w:rPr>
          <w:t>Coorientação</w:t>
        </w:r>
        <w:proofErr w:type="spellEnd"/>
        <w:r w:rsidRPr="003B4C77">
          <w:rPr>
            <w:rFonts w:ascii="Times New Roman" w:eastAsia="Times New Roman" w:hAnsi="Times New Roman"/>
            <w:sz w:val="20"/>
            <w:szCs w:val="20"/>
          </w:rPr>
          <w:t>: Francisco Hélder Cavalcante Félix</w:t>
        </w:r>
        <w:r w:rsidRPr="003B4C77">
          <w:rPr>
            <w:rFonts w:ascii="Times New Roman" w:eastAsia="Times New Roman" w:hAnsi="Times New Roman"/>
            <w:sz w:val="24"/>
            <w:szCs w:val="24"/>
          </w:rPr>
          <w:t>.</w:t>
        </w:r>
      </w:ins>
    </w:p>
    <w:p w:rsidR="003B4C77" w:rsidRPr="003B4C77" w:rsidRDefault="003B4C77" w:rsidP="003B4C77">
      <w:pPr>
        <w:suppressAutoHyphens/>
        <w:ind w:left="1134" w:firstLine="291"/>
        <w:rPr>
          <w:ins w:id="66" w:author="Rayra Lima" w:date="2016-02-12T10:37:00Z"/>
          <w:rFonts w:ascii="Times New Roman" w:eastAsia="Times New Roman" w:hAnsi="Times New Roman"/>
          <w:sz w:val="20"/>
          <w:szCs w:val="20"/>
        </w:rPr>
      </w:pPr>
    </w:p>
    <w:p w:rsidR="003B4C77" w:rsidRPr="003B4C77" w:rsidRDefault="003B4C77" w:rsidP="003B4C77">
      <w:pPr>
        <w:suppressAutoHyphens/>
        <w:ind w:left="1134" w:firstLine="291"/>
        <w:rPr>
          <w:ins w:id="67" w:author="Rayra Lima" w:date="2016-02-12T10:37:00Z"/>
          <w:rFonts w:ascii="Times New Roman" w:eastAsia="Times New Roman" w:hAnsi="Times New Roman"/>
          <w:sz w:val="20"/>
          <w:szCs w:val="20"/>
        </w:rPr>
      </w:pPr>
      <w:ins w:id="68" w:author="Rayra Lima" w:date="2016-02-12T10:37:00Z">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ins>
    </w:p>
    <w:p w:rsidR="003B4C77" w:rsidRPr="003B4C77" w:rsidRDefault="003B4C77" w:rsidP="003B4C77">
      <w:pPr>
        <w:keepLines/>
        <w:tabs>
          <w:tab w:val="left" w:pos="1134"/>
        </w:tabs>
        <w:suppressAutoHyphens/>
        <w:ind w:left="1134" w:firstLine="284"/>
        <w:rPr>
          <w:ins w:id="69" w:author="Rayra Lima" w:date="2016-02-12T10:37:00Z"/>
          <w:rFonts w:ascii="Times New Roman" w:eastAsia="Times New Roman" w:hAnsi="Times New Roman"/>
          <w:sz w:val="20"/>
          <w:szCs w:val="20"/>
        </w:rPr>
      </w:pPr>
      <w:ins w:id="70" w:author="Rayra Lima" w:date="2016-02-12T10:37:00Z">
        <w:r w:rsidRPr="003B4C77">
          <w:rPr>
            <w:rFonts w:ascii="Times New Roman" w:eastAsia="Times New Roman" w:hAnsi="Times New Roman"/>
            <w:sz w:val="20"/>
            <w:szCs w:val="20"/>
          </w:rPr>
          <w:t xml:space="preserve">1. </w:t>
        </w:r>
        <w:r w:rsidRPr="003B4C77">
          <w:rPr>
            <w:rFonts w:ascii="Times New Roman" w:eastAsia="Times New Roman" w:hAnsi="Times New Roman"/>
            <w:bCs/>
            <w:color w:val="000000"/>
            <w:sz w:val="20"/>
            <w:szCs w:val="20"/>
          </w:rPr>
          <w:t>Quimioterapia</w:t>
        </w:r>
        <w:r w:rsidRPr="003B4C77">
          <w:rPr>
            <w:rFonts w:ascii="Times New Roman" w:eastAsia="Times New Roman" w:hAnsi="Times New Roman"/>
            <w:sz w:val="20"/>
            <w:szCs w:val="20"/>
          </w:rPr>
          <w:t xml:space="preserve">. 2. </w:t>
        </w:r>
        <w:r w:rsidRPr="003B4C77">
          <w:rPr>
            <w:rFonts w:ascii="Times New Roman" w:eastAsia="Times New Roman" w:hAnsi="Times New Roman"/>
            <w:bCs/>
            <w:color w:val="000000"/>
            <w:sz w:val="20"/>
            <w:szCs w:val="20"/>
          </w:rPr>
          <w:t>Efeitos Colaterais e Reações Adversas Relacionados a Medicamentos</w:t>
        </w:r>
        <w:r w:rsidRPr="003B4C77">
          <w:rPr>
            <w:rFonts w:ascii="Times New Roman" w:eastAsia="Times New Roman" w:hAnsi="Times New Roman"/>
            <w:sz w:val="20"/>
            <w:szCs w:val="20"/>
          </w:rPr>
          <w:t xml:space="preserve">. 3. </w:t>
        </w:r>
        <w:r w:rsidRPr="003B4C77">
          <w:rPr>
            <w:rFonts w:ascii="Times New Roman" w:eastAsia="Times New Roman" w:hAnsi="Times New Roman"/>
            <w:color w:val="000000"/>
            <w:sz w:val="20"/>
            <w:szCs w:val="20"/>
            <w:lang w:eastAsia="en-US"/>
          </w:rPr>
          <w:t>Neoplasias Encefálicas</w:t>
        </w:r>
        <w:r w:rsidRPr="003B4C77">
          <w:rPr>
            <w:rFonts w:ascii="Times New Roman" w:eastAsia="Times New Roman" w:hAnsi="Times New Roman"/>
            <w:sz w:val="20"/>
            <w:szCs w:val="20"/>
          </w:rPr>
          <w:t>. I. Título.</w:t>
        </w:r>
      </w:ins>
    </w:p>
    <w:p w:rsidR="003B4C77" w:rsidRPr="003B4C77" w:rsidRDefault="003B4C77" w:rsidP="003B4C77">
      <w:pPr>
        <w:keepLines/>
        <w:tabs>
          <w:tab w:val="left" w:pos="1134"/>
        </w:tabs>
        <w:suppressAutoHyphens/>
        <w:ind w:left="1134" w:firstLine="284"/>
        <w:rPr>
          <w:ins w:id="71" w:author="Rayra Lima" w:date="2016-02-12T10:37:00Z"/>
          <w:rFonts w:ascii="Times New Roman" w:eastAsia="Times New Roman" w:hAnsi="Times New Roman"/>
          <w:sz w:val="20"/>
          <w:szCs w:val="20"/>
        </w:rPr>
      </w:pPr>
    </w:p>
    <w:p w:rsidR="003B4C77" w:rsidRPr="003B4C77" w:rsidRDefault="003B4C77" w:rsidP="003B4C77">
      <w:pPr>
        <w:pBdr>
          <w:bottom w:val="single" w:sz="4" w:space="1" w:color="auto"/>
        </w:pBdr>
        <w:suppressAutoHyphens/>
        <w:jc w:val="right"/>
        <w:rPr>
          <w:ins w:id="72" w:author="Rayra Lima" w:date="2016-02-12T10:37:00Z"/>
          <w:rFonts w:ascii="Times New Roman" w:eastAsia="Times New Roman" w:hAnsi="Times New Roman"/>
          <w:sz w:val="20"/>
          <w:szCs w:val="20"/>
        </w:rPr>
      </w:pPr>
      <w:ins w:id="73" w:author="Rayra Lima" w:date="2016-02-12T10:37:00Z">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r>
        <w:r w:rsidRPr="003B4C77">
          <w:rPr>
            <w:rFonts w:ascii="Times New Roman" w:eastAsia="Times New Roman" w:hAnsi="Times New Roman"/>
            <w:sz w:val="20"/>
            <w:szCs w:val="20"/>
          </w:rPr>
          <w:tab/>
          <w:t xml:space="preserve"> CDD 618.0461</w:t>
        </w:r>
      </w:ins>
    </w:p>
    <w:p w:rsidR="008E2EDE" w:rsidRDefault="008E2EDE" w:rsidP="00B33471">
      <w:pPr>
        <w:spacing w:line="360" w:lineRule="auto"/>
        <w:jc w:val="center"/>
        <w:rPr>
          <w:ins w:id="74" w:author="Rayra Lima" w:date="2016-02-12T10:37:00Z"/>
          <w:rFonts w:ascii="Times New Roman" w:hAnsi="Times New Roman"/>
          <w:sz w:val="24"/>
          <w:lang w:eastAsia="en-US"/>
        </w:rPr>
      </w:pPr>
    </w:p>
    <w:p w:rsidR="003B4C77" w:rsidRDefault="003B4C77" w:rsidP="00B33471">
      <w:pPr>
        <w:spacing w:line="360" w:lineRule="auto"/>
        <w:jc w:val="center"/>
        <w:rPr>
          <w:ins w:id="75" w:author="Rayra Lima" w:date="2016-02-12T10:20:00Z"/>
          <w:rFonts w:ascii="Times New Roman" w:hAnsi="Times New Roman"/>
          <w:sz w:val="24"/>
          <w:lang w:eastAsia="en-US"/>
        </w:rPr>
      </w:pPr>
    </w:p>
    <w:p w:rsidR="008E2EDE" w:rsidRDefault="008E2EDE" w:rsidP="00B33471">
      <w:pPr>
        <w:spacing w:line="360" w:lineRule="auto"/>
        <w:jc w:val="center"/>
        <w:rPr>
          <w:ins w:id="76" w:author="Rayra Lima" w:date="2016-02-12T10:20:00Z"/>
          <w:rFonts w:ascii="Times New Roman" w:hAnsi="Times New Roman"/>
          <w:sz w:val="24"/>
          <w:lang w:eastAsia="en-US"/>
        </w:rPr>
      </w:pPr>
    </w:p>
    <w:p w:rsidR="008E2EDE" w:rsidRDefault="008E2EDE" w:rsidP="00B33471">
      <w:pPr>
        <w:spacing w:line="360" w:lineRule="auto"/>
        <w:jc w:val="center"/>
        <w:rPr>
          <w:ins w:id="77" w:author="Rayra Lima" w:date="2016-02-12T10:20:00Z"/>
          <w:rFonts w:ascii="Times New Roman" w:hAnsi="Times New Roman"/>
          <w:sz w:val="24"/>
          <w:lang w:eastAsia="en-US"/>
        </w:rPr>
      </w:pPr>
    </w:p>
    <w:p w:rsidR="008E2EDE" w:rsidRDefault="008E2EDE" w:rsidP="00B33471">
      <w:pPr>
        <w:spacing w:line="360" w:lineRule="auto"/>
        <w:jc w:val="center"/>
        <w:rPr>
          <w:ins w:id="78" w:author="Rayra Lima" w:date="2016-02-12T10:20:00Z"/>
          <w:rFonts w:ascii="Times New Roman" w:hAnsi="Times New Roman"/>
          <w:sz w:val="24"/>
          <w:lang w:eastAsia="en-US"/>
        </w:rPr>
      </w:pPr>
    </w:p>
    <w:p w:rsidR="00F00BC3" w:rsidRPr="00F00BC3" w:rsidRDefault="00F00BC3" w:rsidP="00B33471">
      <w:pPr>
        <w:spacing w:line="360" w:lineRule="auto"/>
        <w:jc w:val="center"/>
        <w:rPr>
          <w:rFonts w:ascii="Times New Roman" w:hAnsi="Times New Roman"/>
          <w:caps/>
          <w:sz w:val="24"/>
          <w:lang w:eastAsia="en-US"/>
        </w:rPr>
      </w:pPr>
      <w:r w:rsidRPr="00F00BC3">
        <w:rPr>
          <w:rFonts w:ascii="Times New Roman" w:hAnsi="Times New Roman"/>
          <w:sz w:val="24"/>
          <w:lang w:eastAsia="en-US"/>
        </w:rPr>
        <w:lastRenderedPageBreak/>
        <w:t>RAYRA AGUIAR CAMPOS LIMA</w:t>
      </w: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eastAsia="Times New Roman" w:hAnsi="Times New Roman"/>
          <w:bCs/>
          <w:caps/>
          <w:sz w:val="24"/>
          <w:szCs w:val="24"/>
          <w:lang w:eastAsia="en-US"/>
        </w:rPr>
      </w:pPr>
      <w:r w:rsidRPr="00F00BC3">
        <w:rPr>
          <w:rFonts w:ascii="Times New Roman" w:eastAsia="Times New Roman" w:hAnsi="Times New Roman"/>
          <w:b/>
          <w:bCs/>
          <w:caps/>
          <w:sz w:val="24"/>
          <w:szCs w:val="24"/>
          <w:lang w:eastAsia="en-US"/>
        </w:rPr>
        <w:t xml:space="preserve">EVENTOS ADVERSOS da quimioterapia ANTICÂNCER EM PACIENTES </w:t>
      </w:r>
      <w:r w:rsidR="00551F5A">
        <w:rPr>
          <w:rFonts w:ascii="Times New Roman" w:eastAsia="Times New Roman" w:hAnsi="Times New Roman"/>
          <w:b/>
          <w:bCs/>
          <w:caps/>
          <w:sz w:val="24"/>
          <w:szCs w:val="24"/>
          <w:lang w:eastAsia="en-US"/>
        </w:rPr>
        <w:t xml:space="preserve">PEDIÁTRICOS </w:t>
      </w:r>
      <w:r w:rsidRPr="00F00BC3">
        <w:rPr>
          <w:rFonts w:ascii="Times New Roman" w:eastAsia="Times New Roman" w:hAnsi="Times New Roman"/>
          <w:b/>
          <w:bCs/>
          <w:caps/>
          <w:sz w:val="24"/>
          <w:szCs w:val="24"/>
          <w:lang w:eastAsia="en-US"/>
        </w:rPr>
        <w:t xml:space="preserve">COM tumores </w:t>
      </w:r>
      <w:r w:rsidR="000420BE">
        <w:rPr>
          <w:rFonts w:ascii="Times New Roman" w:eastAsia="Times New Roman" w:hAnsi="Times New Roman"/>
          <w:b/>
          <w:bCs/>
          <w:caps/>
          <w:sz w:val="24"/>
          <w:szCs w:val="24"/>
          <w:lang w:eastAsia="en-US"/>
        </w:rPr>
        <w:t>DO SISTEMA NERVOSO CENTRAL</w:t>
      </w:r>
      <w:r w:rsidRPr="00F00BC3">
        <w:rPr>
          <w:rFonts w:ascii="Times New Roman" w:eastAsia="Times New Roman" w:hAnsi="Times New Roman"/>
          <w:b/>
          <w:bCs/>
          <w:caps/>
          <w:sz w:val="24"/>
          <w:szCs w:val="24"/>
          <w:lang w:eastAsia="en-US"/>
        </w:rPr>
        <w:t>: ESTUDO RETROSPECTIVO</w:t>
      </w: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F00BC3" w:rsidP="00B33471">
      <w:pPr>
        <w:spacing w:line="360" w:lineRule="auto"/>
        <w:jc w:val="center"/>
        <w:rPr>
          <w:rFonts w:ascii="Times New Roman" w:hAnsi="Times New Roman"/>
          <w:caps/>
          <w:sz w:val="24"/>
          <w:lang w:eastAsia="en-US"/>
        </w:rPr>
      </w:pPr>
    </w:p>
    <w:p w:rsidR="00F00BC3" w:rsidRPr="00F00BC3" w:rsidRDefault="00924225" w:rsidP="00F00BC3">
      <w:pPr>
        <w:ind w:left="4536"/>
        <w:jc w:val="both"/>
        <w:rPr>
          <w:rFonts w:ascii="Times New Roman" w:hAnsi="Times New Roman"/>
          <w:sz w:val="24"/>
          <w:lang w:eastAsia="en-US"/>
        </w:rPr>
      </w:pPr>
      <w:r w:rsidRPr="00AC65E4">
        <w:rPr>
          <w:rFonts w:ascii="Times New Roman"/>
          <w:sz w:val="24"/>
          <w:szCs w:val="24"/>
        </w:rPr>
        <w:t>Monografia apresentada ao Curso de Farm</w:t>
      </w:r>
      <w:r w:rsidRPr="00AC65E4">
        <w:rPr>
          <w:rFonts w:ascii="Times New Roman"/>
          <w:sz w:val="24"/>
          <w:szCs w:val="24"/>
        </w:rPr>
        <w:t>á</w:t>
      </w:r>
      <w:r w:rsidRPr="00AC65E4">
        <w:rPr>
          <w:rFonts w:ascii="Times New Roman"/>
          <w:sz w:val="24"/>
          <w:szCs w:val="24"/>
        </w:rPr>
        <w:t>cia da Faculdade de Farm</w:t>
      </w:r>
      <w:r w:rsidRPr="00AC65E4">
        <w:rPr>
          <w:rFonts w:ascii="Times New Roman"/>
          <w:sz w:val="24"/>
          <w:szCs w:val="24"/>
        </w:rPr>
        <w:t>á</w:t>
      </w:r>
      <w:r w:rsidRPr="00AC65E4">
        <w:rPr>
          <w:rFonts w:ascii="Times New Roman"/>
          <w:sz w:val="24"/>
          <w:szCs w:val="24"/>
        </w:rPr>
        <w:t>cia</w:t>
      </w:r>
      <w:r>
        <w:rPr>
          <w:rFonts w:ascii="Times New Roman"/>
          <w:sz w:val="24"/>
          <w:szCs w:val="24"/>
        </w:rPr>
        <w:t>, Odontologia e Enfermagem</w:t>
      </w:r>
      <w:r w:rsidRPr="00AC65E4">
        <w:rPr>
          <w:rFonts w:ascii="Times New Roman"/>
          <w:sz w:val="24"/>
          <w:szCs w:val="24"/>
        </w:rPr>
        <w:t xml:space="preserve"> da Universidade Federal do Cear</w:t>
      </w:r>
      <w:r w:rsidRPr="00AC65E4">
        <w:rPr>
          <w:rFonts w:ascii="Times New Roman"/>
          <w:sz w:val="24"/>
          <w:szCs w:val="24"/>
        </w:rPr>
        <w:t>á</w:t>
      </w:r>
      <w:r w:rsidRPr="00AC65E4">
        <w:rPr>
          <w:rFonts w:ascii="Times New Roman"/>
          <w:sz w:val="24"/>
          <w:szCs w:val="24"/>
        </w:rPr>
        <w:t>, como requisito parcial para obten</w:t>
      </w:r>
      <w:r w:rsidRPr="00AC65E4">
        <w:rPr>
          <w:rFonts w:ascii="Times New Roman"/>
          <w:sz w:val="24"/>
          <w:szCs w:val="24"/>
        </w:rPr>
        <w:t>çã</w:t>
      </w:r>
      <w:r w:rsidRPr="00AC65E4">
        <w:rPr>
          <w:rFonts w:ascii="Times New Roman"/>
          <w:sz w:val="24"/>
          <w:szCs w:val="24"/>
        </w:rPr>
        <w:t>o do T</w:t>
      </w:r>
      <w:r w:rsidRPr="00AC65E4">
        <w:rPr>
          <w:rFonts w:ascii="Times New Roman"/>
          <w:sz w:val="24"/>
          <w:szCs w:val="24"/>
        </w:rPr>
        <w:t>í</w:t>
      </w:r>
      <w:r w:rsidRPr="00AC65E4">
        <w:rPr>
          <w:rFonts w:ascii="Times New Roman"/>
          <w:sz w:val="24"/>
          <w:szCs w:val="24"/>
        </w:rPr>
        <w:t>tulo de Bacharel em Farm</w:t>
      </w:r>
      <w:r w:rsidRPr="00AC65E4">
        <w:rPr>
          <w:rFonts w:ascii="Times New Roman"/>
          <w:sz w:val="24"/>
          <w:szCs w:val="24"/>
        </w:rPr>
        <w:t>á</w:t>
      </w:r>
      <w:r w:rsidRPr="00AC65E4">
        <w:rPr>
          <w:rFonts w:ascii="Times New Roman"/>
          <w:sz w:val="24"/>
          <w:szCs w:val="24"/>
        </w:rPr>
        <w:t>cia.</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both"/>
        <w:rPr>
          <w:rFonts w:ascii="Times New Roman" w:hAnsi="Times New Roman"/>
          <w:caps/>
          <w:sz w:val="24"/>
          <w:lang w:eastAsia="en-US"/>
        </w:rPr>
      </w:pPr>
      <w:r w:rsidRPr="00683EAA">
        <w:rPr>
          <w:rFonts w:ascii="Times New Roman" w:hAnsi="Times New Roman"/>
          <w:sz w:val="24"/>
          <w:lang w:eastAsia="en-US"/>
        </w:rPr>
        <w:t>Aprovada em</w:t>
      </w:r>
      <w:r w:rsidR="00F51078" w:rsidRPr="00683EAA">
        <w:rPr>
          <w:rFonts w:ascii="Times New Roman" w:hAnsi="Times New Roman"/>
          <w:sz w:val="24"/>
          <w:lang w:eastAsia="en-US"/>
        </w:rPr>
        <w:t xml:space="preserve"> 27/01/2016</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caps/>
          <w:sz w:val="24"/>
          <w:lang w:val="de-DE" w:eastAsia="en-US"/>
        </w:rPr>
        <w:t>BANCA EXAMINADORA</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caps/>
          <w:sz w:val="24"/>
          <w:lang w:eastAsia="en-US"/>
        </w:rPr>
        <w:t>______________</w:t>
      </w:r>
      <w:r w:rsidRPr="00683EAA">
        <w:rPr>
          <w:rFonts w:ascii="Times New Roman" w:hAnsi="Times New Roman"/>
          <w:caps/>
          <w:sz w:val="24"/>
          <w:lang w:eastAsia="en-US"/>
        </w:rPr>
        <w:t>______________________________________</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eastAsia="en-US"/>
        </w:rPr>
        <w:t>Prof</w:t>
      </w:r>
      <w:r w:rsidRPr="00F00BC3">
        <w:rPr>
          <w:rFonts w:ascii="Times New Roman" w:hAnsi="Times New Roman"/>
          <w:sz w:val="24"/>
          <w:vertAlign w:val="superscript"/>
          <w:lang w:eastAsia="en-US"/>
        </w:rPr>
        <w:t>a</w:t>
      </w:r>
      <w:r w:rsidRPr="00F00BC3">
        <w:rPr>
          <w:rFonts w:ascii="Times New Roman" w:hAnsi="Times New Roman"/>
          <w:sz w:val="24"/>
          <w:lang w:eastAsia="en-US"/>
        </w:rPr>
        <w:t>. Dr</w:t>
      </w:r>
      <w:r w:rsidRPr="00F00BC3">
        <w:rPr>
          <w:rFonts w:ascii="Times New Roman" w:hAnsi="Times New Roman"/>
          <w:sz w:val="24"/>
          <w:vertAlign w:val="superscript"/>
          <w:lang w:eastAsia="en-US"/>
        </w:rPr>
        <w:t>a</w:t>
      </w:r>
      <w:r w:rsidRPr="00F00BC3">
        <w:rPr>
          <w:rFonts w:ascii="Times New Roman" w:hAnsi="Times New Roman"/>
          <w:sz w:val="24"/>
          <w:lang w:eastAsia="en-US"/>
        </w:rPr>
        <w:t xml:space="preserve">. </w:t>
      </w:r>
      <w:proofErr w:type="spellStart"/>
      <w:r w:rsidRPr="00F00BC3">
        <w:rPr>
          <w:rFonts w:ascii="Times New Roman" w:hAnsi="Times New Roman"/>
          <w:sz w:val="24"/>
          <w:lang w:val="pt-PT" w:eastAsia="en-US"/>
        </w:rPr>
        <w:t>Juvenia</w:t>
      </w:r>
      <w:proofErr w:type="spellEnd"/>
      <w:r w:rsidRPr="00F00BC3">
        <w:rPr>
          <w:rFonts w:ascii="Times New Roman" w:hAnsi="Times New Roman"/>
          <w:sz w:val="24"/>
          <w:lang w:val="pt-PT" w:eastAsia="en-US"/>
        </w:rPr>
        <w:t xml:space="preserve"> Bezerra Fontenele (Orientadora)</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val="pt-PT" w:eastAsia="en-US"/>
        </w:rPr>
        <w:t>Universidade Federal do Cear</w:t>
      </w:r>
      <w:r w:rsidRPr="00F00BC3">
        <w:rPr>
          <w:rFonts w:ascii="Times New Roman" w:hAnsi="Times New Roman"/>
          <w:sz w:val="24"/>
          <w:lang w:eastAsia="en-US"/>
        </w:rPr>
        <w:t xml:space="preserve">á </w:t>
      </w:r>
      <w:r w:rsidRPr="00F00BC3">
        <w:rPr>
          <w:rFonts w:ascii="Times New Roman" w:hAnsi="Times New Roman"/>
          <w:caps/>
          <w:sz w:val="24"/>
          <w:lang w:eastAsia="en-US"/>
        </w:rPr>
        <w:t>(UFC)</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caps/>
          <w:sz w:val="24"/>
          <w:lang w:eastAsia="en-US"/>
        </w:rPr>
        <w:t>______________</w:t>
      </w:r>
      <w:r w:rsidRPr="00683EAA">
        <w:rPr>
          <w:rFonts w:ascii="Times New Roman" w:hAnsi="Times New Roman"/>
          <w:caps/>
          <w:sz w:val="24"/>
          <w:lang w:eastAsia="en-US"/>
        </w:rPr>
        <w:t>______________________________________</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eastAsia="en-US"/>
        </w:rPr>
        <w:t>Prof</w:t>
      </w:r>
      <w:r w:rsidRPr="00F00BC3">
        <w:rPr>
          <w:rFonts w:ascii="Times New Roman" w:hAnsi="Times New Roman"/>
          <w:sz w:val="24"/>
          <w:vertAlign w:val="superscript"/>
          <w:lang w:eastAsia="en-US"/>
        </w:rPr>
        <w:t>a</w:t>
      </w:r>
      <w:r w:rsidRPr="00F00BC3">
        <w:rPr>
          <w:rFonts w:ascii="Times New Roman" w:hAnsi="Times New Roman"/>
          <w:sz w:val="24"/>
          <w:lang w:eastAsia="en-US"/>
        </w:rPr>
        <w:t>. Dr</w:t>
      </w:r>
      <w:r w:rsidRPr="00F00BC3">
        <w:rPr>
          <w:rFonts w:ascii="Times New Roman" w:hAnsi="Times New Roman"/>
          <w:sz w:val="24"/>
          <w:vertAlign w:val="superscript"/>
          <w:lang w:eastAsia="en-US"/>
        </w:rPr>
        <w:t>a</w:t>
      </w:r>
      <w:r w:rsidRPr="00F00BC3">
        <w:rPr>
          <w:rFonts w:ascii="Times New Roman" w:hAnsi="Times New Roman"/>
          <w:sz w:val="24"/>
          <w:lang w:eastAsia="en-US"/>
        </w:rPr>
        <w:t xml:space="preserve">. </w:t>
      </w:r>
      <w:proofErr w:type="spellStart"/>
      <w:r w:rsidRPr="00F00BC3">
        <w:rPr>
          <w:rFonts w:ascii="Times New Roman" w:hAnsi="Times New Roman"/>
          <w:sz w:val="24"/>
          <w:lang w:eastAsia="en-US"/>
        </w:rPr>
        <w:t>Nirla</w:t>
      </w:r>
      <w:proofErr w:type="spellEnd"/>
      <w:r w:rsidRPr="00F00BC3">
        <w:rPr>
          <w:rFonts w:ascii="Times New Roman" w:hAnsi="Times New Roman"/>
          <w:sz w:val="24"/>
          <w:lang w:eastAsia="en-US"/>
        </w:rPr>
        <w:t xml:space="preserve"> Rodrigues Romero</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val="pt-PT" w:eastAsia="en-US"/>
        </w:rPr>
        <w:t>Universidade Federal do Cear</w:t>
      </w:r>
      <w:r w:rsidRPr="00F00BC3">
        <w:rPr>
          <w:rFonts w:ascii="Times New Roman" w:hAnsi="Times New Roman"/>
          <w:sz w:val="24"/>
          <w:lang w:eastAsia="en-US"/>
        </w:rPr>
        <w:t xml:space="preserve">á </w:t>
      </w:r>
      <w:r w:rsidRPr="00F00BC3">
        <w:rPr>
          <w:rFonts w:ascii="Times New Roman" w:hAnsi="Times New Roman"/>
          <w:caps/>
          <w:sz w:val="24"/>
          <w:lang w:eastAsia="en-US"/>
        </w:rPr>
        <w:t>(UFC)</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683EAA">
        <w:rPr>
          <w:rFonts w:ascii="Times New Roman" w:hAnsi="Times New Roman"/>
          <w:caps/>
          <w:sz w:val="24"/>
          <w:lang w:eastAsia="en-US"/>
        </w:rPr>
        <w:t>__________________________________________</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eastAsia="en-US"/>
        </w:rPr>
        <w:t>Prof</w:t>
      </w:r>
      <w:r w:rsidRPr="00F00BC3">
        <w:rPr>
          <w:rFonts w:ascii="Times New Roman" w:hAnsi="Times New Roman"/>
          <w:sz w:val="24"/>
          <w:vertAlign w:val="superscript"/>
          <w:lang w:eastAsia="en-US"/>
        </w:rPr>
        <w:t>a</w:t>
      </w:r>
      <w:r w:rsidRPr="00F00BC3">
        <w:rPr>
          <w:rFonts w:ascii="Times New Roman" w:hAnsi="Times New Roman"/>
          <w:sz w:val="24"/>
          <w:lang w:eastAsia="en-US"/>
        </w:rPr>
        <w:t>. Dr</w:t>
      </w:r>
      <w:r w:rsidRPr="00F00BC3">
        <w:rPr>
          <w:rFonts w:ascii="Times New Roman" w:hAnsi="Times New Roman"/>
          <w:sz w:val="24"/>
          <w:vertAlign w:val="superscript"/>
          <w:lang w:eastAsia="en-US"/>
        </w:rPr>
        <w:t>a</w:t>
      </w:r>
      <w:r w:rsidRPr="00F00BC3">
        <w:rPr>
          <w:rFonts w:ascii="Times New Roman" w:hAnsi="Times New Roman"/>
          <w:sz w:val="24"/>
          <w:lang w:eastAsia="en-US"/>
        </w:rPr>
        <w:t xml:space="preserve">. </w:t>
      </w:r>
      <w:r>
        <w:rPr>
          <w:rFonts w:ascii="Times New Roman" w:eastAsia="Times New Roman" w:hAnsi="Times New Roman"/>
          <w:color w:val="000000"/>
          <w:sz w:val="24"/>
          <w:szCs w:val="24"/>
          <w:u w:color="000000"/>
          <w:bdr w:val="nil"/>
          <w:lang w:val="pt-PT"/>
        </w:rPr>
        <w:t>Ângela Maria de Souza Ponciano</w:t>
      </w: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sz w:val="24"/>
          <w:lang w:val="pt-PT" w:eastAsia="en-US"/>
        </w:rPr>
        <w:t>Universidade Federal do Cear</w:t>
      </w:r>
      <w:r w:rsidRPr="00F00BC3">
        <w:rPr>
          <w:rFonts w:ascii="Times New Roman" w:hAnsi="Times New Roman"/>
          <w:sz w:val="24"/>
          <w:lang w:eastAsia="en-US"/>
        </w:rPr>
        <w:t xml:space="preserve">á </w:t>
      </w:r>
      <w:r w:rsidRPr="00F00BC3">
        <w:rPr>
          <w:rFonts w:ascii="Times New Roman" w:hAnsi="Times New Roman"/>
          <w:caps/>
          <w:sz w:val="24"/>
          <w:lang w:eastAsia="en-US"/>
        </w:rPr>
        <w:t>(UFC)</w:t>
      </w:r>
    </w:p>
    <w:p w:rsidR="00F00BC3" w:rsidRPr="00F00BC3" w:rsidRDefault="00F00BC3" w:rsidP="00F00BC3">
      <w:pPr>
        <w:spacing w:line="360" w:lineRule="auto"/>
        <w:jc w:val="center"/>
        <w:rPr>
          <w:rFonts w:ascii="Times New Roman" w:hAnsi="Times New Roman"/>
          <w:caps/>
          <w:sz w:val="24"/>
          <w:lang w:eastAsia="en-US"/>
        </w:rPr>
      </w:pPr>
    </w:p>
    <w:p w:rsidR="00F00BC3" w:rsidRPr="00F00BC3" w:rsidRDefault="00F00BC3" w:rsidP="00F00BC3">
      <w:pPr>
        <w:spacing w:line="360" w:lineRule="auto"/>
        <w:jc w:val="center"/>
        <w:rPr>
          <w:rFonts w:ascii="Times New Roman" w:hAnsi="Times New Roman"/>
          <w:caps/>
          <w:sz w:val="24"/>
          <w:lang w:eastAsia="en-US"/>
        </w:rPr>
      </w:pPr>
      <w:r w:rsidRPr="00F00BC3">
        <w:rPr>
          <w:rFonts w:ascii="Times New Roman" w:hAnsi="Times New Roman"/>
          <w:caps/>
          <w:sz w:val="24"/>
          <w:lang w:eastAsia="en-US"/>
        </w:rPr>
        <w:br w:type="page"/>
      </w:r>
    </w:p>
    <w:p w:rsidR="00F00BC3" w:rsidRPr="00F00BC3" w:rsidRDefault="00F00BC3" w:rsidP="00F00BC3">
      <w:pPr>
        <w:spacing w:line="360" w:lineRule="auto"/>
        <w:jc w:val="center"/>
        <w:rPr>
          <w:rFonts w:ascii="Times New Roman" w:hAnsi="Times New Roman"/>
          <w:b/>
          <w:caps/>
          <w:color w:val="000000"/>
          <w:sz w:val="24"/>
          <w:szCs w:val="24"/>
          <w:lang w:eastAsia="en-US"/>
        </w:rPr>
      </w:pPr>
      <w:r w:rsidRPr="00F00BC3">
        <w:rPr>
          <w:rFonts w:ascii="Times New Roman" w:hAnsi="Times New Roman"/>
          <w:caps/>
          <w:color w:val="000000"/>
          <w:sz w:val="24"/>
          <w:szCs w:val="24"/>
          <w:lang w:eastAsia="en-US"/>
        </w:rPr>
        <w:lastRenderedPageBreak/>
        <w:t>A</w:t>
      </w:r>
      <w:r w:rsidRPr="00F00BC3">
        <w:rPr>
          <w:rFonts w:ascii="Times New Roman" w:hAnsi="Times New Roman"/>
          <w:b/>
          <w:caps/>
          <w:color w:val="000000"/>
          <w:sz w:val="24"/>
          <w:szCs w:val="24"/>
          <w:lang w:eastAsia="en-US"/>
        </w:rPr>
        <w:t>GRADECIMENTOS</w:t>
      </w: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rPr>
        <w:t>A Deus, por me dar forças para concluir o curso.</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 xml:space="preserve">Aos meus pais, </w:t>
      </w:r>
      <w:r w:rsidRPr="00F00BC3">
        <w:rPr>
          <w:rFonts w:ascii="Times New Roman" w:eastAsia="Times New Roman" w:hAnsi="Times New Roman"/>
          <w:color w:val="000000"/>
          <w:sz w:val="24"/>
          <w:szCs w:val="24"/>
          <w:u w:color="000000"/>
          <w:bdr w:val="nil"/>
        </w:rPr>
        <w:t xml:space="preserve">que custearam meus estudos e, em especial minha mãe, por ser </w:t>
      </w:r>
      <w:r>
        <w:rPr>
          <w:rFonts w:ascii="Times New Roman" w:eastAsia="Times New Roman" w:hAnsi="Times New Roman"/>
          <w:color w:val="000000"/>
          <w:sz w:val="24"/>
          <w:szCs w:val="24"/>
          <w:u w:color="000000"/>
          <w:bdr w:val="nil"/>
        </w:rPr>
        <w:t xml:space="preserve">a pessoa mais importante da minha vida, </w:t>
      </w:r>
      <w:r w:rsidRPr="00F00BC3">
        <w:rPr>
          <w:rFonts w:ascii="Times New Roman" w:eastAsia="Times New Roman" w:hAnsi="Times New Roman"/>
          <w:color w:val="000000"/>
          <w:sz w:val="24"/>
          <w:szCs w:val="24"/>
          <w:u w:color="000000"/>
          <w:bdr w:val="nil"/>
        </w:rPr>
        <w:t>meu apoio em todas as horas</w:t>
      </w:r>
      <w:r>
        <w:rPr>
          <w:rFonts w:ascii="Times New Roman" w:eastAsia="Times New Roman" w:hAnsi="Times New Roman"/>
          <w:color w:val="000000"/>
          <w:sz w:val="24"/>
          <w:szCs w:val="24"/>
          <w:u w:color="000000"/>
          <w:bdr w:val="nil"/>
        </w:rPr>
        <w:t xml:space="preserve"> e</w:t>
      </w:r>
      <w:r w:rsidRPr="00F00BC3">
        <w:rPr>
          <w:rFonts w:ascii="Times New Roman" w:eastAsia="Times New Roman" w:hAnsi="Times New Roman"/>
          <w:color w:val="000000"/>
          <w:sz w:val="24"/>
          <w:szCs w:val="24"/>
          <w:u w:color="000000"/>
          <w:bdr w:val="nil"/>
        </w:rPr>
        <w:t xml:space="preserve"> em todos os aspectos da minha vida.</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shd w:val="clear" w:color="auto" w:fill="FFFFFF"/>
        </w:rPr>
      </w:pPr>
      <w:r w:rsidRPr="00F00BC3">
        <w:rPr>
          <w:rFonts w:ascii="Times New Roman" w:eastAsia="Times New Roman" w:hAnsi="Times New Roman"/>
          <w:color w:val="000000"/>
          <w:sz w:val="24"/>
          <w:szCs w:val="24"/>
          <w:u w:color="000000"/>
          <w:bdr w:val="nil"/>
        </w:rPr>
        <w:t xml:space="preserve">Ao meu marido, pela </w:t>
      </w:r>
      <w:r>
        <w:rPr>
          <w:rFonts w:ascii="Times New Roman" w:eastAsia="Times New Roman" w:hAnsi="Times New Roman"/>
          <w:color w:val="000000"/>
          <w:sz w:val="24"/>
          <w:szCs w:val="24"/>
          <w:u w:color="000000"/>
          <w:bdr w:val="nil"/>
        </w:rPr>
        <w:t xml:space="preserve">extrema </w:t>
      </w:r>
      <w:r w:rsidRPr="00F00BC3">
        <w:rPr>
          <w:rFonts w:ascii="Times New Roman" w:eastAsia="Times New Roman" w:hAnsi="Times New Roman"/>
          <w:color w:val="000000"/>
          <w:sz w:val="24"/>
          <w:szCs w:val="24"/>
          <w:u w:color="000000"/>
          <w:bdr w:val="nil"/>
        </w:rPr>
        <w:t>paciência</w:t>
      </w:r>
      <w:r>
        <w:rPr>
          <w:rFonts w:ascii="Times New Roman" w:eastAsia="Times New Roman" w:hAnsi="Times New Roman"/>
          <w:color w:val="000000"/>
          <w:sz w:val="24"/>
          <w:szCs w:val="24"/>
          <w:u w:color="000000"/>
          <w:bdr w:val="nil"/>
        </w:rPr>
        <w:t xml:space="preserve"> e auxílio, tanto neste trabalho, como na vida</w:t>
      </w:r>
      <w:r w:rsidRPr="00F00BC3">
        <w:rPr>
          <w:rFonts w:ascii="Times New Roman" w:eastAsia="Times New Roman" w:hAnsi="Times New Roman"/>
          <w:color w:val="000000"/>
          <w:sz w:val="24"/>
          <w:szCs w:val="24"/>
          <w:u w:color="000000"/>
          <w:bdr w:val="nil"/>
        </w:rPr>
        <w:t>.</w:t>
      </w:r>
    </w:p>
    <w:p w:rsidR="00E25CC6" w:rsidRPr="00F00BC3" w:rsidRDefault="00E25CC6" w:rsidP="00E25CC6">
      <w:pPr>
        <w:pBdr>
          <w:top w:val="nil"/>
          <w:left w:val="nil"/>
          <w:bottom w:val="nil"/>
          <w:right w:val="nil"/>
          <w:between w:val="nil"/>
          <w:bar w:val="nil"/>
        </w:pBdr>
        <w:shd w:val="clear" w:color="auto" w:fill="FFFFFF"/>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 xml:space="preserve">À Profa. Dra. </w:t>
      </w:r>
      <w:proofErr w:type="spellStart"/>
      <w:r w:rsidRPr="00F00BC3">
        <w:rPr>
          <w:rFonts w:ascii="Times New Roman" w:eastAsia="Times New Roman" w:hAnsi="Times New Roman"/>
          <w:color w:val="000000"/>
          <w:sz w:val="24"/>
          <w:szCs w:val="24"/>
          <w:u w:color="000000"/>
          <w:bdr w:val="nil"/>
          <w:lang w:val="pt-PT"/>
        </w:rPr>
        <w:t>Juvenia</w:t>
      </w:r>
      <w:proofErr w:type="spellEnd"/>
      <w:r w:rsidRPr="00F00BC3">
        <w:rPr>
          <w:rFonts w:ascii="Times New Roman" w:eastAsia="Times New Roman" w:hAnsi="Times New Roman"/>
          <w:color w:val="000000"/>
          <w:sz w:val="24"/>
          <w:szCs w:val="24"/>
          <w:u w:color="000000"/>
          <w:bdr w:val="nil"/>
          <w:lang w:val="pt-PT"/>
        </w:rPr>
        <w:t xml:space="preserve"> Bezerra Fontenele, pela orientação, paciência e</w:t>
      </w:r>
      <w:r>
        <w:rPr>
          <w:rFonts w:ascii="Times New Roman" w:eastAsia="Times New Roman" w:hAnsi="Times New Roman"/>
          <w:color w:val="000000"/>
          <w:sz w:val="24"/>
          <w:szCs w:val="24"/>
          <w:u w:color="000000"/>
          <w:bdr w:val="nil"/>
          <w:lang w:val="pt-PT"/>
        </w:rPr>
        <w:t xml:space="preserve"> por ser aquela pessoa que segura na sua mão e diz “vamos, vai dar certo!”</w:t>
      </w:r>
      <w:r w:rsidRPr="00F00BC3">
        <w:rPr>
          <w:rFonts w:ascii="Times New Roman" w:eastAsia="Times New Roman" w:hAnsi="Times New Roman"/>
          <w:color w:val="000000"/>
          <w:sz w:val="24"/>
          <w:szCs w:val="24"/>
          <w:u w:color="000000"/>
          <w:bdr w:val="nil"/>
          <w:lang w:val="pt-PT"/>
        </w:rPr>
        <w:t>.</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Ao Dr. Francisco Hélder Cavalcante Fé</w:t>
      </w:r>
      <w:r w:rsidRPr="00F00BC3">
        <w:rPr>
          <w:rFonts w:ascii="Times New Roman" w:eastAsia="Times New Roman" w:hAnsi="Times New Roman"/>
          <w:color w:val="000000"/>
          <w:sz w:val="24"/>
          <w:szCs w:val="24"/>
          <w:u w:color="000000"/>
          <w:bdr w:val="nil"/>
          <w:lang w:val="fr-FR"/>
        </w:rPr>
        <w:t>lix, m</w:t>
      </w:r>
      <w:proofErr w:type="spellStart"/>
      <w:r w:rsidRPr="00F00BC3">
        <w:rPr>
          <w:rFonts w:ascii="Times New Roman" w:eastAsia="Times New Roman" w:hAnsi="Times New Roman"/>
          <w:color w:val="000000"/>
          <w:sz w:val="24"/>
          <w:szCs w:val="24"/>
          <w:u w:color="000000"/>
          <w:bdr w:val="nil"/>
          <w:lang w:val="pt-PT"/>
        </w:rPr>
        <w:t>édico</w:t>
      </w:r>
      <w:proofErr w:type="spellEnd"/>
      <w:r w:rsidRPr="00F00BC3">
        <w:rPr>
          <w:rFonts w:ascii="Times New Roman" w:eastAsia="Times New Roman" w:hAnsi="Times New Roman"/>
          <w:color w:val="000000"/>
          <w:sz w:val="24"/>
          <w:szCs w:val="24"/>
          <w:u w:color="000000"/>
          <w:bdr w:val="nil"/>
          <w:lang w:val="pt-PT"/>
        </w:rPr>
        <w:t xml:space="preserve"> do Hospital Infantil </w:t>
      </w:r>
      <w:proofErr w:type="spellStart"/>
      <w:r w:rsidRPr="00F00BC3">
        <w:rPr>
          <w:rFonts w:ascii="Times New Roman" w:eastAsia="Times New Roman" w:hAnsi="Times New Roman"/>
          <w:color w:val="000000"/>
          <w:sz w:val="24"/>
          <w:szCs w:val="24"/>
          <w:u w:color="000000"/>
          <w:bdr w:val="nil"/>
          <w:lang w:val="pt-PT"/>
        </w:rPr>
        <w:t>Albert</w:t>
      </w:r>
      <w:proofErr w:type="spellEnd"/>
      <w:r w:rsidRPr="00F00BC3">
        <w:rPr>
          <w:rFonts w:ascii="Times New Roman" w:eastAsia="Times New Roman" w:hAnsi="Times New Roman"/>
          <w:color w:val="000000"/>
          <w:sz w:val="24"/>
          <w:szCs w:val="24"/>
          <w:u w:color="000000"/>
          <w:bdr w:val="nil"/>
          <w:lang w:val="pt-PT"/>
        </w:rPr>
        <w:t xml:space="preserve"> </w:t>
      </w:r>
      <w:proofErr w:type="spellStart"/>
      <w:r w:rsidRPr="00F00BC3">
        <w:rPr>
          <w:rFonts w:ascii="Times New Roman" w:eastAsia="Times New Roman" w:hAnsi="Times New Roman"/>
          <w:color w:val="000000"/>
          <w:sz w:val="24"/>
          <w:szCs w:val="24"/>
          <w:u w:color="000000"/>
          <w:bdr w:val="nil"/>
          <w:lang w:val="pt-PT"/>
        </w:rPr>
        <w:t>Sabin</w:t>
      </w:r>
      <w:proofErr w:type="spellEnd"/>
      <w:r w:rsidRPr="00F00BC3">
        <w:rPr>
          <w:rFonts w:ascii="Times New Roman" w:eastAsia="Times New Roman" w:hAnsi="Times New Roman"/>
          <w:color w:val="000000"/>
          <w:sz w:val="24"/>
          <w:szCs w:val="24"/>
          <w:u w:color="000000"/>
          <w:bdr w:val="nil"/>
          <w:lang w:val="pt-PT"/>
        </w:rPr>
        <w:t>, pela orientação e por tornar este trabalho possível.</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 xml:space="preserve">Às Professoras </w:t>
      </w:r>
      <w:r>
        <w:rPr>
          <w:rFonts w:ascii="Times New Roman" w:eastAsia="Times New Roman" w:hAnsi="Times New Roman"/>
          <w:color w:val="000000"/>
          <w:sz w:val="24"/>
          <w:szCs w:val="24"/>
          <w:u w:color="000000"/>
          <w:bdr w:val="nil"/>
          <w:lang w:val="pt-PT"/>
        </w:rPr>
        <w:t>Ângela Maria de Souza Ponciano</w:t>
      </w:r>
      <w:r w:rsidRPr="00F00BC3">
        <w:rPr>
          <w:rFonts w:ascii="Times New Roman" w:eastAsia="Times New Roman" w:hAnsi="Times New Roman"/>
          <w:color w:val="000000"/>
          <w:sz w:val="24"/>
          <w:szCs w:val="24"/>
          <w:u w:color="000000"/>
          <w:bdr w:val="nil"/>
          <w:lang w:val="pt-PT"/>
        </w:rPr>
        <w:t xml:space="preserve"> e </w:t>
      </w:r>
      <w:proofErr w:type="spellStart"/>
      <w:r w:rsidRPr="00F00BC3">
        <w:rPr>
          <w:rFonts w:ascii="Times New Roman" w:eastAsia="Times New Roman" w:hAnsi="Times New Roman"/>
          <w:color w:val="000000"/>
          <w:sz w:val="24"/>
          <w:szCs w:val="24"/>
          <w:u w:color="000000"/>
          <w:bdr w:val="nil"/>
        </w:rPr>
        <w:t>Nirla</w:t>
      </w:r>
      <w:proofErr w:type="spellEnd"/>
      <w:r w:rsidRPr="00F00BC3">
        <w:rPr>
          <w:rFonts w:ascii="Times New Roman" w:eastAsia="Times New Roman" w:hAnsi="Times New Roman"/>
          <w:color w:val="000000"/>
          <w:sz w:val="24"/>
          <w:szCs w:val="24"/>
          <w:u w:color="000000"/>
          <w:bdr w:val="nil"/>
        </w:rPr>
        <w:t xml:space="preserve"> Rodrigues Romero por aceitarem participar da banca e</w:t>
      </w:r>
      <w:proofErr w:type="spellStart"/>
      <w:r w:rsidRPr="00F00BC3">
        <w:rPr>
          <w:rFonts w:ascii="Times New Roman" w:eastAsia="Times New Roman" w:hAnsi="Times New Roman"/>
          <w:color w:val="000000"/>
          <w:sz w:val="24"/>
          <w:szCs w:val="24"/>
          <w:u w:color="000000"/>
          <w:bdr w:val="nil"/>
          <w:lang w:val="pt-PT"/>
        </w:rPr>
        <w:t>xaminadora</w:t>
      </w:r>
      <w:proofErr w:type="spellEnd"/>
      <w:r w:rsidRPr="00F00BC3">
        <w:rPr>
          <w:rFonts w:ascii="Times New Roman" w:eastAsia="Times New Roman" w:hAnsi="Times New Roman"/>
          <w:color w:val="000000"/>
          <w:sz w:val="24"/>
          <w:szCs w:val="24"/>
          <w:u w:color="000000"/>
          <w:bdr w:val="nil"/>
        </w:rPr>
        <w:t xml:space="preserve"> deste trabalho e pelas valiosas sugestões.</w:t>
      </w:r>
    </w:p>
    <w:p w:rsidR="00E25CC6"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Às melhores amigas</w:t>
      </w:r>
      <w:r w:rsidRPr="00F00BC3">
        <w:rPr>
          <w:rFonts w:ascii="Times New Roman" w:eastAsia="Times New Roman" w:hAnsi="Times New Roman"/>
          <w:color w:val="000000"/>
          <w:sz w:val="24"/>
          <w:szCs w:val="24"/>
          <w:u w:color="000000"/>
          <w:bdr w:val="nil"/>
        </w:rPr>
        <w:t xml:space="preserve"> </w:t>
      </w:r>
      <w:proofErr w:type="spellStart"/>
      <w:r w:rsidRPr="00F00BC3">
        <w:rPr>
          <w:rFonts w:ascii="Times New Roman" w:eastAsia="Times New Roman" w:hAnsi="Times New Roman"/>
          <w:color w:val="000000"/>
          <w:sz w:val="24"/>
          <w:szCs w:val="24"/>
          <w:u w:color="000000"/>
          <w:bdr w:val="nil"/>
        </w:rPr>
        <w:t>Chamini</w:t>
      </w:r>
      <w:proofErr w:type="spellEnd"/>
      <w:r w:rsidRPr="00F00BC3">
        <w:rPr>
          <w:rFonts w:ascii="Times New Roman" w:eastAsia="Times New Roman" w:hAnsi="Times New Roman"/>
          <w:color w:val="000000"/>
          <w:sz w:val="24"/>
          <w:szCs w:val="24"/>
          <w:u w:color="000000"/>
          <w:bdr w:val="nil"/>
        </w:rPr>
        <w:t xml:space="preserve"> Lino, Emanuela Batista, Juliana Arruda e Larissa Coelho, pelo apoio em todos os aspectos durante os muitos anos de curso.</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Pr>
          <w:rFonts w:ascii="Times New Roman" w:eastAsia="Times New Roman" w:hAnsi="Times New Roman"/>
          <w:color w:val="000000"/>
          <w:sz w:val="24"/>
          <w:szCs w:val="24"/>
          <w:u w:color="000000"/>
          <w:bdr w:val="nil"/>
        </w:rPr>
        <w:t xml:space="preserve">Às colegas de pesquisa, Kelly </w:t>
      </w:r>
      <w:proofErr w:type="spellStart"/>
      <w:r>
        <w:rPr>
          <w:rFonts w:ascii="Times New Roman" w:eastAsia="Times New Roman" w:hAnsi="Times New Roman"/>
          <w:color w:val="000000"/>
          <w:sz w:val="24"/>
          <w:szCs w:val="24"/>
          <w:u w:color="000000"/>
          <w:bdr w:val="nil"/>
        </w:rPr>
        <w:t>Kaliana</w:t>
      </w:r>
      <w:proofErr w:type="spellEnd"/>
      <w:r>
        <w:rPr>
          <w:rFonts w:ascii="Times New Roman" w:eastAsia="Times New Roman" w:hAnsi="Times New Roman"/>
          <w:color w:val="000000"/>
          <w:sz w:val="24"/>
          <w:szCs w:val="24"/>
          <w:u w:color="000000"/>
          <w:bdr w:val="nil"/>
        </w:rPr>
        <w:t xml:space="preserve"> dos Santos e Paula Maria Pereira Freire, pelo companheirismo e auxílio, tanto na pesquisa, quanto nas adversidades e entraves que enfrentamos no hospital, em decorrência deste trabalho. Agradeço em especial à Paula, pela sua ajuda em momentos difíceis, de cunho pessoal e emocional, e também em momentos difíceis na realização do trabalho de pesquisa.</w:t>
      </w:r>
    </w:p>
    <w:p w:rsidR="00E25CC6" w:rsidRPr="00F00BC3" w:rsidRDefault="00E25CC6" w:rsidP="00E25CC6">
      <w:pPr>
        <w:pBdr>
          <w:top w:val="nil"/>
          <w:left w:val="nil"/>
          <w:bottom w:val="nil"/>
          <w:right w:val="nil"/>
          <w:between w:val="nil"/>
          <w:bar w:val="nil"/>
        </w:pBdr>
        <w:spacing w:line="360" w:lineRule="auto"/>
        <w:ind w:firstLine="567"/>
        <w:jc w:val="both"/>
        <w:rPr>
          <w:rFonts w:ascii="Times New Roman" w:eastAsia="Times New Roman" w:hAnsi="Times New Roman"/>
          <w:color w:val="000000"/>
          <w:sz w:val="24"/>
          <w:szCs w:val="24"/>
          <w:u w:color="000000"/>
          <w:bdr w:val="nil"/>
        </w:rPr>
      </w:pPr>
      <w:r w:rsidRPr="00F00BC3">
        <w:rPr>
          <w:rFonts w:ascii="Times New Roman" w:eastAsia="Times New Roman" w:hAnsi="Times New Roman"/>
          <w:color w:val="000000"/>
          <w:sz w:val="24"/>
          <w:szCs w:val="24"/>
          <w:u w:color="000000"/>
          <w:bdr w:val="nil"/>
          <w:lang w:val="pt-PT"/>
        </w:rPr>
        <w:t xml:space="preserve">Aos funcionários do Centro Pediátrico do </w:t>
      </w:r>
      <w:proofErr w:type="spellStart"/>
      <w:r w:rsidRPr="00F00BC3">
        <w:rPr>
          <w:rFonts w:ascii="Times New Roman" w:eastAsia="Times New Roman" w:hAnsi="Times New Roman"/>
          <w:color w:val="000000"/>
          <w:sz w:val="24"/>
          <w:szCs w:val="24"/>
          <w:u w:color="000000"/>
          <w:bdr w:val="nil"/>
          <w:lang w:val="pt-PT"/>
        </w:rPr>
        <w:t>Câ</w:t>
      </w:r>
      <w:r w:rsidRPr="00F00BC3">
        <w:rPr>
          <w:rFonts w:ascii="Times New Roman" w:eastAsia="Times New Roman" w:hAnsi="Times New Roman"/>
          <w:color w:val="000000"/>
          <w:sz w:val="24"/>
          <w:szCs w:val="24"/>
          <w:u w:color="000000"/>
          <w:bdr w:val="nil"/>
        </w:rPr>
        <w:t>ncer</w:t>
      </w:r>
      <w:proofErr w:type="spellEnd"/>
      <w:r w:rsidRPr="00F00BC3">
        <w:rPr>
          <w:rFonts w:ascii="Times New Roman" w:eastAsia="Times New Roman" w:hAnsi="Times New Roman"/>
          <w:color w:val="000000"/>
          <w:sz w:val="24"/>
          <w:szCs w:val="24"/>
          <w:u w:color="000000"/>
          <w:bdr w:val="nil"/>
        </w:rPr>
        <w:t xml:space="preserve"> do Hospital Infantil Albert Sabin, por permitirem e auxiliarem na nossa pesquisa.</w:t>
      </w: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p>
    <w:p w:rsidR="00F00BC3" w:rsidRPr="00F00BC3" w:rsidRDefault="00F00BC3" w:rsidP="00F00BC3">
      <w:pPr>
        <w:spacing w:line="360" w:lineRule="auto"/>
        <w:jc w:val="center"/>
        <w:rPr>
          <w:rFonts w:ascii="Times New Roman" w:hAnsi="Times New Roman"/>
          <w:caps/>
          <w:color w:val="000000"/>
          <w:sz w:val="24"/>
          <w:szCs w:val="24"/>
          <w:lang w:eastAsia="en-US"/>
        </w:rPr>
      </w:pPr>
      <w:r w:rsidRPr="00F00BC3">
        <w:rPr>
          <w:rFonts w:ascii="Times New Roman" w:hAnsi="Times New Roman"/>
          <w:caps/>
          <w:color w:val="000000"/>
          <w:sz w:val="24"/>
          <w:szCs w:val="24"/>
          <w:lang w:eastAsia="en-US"/>
        </w:rPr>
        <w:br w:type="page"/>
      </w:r>
    </w:p>
    <w:p w:rsidR="00F00BC3" w:rsidRPr="00F00BC3" w:rsidRDefault="00F00BC3" w:rsidP="00F00BC3">
      <w:pPr>
        <w:spacing w:line="360" w:lineRule="auto"/>
        <w:jc w:val="center"/>
        <w:rPr>
          <w:rFonts w:ascii="Times New Roman" w:hAnsi="Times New Roman"/>
          <w:b/>
          <w:caps/>
          <w:color w:val="000000"/>
          <w:sz w:val="24"/>
          <w:szCs w:val="24"/>
          <w:lang w:eastAsia="en-US"/>
        </w:rPr>
      </w:pPr>
      <w:r w:rsidRPr="00F00BC3">
        <w:rPr>
          <w:rFonts w:ascii="Times New Roman" w:hAnsi="Times New Roman"/>
          <w:b/>
          <w:caps/>
          <w:color w:val="000000"/>
          <w:sz w:val="24"/>
          <w:szCs w:val="24"/>
          <w:lang w:eastAsia="en-US"/>
        </w:rPr>
        <w:lastRenderedPageBreak/>
        <w:t>RESUMO</w:t>
      </w:r>
    </w:p>
    <w:p w:rsidR="00E25CC6" w:rsidRDefault="00E25CC6" w:rsidP="00E25CC6">
      <w:pPr>
        <w:spacing w:line="360" w:lineRule="auto"/>
        <w:ind w:firstLine="1134"/>
        <w:jc w:val="both"/>
        <w:rPr>
          <w:rFonts w:ascii="Times New Roman" w:hAnsi="Times New Roman"/>
          <w:sz w:val="24"/>
        </w:rPr>
      </w:pPr>
      <w:r w:rsidRPr="00E25CC6">
        <w:rPr>
          <w:rFonts w:ascii="Times New Roman" w:hAnsi="Times New Roman"/>
          <w:sz w:val="24"/>
        </w:rPr>
        <w:t xml:space="preserve"> </w:t>
      </w:r>
      <w:r>
        <w:rPr>
          <w:rFonts w:ascii="Times New Roman" w:hAnsi="Times New Roman"/>
          <w:sz w:val="24"/>
        </w:rPr>
        <w:t>No Brasil</w:t>
      </w:r>
      <w:r w:rsidRPr="00DF511D">
        <w:rPr>
          <w:rFonts w:ascii="Times New Roman" w:hAnsi="Times New Roman"/>
          <w:sz w:val="24"/>
        </w:rPr>
        <w:t xml:space="preserve">, as neoplasias figuram entre as cinco principais causas de morte não violenta. A quimioterapia </w:t>
      </w:r>
      <w:r>
        <w:rPr>
          <w:rFonts w:ascii="Times New Roman" w:hAnsi="Times New Roman"/>
          <w:sz w:val="24"/>
        </w:rPr>
        <w:t xml:space="preserve">(QT) </w:t>
      </w:r>
      <w:proofErr w:type="spellStart"/>
      <w:r w:rsidRPr="00DF511D">
        <w:rPr>
          <w:rFonts w:ascii="Times New Roman" w:hAnsi="Times New Roman"/>
          <w:sz w:val="24"/>
        </w:rPr>
        <w:t>antineoplásica</w:t>
      </w:r>
      <w:proofErr w:type="spellEnd"/>
      <w:r w:rsidRPr="00DF511D">
        <w:rPr>
          <w:rFonts w:ascii="Times New Roman" w:hAnsi="Times New Roman"/>
          <w:sz w:val="24"/>
        </w:rPr>
        <w:t xml:space="preserve"> pode ser</w:t>
      </w:r>
      <w:r>
        <w:rPr>
          <w:rFonts w:ascii="Times New Roman" w:hAnsi="Times New Roman"/>
          <w:sz w:val="24"/>
        </w:rPr>
        <w:t xml:space="preserve"> utilizada antes da </w:t>
      </w:r>
      <w:r w:rsidRPr="00DF511D">
        <w:rPr>
          <w:rFonts w:ascii="Times New Roman" w:hAnsi="Times New Roman"/>
          <w:sz w:val="24"/>
        </w:rPr>
        <w:t>ressecção</w:t>
      </w:r>
      <w:r>
        <w:rPr>
          <w:rFonts w:ascii="Times New Roman" w:hAnsi="Times New Roman"/>
          <w:sz w:val="24"/>
        </w:rPr>
        <w:t xml:space="preserve"> cirúrgica</w:t>
      </w:r>
      <w:r w:rsidRPr="00DF511D">
        <w:rPr>
          <w:rFonts w:ascii="Times New Roman" w:hAnsi="Times New Roman"/>
          <w:sz w:val="24"/>
        </w:rPr>
        <w:t>, ou depois, junto à radioterapia</w:t>
      </w:r>
      <w:r>
        <w:rPr>
          <w:rFonts w:ascii="Times New Roman" w:hAnsi="Times New Roman"/>
          <w:sz w:val="24"/>
        </w:rPr>
        <w:t xml:space="preserve"> (RT)</w:t>
      </w:r>
      <w:r w:rsidRPr="00DF511D">
        <w:rPr>
          <w:rFonts w:ascii="Times New Roman" w:hAnsi="Times New Roman"/>
          <w:sz w:val="24"/>
        </w:rPr>
        <w:t xml:space="preserve">. Os eventos adversos da </w:t>
      </w:r>
      <w:r>
        <w:rPr>
          <w:rFonts w:ascii="Times New Roman" w:hAnsi="Times New Roman"/>
          <w:sz w:val="24"/>
        </w:rPr>
        <w:t xml:space="preserve">QT dependem de </w:t>
      </w:r>
      <w:r w:rsidRPr="00DF511D">
        <w:rPr>
          <w:rFonts w:ascii="Times New Roman" w:hAnsi="Times New Roman"/>
          <w:sz w:val="24"/>
        </w:rPr>
        <w:t xml:space="preserve">fatores, </w:t>
      </w:r>
      <w:r>
        <w:rPr>
          <w:rFonts w:ascii="Times New Roman" w:hAnsi="Times New Roman"/>
          <w:sz w:val="24"/>
        </w:rPr>
        <w:t xml:space="preserve">como </w:t>
      </w:r>
      <w:r w:rsidRPr="00DF511D">
        <w:rPr>
          <w:rFonts w:ascii="Times New Roman" w:hAnsi="Times New Roman"/>
          <w:sz w:val="24"/>
        </w:rPr>
        <w:t xml:space="preserve">combinação e </w:t>
      </w:r>
      <w:r>
        <w:rPr>
          <w:rFonts w:ascii="Times New Roman" w:hAnsi="Times New Roman"/>
          <w:sz w:val="24"/>
        </w:rPr>
        <w:t xml:space="preserve">mecanismo de ação </w:t>
      </w:r>
      <w:r w:rsidRPr="008D13E7">
        <w:rPr>
          <w:rFonts w:ascii="Times New Roman" w:hAnsi="Times New Roman"/>
          <w:sz w:val="24"/>
        </w:rPr>
        <w:t>dos fármacos</w:t>
      </w:r>
      <w:r>
        <w:rPr>
          <w:rFonts w:ascii="Times New Roman" w:hAnsi="Times New Roman"/>
          <w:sz w:val="24"/>
        </w:rPr>
        <w:t xml:space="preserve">; localização e capacidade </w:t>
      </w:r>
      <w:r w:rsidRPr="00DF511D">
        <w:rPr>
          <w:rFonts w:ascii="Times New Roman" w:hAnsi="Times New Roman"/>
          <w:sz w:val="24"/>
        </w:rPr>
        <w:t>met</w:t>
      </w:r>
      <w:r>
        <w:rPr>
          <w:rFonts w:ascii="Times New Roman" w:hAnsi="Times New Roman"/>
          <w:sz w:val="24"/>
        </w:rPr>
        <w:t>astática do tumor; idade do paciente e</w:t>
      </w:r>
      <w:r w:rsidRPr="00DF511D">
        <w:rPr>
          <w:rFonts w:ascii="Times New Roman" w:hAnsi="Times New Roman"/>
          <w:sz w:val="24"/>
        </w:rPr>
        <w:t xml:space="preserve"> </w:t>
      </w:r>
      <w:proofErr w:type="spellStart"/>
      <w:r>
        <w:rPr>
          <w:rFonts w:ascii="Times New Roman" w:hAnsi="Times New Roman"/>
          <w:sz w:val="24"/>
        </w:rPr>
        <w:t>comorbidades</w:t>
      </w:r>
      <w:proofErr w:type="spellEnd"/>
      <w:r w:rsidRPr="00DF511D">
        <w:rPr>
          <w:rFonts w:ascii="Times New Roman" w:hAnsi="Times New Roman"/>
          <w:sz w:val="24"/>
        </w:rPr>
        <w:t xml:space="preserve">. A finalidade deste trabalho é avaliar a </w:t>
      </w:r>
      <w:r>
        <w:rPr>
          <w:rFonts w:ascii="Times New Roman" w:hAnsi="Times New Roman"/>
          <w:sz w:val="24"/>
        </w:rPr>
        <w:t>preval</w:t>
      </w:r>
      <w:r w:rsidRPr="00DF511D">
        <w:rPr>
          <w:rFonts w:ascii="Times New Roman" w:hAnsi="Times New Roman"/>
          <w:sz w:val="24"/>
        </w:rPr>
        <w:t>ência desses e</w:t>
      </w:r>
      <w:r>
        <w:rPr>
          <w:rFonts w:ascii="Times New Roman" w:hAnsi="Times New Roman"/>
          <w:sz w:val="24"/>
        </w:rPr>
        <w:t>ventos</w:t>
      </w:r>
      <w:r w:rsidRPr="00DF511D">
        <w:rPr>
          <w:rFonts w:ascii="Times New Roman" w:hAnsi="Times New Roman"/>
          <w:sz w:val="24"/>
        </w:rPr>
        <w:t xml:space="preserve"> nos pacientes </w:t>
      </w:r>
      <w:r>
        <w:rPr>
          <w:rFonts w:ascii="Times New Roman" w:hAnsi="Times New Roman"/>
          <w:sz w:val="24"/>
        </w:rPr>
        <w:t xml:space="preserve">com </w:t>
      </w:r>
      <w:r w:rsidRPr="00DF511D">
        <w:rPr>
          <w:rFonts w:ascii="Times New Roman" w:hAnsi="Times New Roman"/>
          <w:sz w:val="24"/>
        </w:rPr>
        <w:t xml:space="preserve">tumores do </w:t>
      </w:r>
      <w:r>
        <w:rPr>
          <w:rFonts w:ascii="Times New Roman" w:hAnsi="Times New Roman"/>
          <w:sz w:val="24"/>
        </w:rPr>
        <w:t>Sistema Nervoso Central (</w:t>
      </w:r>
      <w:r w:rsidRPr="00DF511D">
        <w:rPr>
          <w:rFonts w:ascii="Times New Roman" w:hAnsi="Times New Roman"/>
          <w:sz w:val="24"/>
        </w:rPr>
        <w:t>SNC</w:t>
      </w:r>
      <w:r>
        <w:rPr>
          <w:rFonts w:ascii="Times New Roman" w:hAnsi="Times New Roman"/>
          <w:sz w:val="24"/>
        </w:rPr>
        <w:t>)</w:t>
      </w:r>
      <w:r w:rsidDel="000420BE">
        <w:rPr>
          <w:rFonts w:ascii="Times New Roman" w:hAnsi="Times New Roman"/>
          <w:sz w:val="24"/>
        </w:rPr>
        <w:t xml:space="preserve"> </w:t>
      </w:r>
      <w:r>
        <w:rPr>
          <w:rFonts w:ascii="Times New Roman" w:hAnsi="Times New Roman"/>
          <w:sz w:val="24"/>
        </w:rPr>
        <w:t>tratados com</w:t>
      </w:r>
      <w:r w:rsidRPr="00DF511D">
        <w:rPr>
          <w:rFonts w:ascii="Times New Roman" w:hAnsi="Times New Roman"/>
          <w:sz w:val="24"/>
        </w:rPr>
        <w:t xml:space="preserve"> </w:t>
      </w:r>
      <w:r>
        <w:rPr>
          <w:rFonts w:ascii="Times New Roman" w:hAnsi="Times New Roman"/>
          <w:sz w:val="24"/>
        </w:rPr>
        <w:t>QT</w:t>
      </w:r>
      <w:r w:rsidRPr="00DF511D">
        <w:rPr>
          <w:rFonts w:ascii="Times New Roman" w:hAnsi="Times New Roman"/>
          <w:sz w:val="24"/>
        </w:rPr>
        <w:t xml:space="preserve"> no </w:t>
      </w:r>
      <w:r>
        <w:rPr>
          <w:rFonts w:ascii="Times New Roman" w:hAnsi="Times New Roman"/>
          <w:sz w:val="24"/>
        </w:rPr>
        <w:t>Centro Pediátrico do Câncer</w:t>
      </w:r>
      <w:r w:rsidRPr="00DF511D">
        <w:rPr>
          <w:rFonts w:ascii="Times New Roman" w:hAnsi="Times New Roman"/>
          <w:sz w:val="24"/>
        </w:rPr>
        <w:t xml:space="preserve"> do Hospital Infantil Albert Sabin (</w:t>
      </w:r>
      <w:r>
        <w:rPr>
          <w:rFonts w:ascii="Times New Roman" w:hAnsi="Times New Roman"/>
          <w:sz w:val="24"/>
        </w:rPr>
        <w:t>CPC-</w:t>
      </w:r>
      <w:r w:rsidRPr="00DF511D">
        <w:rPr>
          <w:rFonts w:ascii="Times New Roman" w:hAnsi="Times New Roman"/>
          <w:sz w:val="24"/>
        </w:rPr>
        <w:t xml:space="preserve">HIAS). </w:t>
      </w:r>
      <w:r>
        <w:rPr>
          <w:rFonts w:ascii="Times New Roman" w:hAnsi="Times New Roman"/>
          <w:sz w:val="24"/>
        </w:rPr>
        <w:t>O mesmo f</w:t>
      </w:r>
      <w:r w:rsidRPr="00DA4BE6">
        <w:rPr>
          <w:rFonts w:ascii="Times New Roman" w:hAnsi="Times New Roman"/>
          <w:sz w:val="24"/>
        </w:rPr>
        <w:t xml:space="preserve">oi realizado através de estudo retrospectivo </w:t>
      </w:r>
      <w:r>
        <w:rPr>
          <w:rFonts w:ascii="Times New Roman" w:hAnsi="Times New Roman"/>
          <w:sz w:val="24"/>
        </w:rPr>
        <w:t>dos prontuários de pacientes tratados n</w:t>
      </w:r>
      <w:r w:rsidRPr="00DA4BE6">
        <w:rPr>
          <w:rFonts w:ascii="Times New Roman" w:hAnsi="Times New Roman"/>
          <w:sz w:val="24"/>
        </w:rPr>
        <w:t xml:space="preserve">o CPC-HIAS, e posterior análise dos resultados, como frequência de ocorrência dos principais eventos adversos </w:t>
      </w:r>
      <w:r>
        <w:rPr>
          <w:rFonts w:ascii="Times New Roman" w:hAnsi="Times New Roman"/>
          <w:sz w:val="24"/>
        </w:rPr>
        <w:t>registrados</w:t>
      </w:r>
      <w:r w:rsidRPr="00DA4BE6">
        <w:rPr>
          <w:rFonts w:ascii="Times New Roman" w:hAnsi="Times New Roman"/>
          <w:sz w:val="24"/>
        </w:rPr>
        <w:t xml:space="preserve">. Foram incluídos pacientes de 0-18 anos </w:t>
      </w:r>
      <w:r>
        <w:rPr>
          <w:rFonts w:ascii="Times New Roman" w:hAnsi="Times New Roman"/>
          <w:sz w:val="24"/>
        </w:rPr>
        <w:t xml:space="preserve">com </w:t>
      </w:r>
      <w:r w:rsidRPr="00DA4BE6">
        <w:rPr>
          <w:rFonts w:ascii="Times New Roman" w:hAnsi="Times New Roman"/>
          <w:sz w:val="24"/>
        </w:rPr>
        <w:t>neoplasias</w:t>
      </w:r>
      <w:r>
        <w:rPr>
          <w:rFonts w:ascii="Times New Roman" w:hAnsi="Times New Roman"/>
          <w:sz w:val="24"/>
        </w:rPr>
        <w:t xml:space="preserve"> malignas</w:t>
      </w:r>
      <w:r w:rsidRPr="00DA4BE6">
        <w:rPr>
          <w:rFonts w:ascii="Times New Roman" w:hAnsi="Times New Roman"/>
          <w:sz w:val="24"/>
        </w:rPr>
        <w:t xml:space="preserve"> do SNC que iniciaram tratamento entre janeiro de 2007 e dezembro de 2010. Além dos eventos adversos, foram estudados também </w:t>
      </w:r>
      <w:r>
        <w:rPr>
          <w:rFonts w:ascii="Times New Roman" w:hAnsi="Times New Roman"/>
          <w:sz w:val="24"/>
        </w:rPr>
        <w:t>as modalidades</w:t>
      </w:r>
      <w:r w:rsidRPr="00DA4BE6">
        <w:rPr>
          <w:rFonts w:ascii="Times New Roman" w:hAnsi="Times New Roman"/>
          <w:sz w:val="24"/>
        </w:rPr>
        <w:t xml:space="preserve"> de tratamento (QT, RT e cirurgia). Para categorizar os dados, foi utilizada a classificação traduzida dos Critérios Comuns de Toxicidade, do </w:t>
      </w:r>
      <w:proofErr w:type="spellStart"/>
      <w:r w:rsidRPr="00683EAA">
        <w:rPr>
          <w:rFonts w:ascii="Times New Roman" w:hAnsi="Times New Roman"/>
          <w:i/>
          <w:sz w:val="24"/>
        </w:rPr>
        <w:t>National</w:t>
      </w:r>
      <w:proofErr w:type="spellEnd"/>
      <w:r w:rsidRPr="00683EAA">
        <w:rPr>
          <w:rFonts w:ascii="Times New Roman" w:hAnsi="Times New Roman"/>
          <w:i/>
          <w:sz w:val="24"/>
        </w:rPr>
        <w:t xml:space="preserve"> </w:t>
      </w:r>
      <w:proofErr w:type="spellStart"/>
      <w:r w:rsidRPr="00683EAA">
        <w:rPr>
          <w:rFonts w:ascii="Times New Roman" w:hAnsi="Times New Roman"/>
          <w:i/>
          <w:sz w:val="24"/>
        </w:rPr>
        <w:t>Cancer</w:t>
      </w:r>
      <w:proofErr w:type="spellEnd"/>
      <w:r w:rsidRPr="00683EAA">
        <w:rPr>
          <w:rFonts w:ascii="Times New Roman" w:hAnsi="Times New Roman"/>
          <w:i/>
          <w:sz w:val="24"/>
        </w:rPr>
        <w:t xml:space="preserve"> </w:t>
      </w:r>
      <w:proofErr w:type="spellStart"/>
      <w:r w:rsidRPr="00683EAA">
        <w:rPr>
          <w:rFonts w:ascii="Times New Roman" w:hAnsi="Times New Roman"/>
          <w:i/>
          <w:sz w:val="24"/>
        </w:rPr>
        <w:t>Institute</w:t>
      </w:r>
      <w:proofErr w:type="spellEnd"/>
      <w:r w:rsidRPr="00DA4BE6">
        <w:rPr>
          <w:rFonts w:ascii="Times New Roman" w:hAnsi="Times New Roman"/>
          <w:sz w:val="24"/>
        </w:rPr>
        <w:t>.</w:t>
      </w:r>
      <w:r w:rsidRPr="00DF511D">
        <w:rPr>
          <w:rFonts w:ascii="Times New Roman" w:hAnsi="Times New Roman"/>
          <w:sz w:val="24"/>
        </w:rPr>
        <w:t xml:space="preserve"> </w:t>
      </w:r>
      <w:r>
        <w:rPr>
          <w:rFonts w:ascii="Times New Roman" w:hAnsi="Times New Roman"/>
          <w:sz w:val="24"/>
        </w:rPr>
        <w:t xml:space="preserve">No período do estudo, </w:t>
      </w:r>
      <w:r w:rsidRPr="00DF511D">
        <w:rPr>
          <w:rFonts w:ascii="Times New Roman" w:hAnsi="Times New Roman"/>
          <w:sz w:val="24"/>
        </w:rPr>
        <w:t xml:space="preserve">145 pacientes foram diagnosticados com tumor primário do SNC no </w:t>
      </w:r>
      <w:r>
        <w:rPr>
          <w:rFonts w:ascii="Times New Roman" w:hAnsi="Times New Roman"/>
          <w:sz w:val="24"/>
        </w:rPr>
        <w:t>CPC-</w:t>
      </w:r>
      <w:r w:rsidRPr="00DF511D">
        <w:rPr>
          <w:rFonts w:ascii="Times New Roman" w:hAnsi="Times New Roman"/>
          <w:sz w:val="24"/>
        </w:rPr>
        <w:t>HIAS, dos quais 91 receberam QT</w:t>
      </w:r>
      <w:r>
        <w:rPr>
          <w:rFonts w:ascii="Times New Roman" w:hAnsi="Times New Roman"/>
          <w:sz w:val="24"/>
        </w:rPr>
        <w:t>. Oito</w:t>
      </w:r>
      <w:r w:rsidRPr="00DF511D">
        <w:rPr>
          <w:rFonts w:ascii="Times New Roman" w:hAnsi="Times New Roman"/>
          <w:sz w:val="24"/>
        </w:rPr>
        <w:t xml:space="preserve"> protocolos de QT foram utilizados, sendo os mais frequentes COG-A9952 (47 pacientes), </w:t>
      </w:r>
      <w:r>
        <w:rPr>
          <w:rFonts w:ascii="Times New Roman" w:hAnsi="Times New Roman"/>
          <w:sz w:val="24"/>
        </w:rPr>
        <w:t>SLAOP</w:t>
      </w:r>
      <w:r w:rsidRPr="00DF511D">
        <w:rPr>
          <w:rFonts w:ascii="Times New Roman" w:hAnsi="Times New Roman"/>
          <w:sz w:val="24"/>
        </w:rPr>
        <w:t xml:space="preserve"> (19 pacientes) e SOBOPE 1998 (15 pacientes</w:t>
      </w:r>
      <w:r>
        <w:rPr>
          <w:rFonts w:ascii="Times New Roman" w:hAnsi="Times New Roman"/>
          <w:sz w:val="24"/>
        </w:rPr>
        <w:t>, que receberam QT/RT</w:t>
      </w:r>
      <w:r w:rsidRPr="00DF511D">
        <w:rPr>
          <w:rFonts w:ascii="Times New Roman" w:hAnsi="Times New Roman"/>
          <w:sz w:val="24"/>
        </w:rPr>
        <w:t xml:space="preserve">). </w:t>
      </w:r>
      <w:r>
        <w:rPr>
          <w:rFonts w:ascii="Times New Roman" w:hAnsi="Times New Roman"/>
          <w:sz w:val="24"/>
        </w:rPr>
        <w:t>Registraram</w:t>
      </w:r>
      <w:r w:rsidRPr="00DF511D">
        <w:rPr>
          <w:rFonts w:ascii="Times New Roman" w:hAnsi="Times New Roman"/>
          <w:sz w:val="24"/>
        </w:rPr>
        <w:t>-se eventos adversos</w:t>
      </w:r>
      <w:r>
        <w:rPr>
          <w:rFonts w:ascii="Times New Roman" w:hAnsi="Times New Roman"/>
          <w:sz w:val="24"/>
        </w:rPr>
        <w:t xml:space="preserve"> conhecidos, durante a</w:t>
      </w:r>
      <w:r w:rsidRPr="00DF511D">
        <w:rPr>
          <w:rFonts w:ascii="Times New Roman" w:hAnsi="Times New Roman"/>
          <w:sz w:val="24"/>
        </w:rPr>
        <w:t xml:space="preserve"> QT</w:t>
      </w:r>
      <w:r>
        <w:rPr>
          <w:rFonts w:ascii="Times New Roman" w:hAnsi="Times New Roman"/>
          <w:sz w:val="24"/>
        </w:rPr>
        <w:t>,</w:t>
      </w:r>
      <w:r w:rsidRPr="00DF511D">
        <w:rPr>
          <w:rFonts w:ascii="Times New Roman" w:hAnsi="Times New Roman"/>
          <w:sz w:val="24"/>
        </w:rPr>
        <w:t xml:space="preserve"> em 53 pacientes (58</w:t>
      </w:r>
      <w:r>
        <w:rPr>
          <w:rFonts w:ascii="Times New Roman" w:hAnsi="Times New Roman"/>
          <w:sz w:val="24"/>
        </w:rPr>
        <w:t>,2</w:t>
      </w:r>
      <w:r w:rsidRPr="00DF511D">
        <w:rPr>
          <w:rFonts w:ascii="Times New Roman" w:hAnsi="Times New Roman"/>
          <w:sz w:val="24"/>
        </w:rPr>
        <w:t>% do total</w:t>
      </w:r>
      <w:r>
        <w:rPr>
          <w:rFonts w:ascii="Times New Roman" w:hAnsi="Times New Roman"/>
          <w:sz w:val="24"/>
        </w:rPr>
        <w:t xml:space="preserve"> de 91</w:t>
      </w:r>
      <w:r w:rsidRPr="00DF511D">
        <w:rPr>
          <w:rFonts w:ascii="Times New Roman" w:hAnsi="Times New Roman"/>
          <w:sz w:val="24"/>
        </w:rPr>
        <w:t>)</w:t>
      </w:r>
      <w:r>
        <w:rPr>
          <w:rFonts w:ascii="Times New Roman" w:hAnsi="Times New Roman"/>
          <w:sz w:val="24"/>
        </w:rPr>
        <w:t xml:space="preserve">, sendo os mais comuns: </w:t>
      </w:r>
      <w:r w:rsidRPr="008C398D">
        <w:rPr>
          <w:rFonts w:ascii="Times New Roman" w:hAnsi="Times New Roman"/>
          <w:sz w:val="24"/>
        </w:rPr>
        <w:t>toxicidade hematológica (28,6%) e infecção (24,2%)</w:t>
      </w:r>
      <w:r w:rsidRPr="00DF511D">
        <w:rPr>
          <w:rFonts w:ascii="Times New Roman" w:hAnsi="Times New Roman"/>
          <w:sz w:val="24"/>
        </w:rPr>
        <w:t xml:space="preserve">. </w:t>
      </w:r>
      <w:r>
        <w:rPr>
          <w:rFonts w:ascii="Times New Roman" w:hAnsi="Times New Roman"/>
          <w:sz w:val="24"/>
        </w:rPr>
        <w:t>Quinze pacientes</w:t>
      </w:r>
      <w:r w:rsidRPr="00DF511D">
        <w:rPr>
          <w:rFonts w:ascii="Times New Roman" w:hAnsi="Times New Roman"/>
          <w:sz w:val="24"/>
        </w:rPr>
        <w:t xml:space="preserve"> (16</w:t>
      </w:r>
      <w:r>
        <w:rPr>
          <w:rFonts w:ascii="Times New Roman" w:hAnsi="Times New Roman"/>
          <w:sz w:val="24"/>
        </w:rPr>
        <w:t>,5</w:t>
      </w:r>
      <w:r w:rsidRPr="00DF511D">
        <w:rPr>
          <w:rFonts w:ascii="Times New Roman" w:hAnsi="Times New Roman"/>
          <w:sz w:val="24"/>
        </w:rPr>
        <w:t xml:space="preserve">%) foram a óbito por complicação </w:t>
      </w:r>
      <w:r>
        <w:rPr>
          <w:rFonts w:ascii="Times New Roman" w:hAnsi="Times New Roman"/>
          <w:sz w:val="24"/>
        </w:rPr>
        <w:t>do</w:t>
      </w:r>
      <w:r w:rsidRPr="00DF511D">
        <w:rPr>
          <w:rFonts w:ascii="Times New Roman" w:hAnsi="Times New Roman"/>
          <w:sz w:val="24"/>
        </w:rPr>
        <w:t xml:space="preserve"> tratamento</w:t>
      </w:r>
      <w:r>
        <w:rPr>
          <w:rFonts w:ascii="Times New Roman" w:hAnsi="Times New Roman"/>
          <w:sz w:val="24"/>
        </w:rPr>
        <w:t xml:space="preserve"> com quimioterápico ou cirúrgico</w:t>
      </w:r>
      <w:r w:rsidRPr="00DF511D">
        <w:rPr>
          <w:rFonts w:ascii="Times New Roman" w:hAnsi="Times New Roman"/>
          <w:sz w:val="24"/>
        </w:rPr>
        <w:t xml:space="preserve">. </w:t>
      </w:r>
      <w:r>
        <w:rPr>
          <w:rFonts w:ascii="Times New Roman" w:hAnsi="Times New Roman"/>
          <w:sz w:val="24"/>
        </w:rPr>
        <w:t>No ensaio CCG-9961 a perda auditiva grave pode ser decorrente de altas doses cumulativas de cisplatina</w:t>
      </w:r>
      <w:r w:rsidRPr="002751D5">
        <w:rPr>
          <w:rFonts w:ascii="Times New Roman" w:hAnsi="Times New Roman"/>
          <w:sz w:val="24"/>
        </w:rPr>
        <w:t>. Os resultados demonstram frequência de eventos menor que a esperada quando comparada com as publicações dos ensaios clínicos, provavelmente por ser um est</w:t>
      </w:r>
      <w:r>
        <w:rPr>
          <w:rFonts w:ascii="Times New Roman" w:hAnsi="Times New Roman"/>
          <w:sz w:val="24"/>
        </w:rPr>
        <w:t xml:space="preserve">udo retrospectivo e devido à subnotificação. A ocorrência de sangramento cerebral pode estar relacionada ao uso de ácido </w:t>
      </w:r>
      <w:proofErr w:type="spellStart"/>
      <w:r>
        <w:rPr>
          <w:rFonts w:ascii="Times New Roman" w:hAnsi="Times New Roman"/>
          <w:sz w:val="24"/>
        </w:rPr>
        <w:t>valpróico</w:t>
      </w:r>
      <w:proofErr w:type="spellEnd"/>
      <w:r>
        <w:rPr>
          <w:rFonts w:ascii="Times New Roman" w:hAnsi="Times New Roman"/>
          <w:sz w:val="24"/>
        </w:rPr>
        <w:t xml:space="preserve"> como antiepilético profilático. </w:t>
      </w:r>
      <w:r w:rsidRPr="00803F41">
        <w:rPr>
          <w:rFonts w:ascii="Times New Roman" w:eastAsia="Times New Roman" w:hAnsi="Times New Roman"/>
          <w:sz w:val="24"/>
          <w:lang w:eastAsia="en-US"/>
        </w:rPr>
        <w:t xml:space="preserve">Uma elevada </w:t>
      </w:r>
      <w:r>
        <w:rPr>
          <w:rFonts w:ascii="Times New Roman" w:eastAsia="Times New Roman" w:hAnsi="Times New Roman"/>
          <w:sz w:val="24"/>
          <w:lang w:eastAsia="en-US"/>
        </w:rPr>
        <w:t xml:space="preserve">quantidade </w:t>
      </w:r>
      <w:r w:rsidRPr="00803F41">
        <w:rPr>
          <w:rFonts w:ascii="Times New Roman" w:eastAsia="Times New Roman" w:hAnsi="Times New Roman"/>
          <w:sz w:val="24"/>
          <w:lang w:eastAsia="en-US"/>
        </w:rPr>
        <w:t>de pacientes (16</w:t>
      </w:r>
      <w:r>
        <w:rPr>
          <w:rFonts w:ascii="Times New Roman" w:eastAsia="Times New Roman" w:hAnsi="Times New Roman"/>
          <w:sz w:val="24"/>
          <w:lang w:eastAsia="en-US"/>
        </w:rPr>
        <w:t>,5</w:t>
      </w:r>
      <w:r w:rsidRPr="00803F41">
        <w:rPr>
          <w:rFonts w:ascii="Times New Roman" w:eastAsia="Times New Roman" w:hAnsi="Times New Roman"/>
          <w:sz w:val="24"/>
          <w:lang w:eastAsia="en-US"/>
        </w:rPr>
        <w:t>%) faleceu</w:t>
      </w:r>
      <w:r>
        <w:rPr>
          <w:rFonts w:ascii="Times New Roman" w:eastAsia="Times New Roman" w:hAnsi="Times New Roman"/>
          <w:sz w:val="24"/>
          <w:lang w:eastAsia="en-US"/>
        </w:rPr>
        <w:t>, possivelmente, em decorrência dos eventos adversos</w:t>
      </w:r>
      <w:r w:rsidRPr="00803F41">
        <w:rPr>
          <w:rFonts w:ascii="Times New Roman" w:eastAsia="Times New Roman" w:hAnsi="Times New Roman"/>
          <w:sz w:val="24"/>
          <w:lang w:eastAsia="en-US"/>
        </w:rPr>
        <w:t>, o que pode estar associado aos protocolos de tratamento da</w:t>
      </w:r>
      <w:r>
        <w:rPr>
          <w:rFonts w:ascii="Times New Roman" w:eastAsia="Times New Roman" w:hAnsi="Times New Roman"/>
          <w:sz w:val="24"/>
          <w:lang w:eastAsia="en-US"/>
        </w:rPr>
        <w:t xml:space="preserve"> </w:t>
      </w:r>
      <w:r w:rsidRPr="002751D5">
        <w:rPr>
          <w:rFonts w:ascii="Times New Roman" w:hAnsi="Times New Roman"/>
          <w:sz w:val="24"/>
        </w:rPr>
        <w:t>SLAOP e SOBOPE 1998. O</w:t>
      </w:r>
      <w:r>
        <w:rPr>
          <w:rFonts w:ascii="Times New Roman" w:hAnsi="Times New Roman"/>
          <w:sz w:val="24"/>
        </w:rPr>
        <w:t xml:space="preserve"> elevado número de óbitos contrasta com o número relativamente baixo de eventos adversos, o que leva a crer que estes foram subnotificados.</w:t>
      </w:r>
    </w:p>
    <w:p w:rsidR="00E25CC6" w:rsidRPr="00F00BC3" w:rsidRDefault="00E25CC6" w:rsidP="00E25CC6">
      <w:pPr>
        <w:spacing w:line="360" w:lineRule="auto"/>
        <w:jc w:val="both"/>
        <w:rPr>
          <w:rFonts w:ascii="Times New Roman" w:hAnsi="Times New Roman"/>
          <w:caps/>
          <w:color w:val="000000"/>
          <w:sz w:val="24"/>
          <w:szCs w:val="24"/>
          <w:lang w:eastAsia="en-US"/>
        </w:rPr>
      </w:pPr>
    </w:p>
    <w:p w:rsidR="00E25CC6" w:rsidRPr="00B5333D" w:rsidRDefault="00E25CC6" w:rsidP="00E25CC6">
      <w:pPr>
        <w:spacing w:line="360" w:lineRule="auto"/>
        <w:jc w:val="both"/>
        <w:rPr>
          <w:rFonts w:ascii="Times New Roman" w:hAnsi="Times New Roman"/>
          <w:color w:val="000000"/>
          <w:sz w:val="24"/>
          <w:szCs w:val="24"/>
          <w:lang w:val="en-US" w:eastAsia="en-US"/>
          <w:rPrChange w:id="79" w:author="Francisco Felix" w:date="2020-01-11T12:33:00Z">
            <w:rPr>
              <w:rFonts w:ascii="Times New Roman" w:hAnsi="Times New Roman"/>
              <w:color w:val="000000"/>
              <w:sz w:val="24"/>
              <w:szCs w:val="24"/>
              <w:lang w:eastAsia="en-US"/>
            </w:rPr>
          </w:rPrChange>
        </w:rPr>
      </w:pPr>
      <w:r w:rsidRPr="00F00BC3">
        <w:rPr>
          <w:rFonts w:ascii="Times New Roman" w:hAnsi="Times New Roman"/>
          <w:b/>
          <w:color w:val="000000"/>
          <w:sz w:val="24"/>
          <w:szCs w:val="24"/>
          <w:lang w:eastAsia="en-US"/>
        </w:rPr>
        <w:t>Palavras-chave:</w:t>
      </w:r>
      <w:r w:rsidRPr="00F00BC3">
        <w:rPr>
          <w:rFonts w:ascii="Times New Roman" w:hAnsi="Times New Roman"/>
          <w:color w:val="000000"/>
          <w:sz w:val="24"/>
          <w:szCs w:val="24"/>
          <w:lang w:eastAsia="en-US"/>
        </w:rPr>
        <w:t xml:space="preserve"> </w:t>
      </w:r>
      <w:del w:id="80" w:author="Rayra Lima" w:date="2016-02-12T10:27:00Z">
        <w:r w:rsidRPr="008E2EDE" w:rsidDel="008E2EDE">
          <w:rPr>
            <w:rFonts w:ascii="Times New Roman" w:hAnsi="Times New Roman"/>
            <w:color w:val="000000"/>
            <w:sz w:val="24"/>
            <w:szCs w:val="24"/>
            <w:lang w:eastAsia="en-US"/>
            <w:rPrChange w:id="81" w:author="Rayra Lima" w:date="2016-02-12T10:27:00Z">
              <w:rPr>
                <w:rFonts w:ascii="Times New Roman" w:hAnsi="Times New Roman"/>
                <w:color w:val="000000"/>
                <w:sz w:val="24"/>
                <w:szCs w:val="24"/>
                <w:highlight w:val="yellow"/>
                <w:lang w:eastAsia="en-US"/>
              </w:rPr>
            </w:rPrChange>
          </w:rPr>
          <w:delText>Eventos Adversos (</w:delText>
        </w:r>
      </w:del>
      <w:r w:rsidRPr="008E2EDE">
        <w:rPr>
          <w:rFonts w:ascii="Times New Roman" w:hAnsi="Times New Roman"/>
          <w:color w:val="000000"/>
          <w:sz w:val="24"/>
          <w:szCs w:val="24"/>
          <w:lang w:eastAsia="en-US"/>
          <w:rPrChange w:id="82" w:author="Rayra Lima" w:date="2016-02-12T10:27:00Z">
            <w:rPr>
              <w:rFonts w:ascii="Times New Roman" w:hAnsi="Times New Roman"/>
              <w:b/>
              <w:i/>
              <w:color w:val="000000"/>
              <w:sz w:val="24"/>
              <w:szCs w:val="24"/>
              <w:highlight w:val="magenta"/>
              <w:lang w:eastAsia="en-US"/>
            </w:rPr>
          </w:rPrChange>
        </w:rPr>
        <w:t>Efeitos Colaterais e Reações Adversas Relacionadas a Medicamentos</w:t>
      </w:r>
      <w:del w:id="83" w:author="Rayra Lima" w:date="2016-02-12T10:27:00Z">
        <w:r w:rsidDel="008E2EDE">
          <w:rPr>
            <w:rFonts w:ascii="Times New Roman" w:hAnsi="Times New Roman"/>
            <w:b/>
            <w:color w:val="000000"/>
            <w:sz w:val="24"/>
            <w:szCs w:val="24"/>
            <w:lang w:eastAsia="en-US"/>
          </w:rPr>
          <w:delText>)</w:delText>
        </w:r>
      </w:del>
      <w:r w:rsidRPr="00F00BC3">
        <w:rPr>
          <w:rFonts w:ascii="Times New Roman" w:hAnsi="Times New Roman"/>
          <w:color w:val="000000"/>
          <w:sz w:val="24"/>
          <w:szCs w:val="24"/>
          <w:lang w:eastAsia="en-US"/>
        </w:rPr>
        <w:t xml:space="preserve">. </w:t>
      </w:r>
      <w:r w:rsidRPr="00B5333D">
        <w:rPr>
          <w:rFonts w:ascii="Times New Roman" w:hAnsi="Times New Roman"/>
          <w:color w:val="000000"/>
          <w:sz w:val="24"/>
          <w:szCs w:val="24"/>
          <w:lang w:val="en-US" w:eastAsia="en-US"/>
          <w:rPrChange w:id="84" w:author="Francisco Felix" w:date="2020-01-11T12:33:00Z">
            <w:rPr>
              <w:rFonts w:ascii="Times New Roman" w:hAnsi="Times New Roman"/>
              <w:color w:val="000000"/>
              <w:sz w:val="24"/>
              <w:szCs w:val="24"/>
              <w:lang w:eastAsia="en-US"/>
            </w:rPr>
          </w:rPrChange>
        </w:rPr>
        <w:t>Quimioterapia. Neoplasias Encefálicas.</w:t>
      </w:r>
    </w:p>
    <w:p w:rsidR="00F00BC3" w:rsidRPr="00B5333D" w:rsidRDefault="00F00BC3" w:rsidP="00F00BC3">
      <w:pPr>
        <w:spacing w:line="360" w:lineRule="auto"/>
        <w:jc w:val="both"/>
        <w:rPr>
          <w:rFonts w:ascii="Times New Roman" w:hAnsi="Times New Roman"/>
          <w:color w:val="000000"/>
          <w:sz w:val="24"/>
          <w:szCs w:val="24"/>
          <w:lang w:val="en-US" w:eastAsia="en-US"/>
          <w:rPrChange w:id="85" w:author="Francisco Felix" w:date="2020-01-11T12:33:00Z">
            <w:rPr>
              <w:rFonts w:ascii="Times New Roman" w:hAnsi="Times New Roman"/>
              <w:color w:val="000000"/>
              <w:sz w:val="24"/>
              <w:szCs w:val="24"/>
              <w:lang w:eastAsia="en-US"/>
            </w:rPr>
          </w:rPrChange>
        </w:rPr>
      </w:pPr>
    </w:p>
    <w:p w:rsidR="00F00BC3" w:rsidRPr="00683EAA" w:rsidRDefault="00F00BC3" w:rsidP="00F00BC3">
      <w:pPr>
        <w:spacing w:line="360" w:lineRule="auto"/>
        <w:jc w:val="center"/>
        <w:rPr>
          <w:rFonts w:ascii="Times New Roman" w:hAnsi="Times New Roman"/>
          <w:b/>
          <w:caps/>
          <w:color w:val="000000"/>
          <w:sz w:val="24"/>
          <w:szCs w:val="24"/>
          <w:lang w:val="en-US" w:eastAsia="en-US"/>
        </w:rPr>
      </w:pPr>
      <w:r w:rsidRPr="00683EAA">
        <w:rPr>
          <w:rFonts w:ascii="Times New Roman" w:hAnsi="Times New Roman"/>
          <w:b/>
          <w:caps/>
          <w:color w:val="000000"/>
          <w:sz w:val="24"/>
          <w:szCs w:val="24"/>
          <w:lang w:val="en-US" w:eastAsia="en-US"/>
        </w:rPr>
        <w:lastRenderedPageBreak/>
        <w:t>ABSTRACT</w:t>
      </w:r>
    </w:p>
    <w:p w:rsidR="00E25CC6" w:rsidRPr="00683EAA" w:rsidRDefault="00E25CC6" w:rsidP="00E25CC6">
      <w:pPr>
        <w:spacing w:line="360" w:lineRule="auto"/>
        <w:jc w:val="both"/>
        <w:rPr>
          <w:rFonts w:ascii="Times New Roman" w:hAnsi="Times New Roman"/>
          <w:sz w:val="24"/>
          <w:lang w:val="en-US"/>
        </w:rPr>
      </w:pPr>
      <w:r w:rsidRPr="00683EAA">
        <w:rPr>
          <w:rFonts w:ascii="Times New Roman" w:hAnsi="Times New Roman"/>
          <w:sz w:val="24"/>
          <w:lang w:val="en-US"/>
        </w:rPr>
        <w:t xml:space="preserve">In Brazil, tumors are among the five leading causes of non-violent death. Antineoplastic chemotherapy (CT) may be used prior to surgical resection or later, along with radiotherapy (RT). Adverse events of CT </w:t>
      </w:r>
      <w:proofErr w:type="gramStart"/>
      <w:r w:rsidRPr="00683EAA">
        <w:rPr>
          <w:rFonts w:ascii="Times New Roman" w:hAnsi="Times New Roman"/>
          <w:sz w:val="24"/>
          <w:lang w:val="en-US"/>
        </w:rPr>
        <w:t>depends</w:t>
      </w:r>
      <w:proofErr w:type="gramEnd"/>
      <w:r w:rsidRPr="00683EAA">
        <w:rPr>
          <w:rFonts w:ascii="Times New Roman" w:hAnsi="Times New Roman"/>
          <w:sz w:val="24"/>
          <w:lang w:val="en-US"/>
        </w:rPr>
        <w:t xml:space="preserve"> on factors such as CT intensity, drug combination and mechanism of action, tumor’s location and behavior, patient’s age and comorbidities. The purpose of this study was to assess the prevalence of these events in CNS tumor patients treated with CT protocols, at Pediatric Cancer Center, Hospital </w:t>
      </w:r>
      <w:proofErr w:type="spellStart"/>
      <w:r w:rsidRPr="00683EAA">
        <w:rPr>
          <w:rFonts w:ascii="Times New Roman" w:hAnsi="Times New Roman"/>
          <w:sz w:val="24"/>
          <w:lang w:val="en-US"/>
        </w:rPr>
        <w:t>Infantil</w:t>
      </w:r>
      <w:proofErr w:type="spellEnd"/>
      <w:r w:rsidRPr="00683EAA">
        <w:rPr>
          <w:rFonts w:ascii="Times New Roman" w:hAnsi="Times New Roman"/>
          <w:sz w:val="24"/>
          <w:lang w:val="en-US"/>
        </w:rPr>
        <w:t xml:space="preserve"> Albert Sabin (HIAS)</w:t>
      </w:r>
      <w:r w:rsidRPr="000420BE">
        <w:rPr>
          <w:lang w:val="en-US"/>
        </w:rPr>
        <w:t xml:space="preserve">. </w:t>
      </w:r>
      <w:r w:rsidRPr="00683EAA">
        <w:rPr>
          <w:rFonts w:ascii="Times New Roman" w:hAnsi="Times New Roman"/>
          <w:sz w:val="24"/>
          <w:lang w:val="en-US"/>
        </w:rPr>
        <w:t xml:space="preserve">Frequency of adverse events was analyzed. The study included patients with malignant tumors of the CNS aged 0-18 years, who started treatment between January 2007 and December 2010. In addition to the adverse events, treatment modalities were also studied (CT, RT and surgery). To categorize the data, it was used the translated Common Toxicity Criteria, from the National Cancer Institute. During the study period, 145 patients aged 0-18 years were diagnosed with primary CNS tumor at HIAS, of which 91 received chemotherapy. Eight CT protocols were used, the most frequent were COG-A9952 (47 patients), SLAOP (19 patients) and SOBOPE 1998 (15 patients, who received CT/RT). Adverse events during chemotherapy occurred in 53 patients (58.2% of 91), the most common being hematologic toxicity (28.6%) and infection (24.2%). Fifteen patients (16.5%) died due to treatment </w:t>
      </w:r>
      <w:proofErr w:type="gramStart"/>
      <w:r w:rsidRPr="00683EAA">
        <w:rPr>
          <w:rFonts w:ascii="Times New Roman" w:hAnsi="Times New Roman"/>
          <w:sz w:val="24"/>
          <w:lang w:val="en-US"/>
        </w:rPr>
        <w:t>complications,.</w:t>
      </w:r>
      <w:proofErr w:type="gramEnd"/>
      <w:r w:rsidRPr="00683EAA">
        <w:rPr>
          <w:rFonts w:ascii="Times New Roman" w:hAnsi="Times New Roman"/>
          <w:sz w:val="24"/>
          <w:lang w:val="en-US"/>
        </w:rPr>
        <w:t xml:space="preserve"> Severe hearing loss may have occurred due to high cumulative doses of cisplatin. The results showed a lower frequency of adverse events than expected by clinical trials publications, probably due to its retrospective nature and underreporting. The occurrence of cerebral bleeding may be related to the use of valproic acid as a prophylactic antiepileptic, which should be reevaluated. A great number of possibly treatment-related deaths did occur, and this may be related to the use of SLAOP and SOBOPE 1998 protocols. The high number of purported treatment-related deaths contrasts with the relatively low number of adverse events, which suggests the underreporting of adverse events.</w:t>
      </w:r>
    </w:p>
    <w:p w:rsidR="00E25CC6" w:rsidRPr="00683EAA" w:rsidRDefault="00E25CC6" w:rsidP="00683EAA">
      <w:pPr>
        <w:spacing w:line="360" w:lineRule="auto"/>
        <w:rPr>
          <w:rFonts w:ascii="Times New Roman" w:hAnsi="Times New Roman"/>
          <w:caps/>
          <w:color w:val="000000"/>
          <w:sz w:val="24"/>
          <w:szCs w:val="24"/>
          <w:lang w:val="en-US" w:eastAsia="en-US"/>
        </w:rPr>
      </w:pPr>
    </w:p>
    <w:p w:rsidR="00E25CC6" w:rsidRPr="00F00BC3" w:rsidRDefault="00E25CC6" w:rsidP="00E25CC6">
      <w:pPr>
        <w:spacing w:line="360" w:lineRule="auto"/>
        <w:jc w:val="both"/>
        <w:rPr>
          <w:rFonts w:ascii="Times New Roman" w:hAnsi="Times New Roman"/>
          <w:color w:val="000000"/>
          <w:sz w:val="24"/>
          <w:szCs w:val="24"/>
          <w:lang w:eastAsia="en-US"/>
        </w:rPr>
      </w:pPr>
      <w:r w:rsidRPr="00683EAA">
        <w:rPr>
          <w:rFonts w:ascii="Times New Roman" w:hAnsi="Times New Roman"/>
          <w:b/>
          <w:color w:val="000000"/>
          <w:sz w:val="24"/>
          <w:szCs w:val="24"/>
          <w:lang w:val="en-US" w:eastAsia="en-US"/>
        </w:rPr>
        <w:t xml:space="preserve">Keywords: </w:t>
      </w:r>
      <w:del w:id="86" w:author="Rayra Lima" w:date="2016-02-12T10:27:00Z">
        <w:r w:rsidRPr="008E2EDE" w:rsidDel="008E2EDE">
          <w:rPr>
            <w:rFonts w:ascii="Times New Roman" w:hAnsi="Times New Roman"/>
            <w:color w:val="000000"/>
            <w:sz w:val="24"/>
            <w:szCs w:val="24"/>
            <w:lang w:val="en-US" w:eastAsia="en-US"/>
            <w:rPrChange w:id="87" w:author="Rayra Lima" w:date="2016-02-12T10:27:00Z">
              <w:rPr>
                <w:rFonts w:ascii="Times New Roman" w:hAnsi="Times New Roman"/>
                <w:color w:val="000000"/>
                <w:sz w:val="24"/>
                <w:szCs w:val="24"/>
                <w:highlight w:val="yellow"/>
                <w:lang w:val="en-US" w:eastAsia="en-US"/>
              </w:rPr>
            </w:rPrChange>
          </w:rPr>
          <w:delText>Adverse Events (</w:delText>
        </w:r>
      </w:del>
      <w:r w:rsidRPr="008E2EDE">
        <w:rPr>
          <w:rFonts w:ascii="Times New Roman" w:hAnsi="Times New Roman"/>
          <w:bCs/>
          <w:color w:val="000000"/>
          <w:sz w:val="24"/>
          <w:szCs w:val="24"/>
          <w:lang w:val="en-US" w:eastAsia="en-US"/>
          <w:rPrChange w:id="88" w:author="Rayra Lima" w:date="2016-02-12T10:27:00Z">
            <w:rPr>
              <w:rFonts w:ascii="Times New Roman" w:hAnsi="Times New Roman"/>
              <w:b/>
              <w:bCs/>
              <w:i/>
              <w:color w:val="000000"/>
              <w:sz w:val="24"/>
              <w:szCs w:val="24"/>
              <w:highlight w:val="magenta"/>
              <w:lang w:val="en-US" w:eastAsia="en-US"/>
            </w:rPr>
          </w:rPrChange>
        </w:rPr>
        <w:t>Drug-Related Side Effects and Adverse Reactions</w:t>
      </w:r>
      <w:del w:id="89" w:author="Rayra Lima" w:date="2016-02-12T10:27:00Z">
        <w:r w:rsidRPr="008E2EDE" w:rsidDel="008E2EDE">
          <w:rPr>
            <w:rFonts w:ascii="Times New Roman" w:hAnsi="Times New Roman"/>
            <w:color w:val="000000"/>
            <w:sz w:val="24"/>
            <w:szCs w:val="24"/>
            <w:lang w:val="en-US" w:eastAsia="en-US"/>
          </w:rPr>
          <w:delText>)</w:delText>
        </w:r>
      </w:del>
      <w:r w:rsidRPr="00683EAA">
        <w:rPr>
          <w:rFonts w:ascii="Times New Roman" w:hAnsi="Times New Roman"/>
          <w:color w:val="000000"/>
          <w:sz w:val="24"/>
          <w:szCs w:val="24"/>
          <w:lang w:val="en-US" w:eastAsia="en-US"/>
        </w:rPr>
        <w:t xml:space="preserve">. </w:t>
      </w:r>
      <w:r>
        <w:rPr>
          <w:rFonts w:ascii="Times New Roman" w:hAnsi="Times New Roman"/>
          <w:color w:val="000000"/>
          <w:sz w:val="24"/>
          <w:szCs w:val="24"/>
          <w:lang w:val="en-US" w:eastAsia="en-US"/>
        </w:rPr>
        <w:t>Drug therapy</w:t>
      </w:r>
      <w:r w:rsidRPr="00683EAA">
        <w:rPr>
          <w:rFonts w:ascii="Times New Roman" w:hAnsi="Times New Roman"/>
          <w:color w:val="000000"/>
          <w:sz w:val="24"/>
          <w:szCs w:val="24"/>
          <w:lang w:val="en-US" w:eastAsia="en-US"/>
        </w:rPr>
        <w:t xml:space="preserve">. </w:t>
      </w:r>
      <w:proofErr w:type="spellStart"/>
      <w:r w:rsidRPr="00F00BC3">
        <w:rPr>
          <w:rFonts w:ascii="Times New Roman" w:hAnsi="Times New Roman"/>
          <w:color w:val="000000"/>
          <w:sz w:val="24"/>
          <w:szCs w:val="24"/>
          <w:lang w:eastAsia="en-US"/>
        </w:rPr>
        <w:t>Brain</w:t>
      </w:r>
      <w:proofErr w:type="spellEnd"/>
      <w:r w:rsidRPr="00F00BC3">
        <w:rPr>
          <w:rFonts w:ascii="Times New Roman" w:hAnsi="Times New Roman"/>
          <w:color w:val="000000"/>
          <w:sz w:val="24"/>
          <w:szCs w:val="24"/>
          <w:lang w:eastAsia="en-US"/>
        </w:rPr>
        <w:t xml:space="preserve"> </w:t>
      </w:r>
      <w:proofErr w:type="spellStart"/>
      <w:r>
        <w:rPr>
          <w:rFonts w:ascii="Times New Roman" w:hAnsi="Times New Roman"/>
          <w:color w:val="000000"/>
          <w:sz w:val="24"/>
          <w:szCs w:val="24"/>
          <w:lang w:eastAsia="en-US"/>
        </w:rPr>
        <w:t>Neoplasms</w:t>
      </w:r>
      <w:proofErr w:type="spellEnd"/>
      <w:r>
        <w:rPr>
          <w:rFonts w:ascii="Times New Roman" w:hAnsi="Times New Roman"/>
          <w:color w:val="000000"/>
          <w:sz w:val="24"/>
          <w:szCs w:val="24"/>
          <w:lang w:eastAsia="en-US"/>
        </w:rPr>
        <w:t>.</w:t>
      </w:r>
    </w:p>
    <w:p w:rsidR="00F00BC3" w:rsidRPr="00F00BC3" w:rsidRDefault="00F00BC3" w:rsidP="00F00BC3">
      <w:pPr>
        <w:spacing w:line="360" w:lineRule="auto"/>
        <w:jc w:val="both"/>
        <w:rPr>
          <w:rFonts w:ascii="Times New Roman" w:hAnsi="Times New Roman"/>
          <w:b/>
          <w:caps/>
          <w:color w:val="000000"/>
          <w:sz w:val="24"/>
          <w:szCs w:val="24"/>
          <w:lang w:eastAsia="en-US"/>
        </w:rPr>
      </w:pPr>
    </w:p>
    <w:p w:rsidR="00F00BC3" w:rsidRDefault="00F00BC3" w:rsidP="00F00BC3">
      <w:pPr>
        <w:spacing w:line="360" w:lineRule="auto"/>
        <w:jc w:val="both"/>
        <w:rPr>
          <w:rFonts w:ascii="Times New Roman" w:hAnsi="Times New Roman"/>
          <w:caps/>
          <w:color w:val="000000"/>
          <w:sz w:val="24"/>
          <w:szCs w:val="24"/>
          <w:lang w:eastAsia="en-US"/>
        </w:rPr>
      </w:pPr>
      <w:r w:rsidRPr="00F00BC3">
        <w:rPr>
          <w:rFonts w:ascii="Times New Roman" w:hAnsi="Times New Roman"/>
          <w:caps/>
          <w:color w:val="000000"/>
          <w:sz w:val="24"/>
          <w:szCs w:val="24"/>
          <w:lang w:eastAsia="en-US"/>
        </w:rPr>
        <w:br w:type="page"/>
      </w:r>
    </w:p>
    <w:p w:rsidR="005B5D4A" w:rsidRDefault="005B5D4A" w:rsidP="005B5D4A">
      <w:pPr>
        <w:pStyle w:val="Corpo"/>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pt-PT"/>
        </w:rPr>
        <w:lastRenderedPageBreak/>
        <w:t>LISTA DE ABREVIATURAS E SIGLAS</w:t>
      </w:r>
    </w:p>
    <w:p w:rsidR="005B5D4A" w:rsidRDefault="005B5D4A" w:rsidP="005B5D4A">
      <w:pPr>
        <w:pStyle w:val="Capa-FolhaDeRosto"/>
        <w:jc w:val="both"/>
        <w:rPr>
          <w:rFonts w:ascii="Times New Roman" w:hAnsi="Times New Roman"/>
          <w:b w:val="0"/>
          <w:color w:val="00000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7416"/>
      </w:tblGrid>
      <w:tr w:rsidR="005B5D4A" w:rsidRPr="0098792F" w:rsidTr="003B3EFA">
        <w:tc>
          <w:tcPr>
            <w:tcW w:w="1668" w:type="dxa"/>
          </w:tcPr>
          <w:p w:rsidR="005B5D4A" w:rsidRPr="0098792F" w:rsidRDefault="005B5D4A" w:rsidP="00840EC2">
            <w:pPr>
              <w:rPr>
                <w:sz w:val="24"/>
                <w:szCs w:val="24"/>
              </w:rPr>
            </w:pPr>
            <w:r>
              <w:rPr>
                <w:sz w:val="24"/>
                <w:szCs w:val="24"/>
              </w:rPr>
              <w:t>AAP</w:t>
            </w:r>
          </w:p>
        </w:tc>
        <w:tc>
          <w:tcPr>
            <w:tcW w:w="7619" w:type="dxa"/>
          </w:tcPr>
          <w:p w:rsidR="005B5D4A" w:rsidRPr="0098792F" w:rsidRDefault="005B5D4A" w:rsidP="00840EC2">
            <w:pPr>
              <w:rPr>
                <w:sz w:val="24"/>
                <w:szCs w:val="24"/>
              </w:rPr>
            </w:pPr>
            <w:r w:rsidRPr="0098792F">
              <w:rPr>
                <w:sz w:val="24"/>
                <w:szCs w:val="24"/>
              </w:rPr>
              <w:t xml:space="preserve">American </w:t>
            </w:r>
            <w:proofErr w:type="spellStart"/>
            <w:r w:rsidRPr="0098792F">
              <w:rPr>
                <w:sz w:val="24"/>
                <w:szCs w:val="24"/>
              </w:rPr>
              <w:t>Academy</w:t>
            </w:r>
            <w:proofErr w:type="spellEnd"/>
            <w:r w:rsidRPr="0098792F">
              <w:rPr>
                <w:sz w:val="24"/>
                <w:szCs w:val="24"/>
              </w:rPr>
              <w:t xml:space="preserve"> </w:t>
            </w:r>
            <w:proofErr w:type="spellStart"/>
            <w:r w:rsidRPr="0098792F">
              <w:rPr>
                <w:sz w:val="24"/>
                <w:szCs w:val="24"/>
              </w:rPr>
              <w:t>of</w:t>
            </w:r>
            <w:proofErr w:type="spellEnd"/>
            <w:r w:rsidRPr="0098792F">
              <w:rPr>
                <w:sz w:val="24"/>
                <w:szCs w:val="24"/>
              </w:rPr>
              <w:t xml:space="preserve"> </w:t>
            </w:r>
            <w:proofErr w:type="spellStart"/>
            <w:r w:rsidRPr="0098792F">
              <w:rPr>
                <w:sz w:val="24"/>
                <w:szCs w:val="24"/>
              </w:rPr>
              <w:t>Pediatrics</w:t>
            </w:r>
            <w:proofErr w:type="spellEnd"/>
          </w:p>
        </w:tc>
      </w:tr>
      <w:tr w:rsidR="005B5D4A" w:rsidRPr="0098792F" w:rsidTr="003B3EFA">
        <w:tc>
          <w:tcPr>
            <w:tcW w:w="1668" w:type="dxa"/>
          </w:tcPr>
          <w:p w:rsidR="005B5D4A" w:rsidRPr="0098792F" w:rsidRDefault="005B5D4A" w:rsidP="00840EC2">
            <w:pPr>
              <w:rPr>
                <w:sz w:val="24"/>
                <w:szCs w:val="24"/>
              </w:rPr>
            </w:pPr>
            <w:r>
              <w:rPr>
                <w:sz w:val="24"/>
                <w:szCs w:val="24"/>
              </w:rPr>
              <w:t>ADR</w:t>
            </w:r>
          </w:p>
        </w:tc>
        <w:tc>
          <w:tcPr>
            <w:tcW w:w="7619" w:type="dxa"/>
          </w:tcPr>
          <w:p w:rsidR="005B5D4A" w:rsidRPr="0098792F" w:rsidRDefault="005B5D4A" w:rsidP="00840EC2">
            <w:pPr>
              <w:rPr>
                <w:sz w:val="24"/>
                <w:szCs w:val="24"/>
              </w:rPr>
            </w:pPr>
            <w:r>
              <w:rPr>
                <w:sz w:val="24"/>
                <w:szCs w:val="24"/>
              </w:rPr>
              <w:t>A</w:t>
            </w:r>
            <w:r w:rsidRPr="0098792F">
              <w:rPr>
                <w:sz w:val="24"/>
                <w:szCs w:val="24"/>
              </w:rPr>
              <w:t xml:space="preserve">dverse </w:t>
            </w:r>
            <w:proofErr w:type="spellStart"/>
            <w:r w:rsidRPr="0098792F">
              <w:rPr>
                <w:sz w:val="24"/>
                <w:szCs w:val="24"/>
              </w:rPr>
              <w:t>drug</w:t>
            </w:r>
            <w:proofErr w:type="spellEnd"/>
            <w:r w:rsidRPr="0098792F">
              <w:rPr>
                <w:sz w:val="24"/>
                <w:szCs w:val="24"/>
              </w:rPr>
              <w:t xml:space="preserve"> </w:t>
            </w:r>
            <w:proofErr w:type="spellStart"/>
            <w:r w:rsidRPr="0098792F">
              <w:rPr>
                <w:sz w:val="24"/>
                <w:szCs w:val="24"/>
              </w:rPr>
              <w:t>reactions</w:t>
            </w:r>
            <w:proofErr w:type="spellEnd"/>
          </w:p>
        </w:tc>
      </w:tr>
      <w:tr w:rsidR="005B5D4A" w:rsidRPr="0098792F" w:rsidTr="003B3EFA">
        <w:tc>
          <w:tcPr>
            <w:tcW w:w="1668" w:type="dxa"/>
          </w:tcPr>
          <w:p w:rsidR="005B5D4A" w:rsidRPr="0098792F" w:rsidRDefault="005B5D4A" w:rsidP="00840EC2">
            <w:pPr>
              <w:rPr>
                <w:sz w:val="24"/>
                <w:szCs w:val="24"/>
              </w:rPr>
            </w:pPr>
            <w:r>
              <w:rPr>
                <w:sz w:val="24"/>
                <w:szCs w:val="24"/>
              </w:rPr>
              <w:t>ANVISA</w:t>
            </w:r>
          </w:p>
        </w:tc>
        <w:tc>
          <w:tcPr>
            <w:tcW w:w="7619" w:type="dxa"/>
          </w:tcPr>
          <w:p w:rsidR="005B5D4A" w:rsidRPr="0098792F" w:rsidRDefault="005B5D4A" w:rsidP="00840EC2">
            <w:pPr>
              <w:rPr>
                <w:sz w:val="24"/>
                <w:szCs w:val="24"/>
              </w:rPr>
            </w:pPr>
            <w:r w:rsidRPr="0098792F">
              <w:rPr>
                <w:sz w:val="24"/>
                <w:szCs w:val="24"/>
              </w:rPr>
              <w:t>Agência Nacional de Vigilância Sanitária</w:t>
            </w:r>
          </w:p>
        </w:tc>
      </w:tr>
      <w:tr w:rsidR="005B5D4A" w:rsidRPr="00B5333D" w:rsidTr="003B3EFA">
        <w:tc>
          <w:tcPr>
            <w:tcW w:w="1668" w:type="dxa"/>
          </w:tcPr>
          <w:p w:rsidR="005B5D4A" w:rsidRPr="0098792F" w:rsidRDefault="005B5D4A" w:rsidP="00840EC2">
            <w:pPr>
              <w:rPr>
                <w:sz w:val="24"/>
                <w:szCs w:val="24"/>
              </w:rPr>
            </w:pPr>
            <w:r>
              <w:rPr>
                <w:sz w:val="24"/>
                <w:szCs w:val="24"/>
              </w:rPr>
              <w:t>CBTRUS</w:t>
            </w:r>
          </w:p>
        </w:tc>
        <w:tc>
          <w:tcPr>
            <w:tcW w:w="7619" w:type="dxa"/>
          </w:tcPr>
          <w:p w:rsidR="005B5D4A" w:rsidRPr="00683EAA" w:rsidRDefault="005B5D4A" w:rsidP="00840EC2">
            <w:pPr>
              <w:rPr>
                <w:sz w:val="24"/>
                <w:szCs w:val="24"/>
                <w:lang w:val="en-US"/>
              </w:rPr>
            </w:pPr>
            <w:r w:rsidRPr="00683EAA">
              <w:rPr>
                <w:sz w:val="24"/>
                <w:szCs w:val="24"/>
                <w:lang w:val="en-US"/>
              </w:rPr>
              <w:t>Central Brain Tumor Registry of the United States</w:t>
            </w:r>
          </w:p>
        </w:tc>
      </w:tr>
      <w:tr w:rsidR="005B5D4A" w:rsidRPr="0098792F" w:rsidTr="003B3EFA">
        <w:tc>
          <w:tcPr>
            <w:tcW w:w="1668" w:type="dxa"/>
          </w:tcPr>
          <w:p w:rsidR="005B5D4A" w:rsidRPr="0098792F" w:rsidRDefault="005B5D4A" w:rsidP="00840EC2">
            <w:pPr>
              <w:rPr>
                <w:sz w:val="24"/>
                <w:szCs w:val="24"/>
              </w:rPr>
            </w:pPr>
            <w:r>
              <w:rPr>
                <w:sz w:val="24"/>
                <w:szCs w:val="24"/>
              </w:rPr>
              <w:t>CCG</w:t>
            </w:r>
          </w:p>
        </w:tc>
        <w:tc>
          <w:tcPr>
            <w:tcW w:w="7619" w:type="dxa"/>
          </w:tcPr>
          <w:p w:rsidR="005B5D4A" w:rsidRPr="0098792F" w:rsidRDefault="005B5D4A" w:rsidP="00840EC2">
            <w:pPr>
              <w:rPr>
                <w:sz w:val="24"/>
                <w:szCs w:val="24"/>
              </w:rPr>
            </w:pPr>
            <w:proofErr w:type="spellStart"/>
            <w:r w:rsidRPr="0098792F">
              <w:rPr>
                <w:sz w:val="24"/>
                <w:szCs w:val="24"/>
              </w:rPr>
              <w:t>Children's</w:t>
            </w:r>
            <w:proofErr w:type="spellEnd"/>
            <w:r w:rsidRPr="0098792F">
              <w:rPr>
                <w:sz w:val="24"/>
                <w:szCs w:val="24"/>
              </w:rPr>
              <w:t xml:space="preserve"> </w:t>
            </w:r>
            <w:proofErr w:type="spellStart"/>
            <w:r w:rsidRPr="0098792F">
              <w:rPr>
                <w:sz w:val="24"/>
                <w:szCs w:val="24"/>
              </w:rPr>
              <w:t>Cancer</w:t>
            </w:r>
            <w:proofErr w:type="spellEnd"/>
            <w:r w:rsidRPr="0098792F">
              <w:rPr>
                <w:sz w:val="24"/>
                <w:szCs w:val="24"/>
              </w:rPr>
              <w:t xml:space="preserve"> </w:t>
            </w:r>
            <w:proofErr w:type="spellStart"/>
            <w:r w:rsidRPr="0098792F">
              <w:rPr>
                <w:sz w:val="24"/>
                <w:szCs w:val="24"/>
              </w:rPr>
              <w:t>Group</w:t>
            </w:r>
            <w:proofErr w:type="spellEnd"/>
            <w:r w:rsidRPr="0098792F">
              <w:rPr>
                <w:sz w:val="24"/>
                <w:szCs w:val="24"/>
              </w:rPr>
              <w:t xml:space="preserve"> (</w:t>
            </w:r>
            <w:r>
              <w:rPr>
                <w:sz w:val="24"/>
                <w:szCs w:val="24"/>
              </w:rPr>
              <w:t xml:space="preserve">antiga denominação </w:t>
            </w:r>
            <w:r w:rsidRPr="0098792F">
              <w:rPr>
                <w:sz w:val="24"/>
                <w:szCs w:val="24"/>
              </w:rPr>
              <w:t>do COG)</w:t>
            </w:r>
          </w:p>
        </w:tc>
      </w:tr>
      <w:tr w:rsidR="005B5D4A" w:rsidRPr="0098792F" w:rsidTr="003B3EFA">
        <w:tc>
          <w:tcPr>
            <w:tcW w:w="1668" w:type="dxa"/>
          </w:tcPr>
          <w:p w:rsidR="005B5D4A" w:rsidRPr="0098792F" w:rsidRDefault="005B5D4A" w:rsidP="00840EC2">
            <w:pPr>
              <w:rPr>
                <w:sz w:val="24"/>
                <w:szCs w:val="24"/>
              </w:rPr>
            </w:pPr>
            <w:r>
              <w:rPr>
                <w:sz w:val="24"/>
                <w:szCs w:val="24"/>
              </w:rPr>
              <w:t>CCT</w:t>
            </w:r>
          </w:p>
        </w:tc>
        <w:tc>
          <w:tcPr>
            <w:tcW w:w="7619" w:type="dxa"/>
          </w:tcPr>
          <w:p w:rsidR="005B5D4A" w:rsidRPr="0098792F" w:rsidRDefault="005B5D4A" w:rsidP="00840EC2">
            <w:pPr>
              <w:rPr>
                <w:sz w:val="24"/>
                <w:szCs w:val="24"/>
              </w:rPr>
            </w:pPr>
            <w:r w:rsidRPr="0098792F">
              <w:rPr>
                <w:sz w:val="24"/>
                <w:szCs w:val="24"/>
              </w:rPr>
              <w:t>Critérios Comuns de Toxicidade</w:t>
            </w:r>
          </w:p>
        </w:tc>
      </w:tr>
      <w:tr w:rsidR="005B5D4A" w:rsidRPr="0098792F" w:rsidTr="003B3EFA">
        <w:tc>
          <w:tcPr>
            <w:tcW w:w="1668" w:type="dxa"/>
          </w:tcPr>
          <w:p w:rsidR="005B5D4A" w:rsidRPr="0098792F" w:rsidRDefault="005B5D4A" w:rsidP="00840EC2">
            <w:pPr>
              <w:rPr>
                <w:sz w:val="24"/>
                <w:szCs w:val="24"/>
              </w:rPr>
            </w:pPr>
            <w:r>
              <w:rPr>
                <w:sz w:val="24"/>
                <w:szCs w:val="24"/>
              </w:rPr>
              <w:t>CEATENF</w:t>
            </w:r>
          </w:p>
        </w:tc>
        <w:tc>
          <w:tcPr>
            <w:tcW w:w="7619" w:type="dxa"/>
          </w:tcPr>
          <w:p w:rsidR="005B5D4A" w:rsidRPr="0098792F" w:rsidRDefault="005B5D4A" w:rsidP="00840EC2">
            <w:pPr>
              <w:rPr>
                <w:sz w:val="24"/>
                <w:szCs w:val="24"/>
              </w:rPr>
            </w:pPr>
            <w:r w:rsidRPr="0098792F">
              <w:rPr>
                <w:sz w:val="24"/>
                <w:szCs w:val="24"/>
              </w:rPr>
              <w:t>Centro de Estudos em Atenção Farmacêutica</w:t>
            </w:r>
          </w:p>
        </w:tc>
      </w:tr>
      <w:tr w:rsidR="005B5D4A" w:rsidRPr="0098792F" w:rsidTr="003B3EFA">
        <w:tc>
          <w:tcPr>
            <w:tcW w:w="1668" w:type="dxa"/>
          </w:tcPr>
          <w:p w:rsidR="005B5D4A" w:rsidRPr="0098792F" w:rsidRDefault="005B5D4A" w:rsidP="00840EC2">
            <w:pPr>
              <w:rPr>
                <w:sz w:val="24"/>
                <w:szCs w:val="24"/>
              </w:rPr>
            </w:pPr>
            <w:r>
              <w:rPr>
                <w:sz w:val="24"/>
                <w:szCs w:val="24"/>
              </w:rPr>
              <w:t>CEP</w:t>
            </w:r>
          </w:p>
        </w:tc>
        <w:tc>
          <w:tcPr>
            <w:tcW w:w="7619" w:type="dxa"/>
          </w:tcPr>
          <w:p w:rsidR="005B5D4A" w:rsidRPr="0098792F" w:rsidRDefault="005B5D4A" w:rsidP="00840EC2">
            <w:pPr>
              <w:rPr>
                <w:sz w:val="24"/>
                <w:szCs w:val="24"/>
              </w:rPr>
            </w:pPr>
            <w:r w:rsidRPr="0098792F">
              <w:rPr>
                <w:sz w:val="24"/>
                <w:szCs w:val="24"/>
              </w:rPr>
              <w:t>Comitê de Ética em Pesquisa</w:t>
            </w:r>
          </w:p>
        </w:tc>
      </w:tr>
      <w:tr w:rsidR="005B5D4A" w:rsidRPr="0098792F" w:rsidTr="003B3EFA">
        <w:tc>
          <w:tcPr>
            <w:tcW w:w="1668" w:type="dxa"/>
          </w:tcPr>
          <w:p w:rsidR="005B5D4A" w:rsidRPr="0098792F" w:rsidRDefault="005B5D4A" w:rsidP="00840EC2">
            <w:pPr>
              <w:rPr>
                <w:sz w:val="24"/>
                <w:szCs w:val="24"/>
              </w:rPr>
            </w:pPr>
            <w:r>
              <w:rPr>
                <w:sz w:val="24"/>
                <w:szCs w:val="24"/>
              </w:rPr>
              <w:t>CICI-3</w:t>
            </w:r>
          </w:p>
        </w:tc>
        <w:tc>
          <w:tcPr>
            <w:tcW w:w="7619" w:type="dxa"/>
          </w:tcPr>
          <w:p w:rsidR="005B5D4A" w:rsidRPr="0098792F" w:rsidRDefault="005B5D4A" w:rsidP="00840EC2">
            <w:pPr>
              <w:rPr>
                <w:sz w:val="24"/>
                <w:szCs w:val="24"/>
              </w:rPr>
            </w:pPr>
            <w:r w:rsidRPr="0098792F">
              <w:rPr>
                <w:sz w:val="24"/>
                <w:szCs w:val="24"/>
              </w:rPr>
              <w:t>Classificação Internacional do Câncer na Infância 3ª edição</w:t>
            </w:r>
          </w:p>
        </w:tc>
      </w:tr>
      <w:tr w:rsidR="005B5D4A" w:rsidRPr="0098792F" w:rsidTr="003B3EFA">
        <w:tc>
          <w:tcPr>
            <w:tcW w:w="1668" w:type="dxa"/>
          </w:tcPr>
          <w:p w:rsidR="005B5D4A" w:rsidRPr="0098792F" w:rsidRDefault="005B5D4A" w:rsidP="00840EC2">
            <w:pPr>
              <w:rPr>
                <w:sz w:val="24"/>
                <w:szCs w:val="24"/>
              </w:rPr>
            </w:pPr>
            <w:r>
              <w:rPr>
                <w:sz w:val="24"/>
                <w:szCs w:val="24"/>
              </w:rPr>
              <w:t>CID</w:t>
            </w:r>
          </w:p>
        </w:tc>
        <w:tc>
          <w:tcPr>
            <w:tcW w:w="7619" w:type="dxa"/>
          </w:tcPr>
          <w:p w:rsidR="005B5D4A" w:rsidRPr="0098792F" w:rsidRDefault="005B5D4A">
            <w:pPr>
              <w:rPr>
                <w:sz w:val="24"/>
                <w:szCs w:val="24"/>
              </w:rPr>
            </w:pPr>
            <w:r w:rsidRPr="0098792F">
              <w:rPr>
                <w:sz w:val="24"/>
                <w:szCs w:val="24"/>
              </w:rPr>
              <w:t>Classificação Internacional das Doenças</w:t>
            </w:r>
            <w:r w:rsidR="001776B5">
              <w:rPr>
                <w:sz w:val="24"/>
                <w:szCs w:val="24"/>
              </w:rPr>
              <w:t xml:space="preserve"> </w:t>
            </w:r>
          </w:p>
        </w:tc>
      </w:tr>
      <w:tr w:rsidR="005B5D4A" w:rsidRPr="0098792F" w:rsidTr="003B3EFA">
        <w:tc>
          <w:tcPr>
            <w:tcW w:w="1668" w:type="dxa"/>
          </w:tcPr>
          <w:p w:rsidR="005B5D4A" w:rsidRPr="0098792F" w:rsidRDefault="005B5D4A" w:rsidP="00840EC2">
            <w:pPr>
              <w:rPr>
                <w:sz w:val="24"/>
                <w:szCs w:val="24"/>
              </w:rPr>
            </w:pPr>
            <w:r>
              <w:rPr>
                <w:sz w:val="24"/>
                <w:szCs w:val="24"/>
              </w:rPr>
              <w:t>CID-9</w:t>
            </w:r>
          </w:p>
        </w:tc>
        <w:tc>
          <w:tcPr>
            <w:tcW w:w="7619" w:type="dxa"/>
          </w:tcPr>
          <w:p w:rsidR="005B5D4A" w:rsidRPr="0098792F" w:rsidRDefault="005B5D4A">
            <w:pPr>
              <w:rPr>
                <w:sz w:val="24"/>
                <w:szCs w:val="24"/>
              </w:rPr>
            </w:pPr>
            <w:r w:rsidRPr="0098792F">
              <w:rPr>
                <w:sz w:val="24"/>
                <w:szCs w:val="24"/>
              </w:rPr>
              <w:t>Classificação Internacional das Doenças, 9ª revisão</w:t>
            </w:r>
            <w:r w:rsidR="001776B5">
              <w:rPr>
                <w:sz w:val="24"/>
                <w:szCs w:val="24"/>
              </w:rPr>
              <w:t xml:space="preserve"> </w:t>
            </w:r>
          </w:p>
        </w:tc>
      </w:tr>
      <w:tr w:rsidR="005B5D4A" w:rsidRPr="0098792F" w:rsidTr="003B3EFA">
        <w:tc>
          <w:tcPr>
            <w:tcW w:w="1668" w:type="dxa"/>
          </w:tcPr>
          <w:p w:rsidR="005B5D4A" w:rsidRPr="0098792F" w:rsidRDefault="005B5D4A" w:rsidP="00840EC2">
            <w:pPr>
              <w:rPr>
                <w:sz w:val="24"/>
                <w:szCs w:val="24"/>
              </w:rPr>
            </w:pPr>
            <w:r>
              <w:rPr>
                <w:sz w:val="24"/>
                <w:szCs w:val="24"/>
              </w:rPr>
              <w:t>CID-O-3</w:t>
            </w:r>
          </w:p>
        </w:tc>
        <w:tc>
          <w:tcPr>
            <w:tcW w:w="7619" w:type="dxa"/>
          </w:tcPr>
          <w:p w:rsidR="005B5D4A" w:rsidRPr="0098792F" w:rsidRDefault="005B5D4A" w:rsidP="00840EC2">
            <w:pPr>
              <w:rPr>
                <w:sz w:val="24"/>
                <w:szCs w:val="24"/>
              </w:rPr>
            </w:pPr>
            <w:r w:rsidRPr="0098792F">
              <w:rPr>
                <w:sz w:val="24"/>
                <w:szCs w:val="24"/>
              </w:rPr>
              <w:t>Classificação Internacional das Doenças para Oncologia 3ª edição</w:t>
            </w:r>
          </w:p>
        </w:tc>
      </w:tr>
      <w:tr w:rsidR="005B5D4A" w:rsidRPr="0098792F" w:rsidTr="003B3EFA">
        <w:tc>
          <w:tcPr>
            <w:tcW w:w="1668" w:type="dxa"/>
          </w:tcPr>
          <w:p w:rsidR="005B5D4A" w:rsidRPr="0098792F" w:rsidRDefault="005B5D4A" w:rsidP="00840EC2">
            <w:pPr>
              <w:rPr>
                <w:sz w:val="24"/>
                <w:szCs w:val="24"/>
              </w:rPr>
            </w:pPr>
            <w:r>
              <w:rPr>
                <w:sz w:val="24"/>
                <w:szCs w:val="24"/>
              </w:rPr>
              <w:t>CNMM</w:t>
            </w:r>
          </w:p>
        </w:tc>
        <w:tc>
          <w:tcPr>
            <w:tcW w:w="7619" w:type="dxa"/>
          </w:tcPr>
          <w:p w:rsidR="005B5D4A" w:rsidRPr="0098792F" w:rsidRDefault="005B5D4A" w:rsidP="00840EC2">
            <w:pPr>
              <w:rPr>
                <w:sz w:val="24"/>
                <w:szCs w:val="24"/>
              </w:rPr>
            </w:pPr>
            <w:r w:rsidRPr="0098792F">
              <w:rPr>
                <w:sz w:val="24"/>
                <w:szCs w:val="24"/>
              </w:rPr>
              <w:t>Centro Nacional de Monitorização de Medicamentos</w:t>
            </w:r>
          </w:p>
        </w:tc>
      </w:tr>
      <w:tr w:rsidR="005B5D4A" w:rsidRPr="0098792F" w:rsidTr="003B3EFA">
        <w:tc>
          <w:tcPr>
            <w:tcW w:w="1668" w:type="dxa"/>
          </w:tcPr>
          <w:p w:rsidR="005B5D4A" w:rsidRPr="0098792F" w:rsidRDefault="005B5D4A" w:rsidP="00840EC2">
            <w:pPr>
              <w:rPr>
                <w:sz w:val="24"/>
                <w:szCs w:val="24"/>
              </w:rPr>
            </w:pPr>
            <w:r>
              <w:rPr>
                <w:sz w:val="24"/>
                <w:szCs w:val="24"/>
              </w:rPr>
              <w:t>COG</w:t>
            </w:r>
          </w:p>
        </w:tc>
        <w:tc>
          <w:tcPr>
            <w:tcW w:w="7619" w:type="dxa"/>
          </w:tcPr>
          <w:p w:rsidR="005B5D4A" w:rsidRPr="0098792F" w:rsidRDefault="005B5D4A" w:rsidP="00840EC2">
            <w:pPr>
              <w:rPr>
                <w:sz w:val="24"/>
                <w:szCs w:val="24"/>
              </w:rPr>
            </w:pPr>
            <w:proofErr w:type="spellStart"/>
            <w:r w:rsidRPr="0098792F">
              <w:rPr>
                <w:sz w:val="24"/>
                <w:szCs w:val="24"/>
              </w:rPr>
              <w:t>Clinical</w:t>
            </w:r>
            <w:proofErr w:type="spellEnd"/>
            <w:r w:rsidRPr="0098792F">
              <w:rPr>
                <w:sz w:val="24"/>
                <w:szCs w:val="24"/>
              </w:rPr>
              <w:t xml:space="preserve"> </w:t>
            </w:r>
            <w:proofErr w:type="spellStart"/>
            <w:r w:rsidRPr="0098792F">
              <w:rPr>
                <w:sz w:val="24"/>
                <w:szCs w:val="24"/>
              </w:rPr>
              <w:t>Oncology</w:t>
            </w:r>
            <w:proofErr w:type="spellEnd"/>
            <w:r w:rsidRPr="0098792F">
              <w:rPr>
                <w:sz w:val="24"/>
                <w:szCs w:val="24"/>
              </w:rPr>
              <w:t xml:space="preserve"> </w:t>
            </w:r>
            <w:proofErr w:type="spellStart"/>
            <w:r w:rsidRPr="0098792F">
              <w:rPr>
                <w:sz w:val="24"/>
                <w:szCs w:val="24"/>
              </w:rPr>
              <w:t>Group</w:t>
            </w:r>
            <w:proofErr w:type="spellEnd"/>
          </w:p>
        </w:tc>
      </w:tr>
      <w:tr w:rsidR="005B5D4A" w:rsidRPr="0098792F" w:rsidTr="003B3EFA">
        <w:tc>
          <w:tcPr>
            <w:tcW w:w="1668" w:type="dxa"/>
          </w:tcPr>
          <w:p w:rsidR="005B5D4A" w:rsidRPr="0098792F" w:rsidRDefault="005B5D4A" w:rsidP="00840EC2">
            <w:pPr>
              <w:rPr>
                <w:sz w:val="24"/>
                <w:szCs w:val="24"/>
              </w:rPr>
            </w:pPr>
            <w:r>
              <w:rPr>
                <w:sz w:val="24"/>
                <w:szCs w:val="24"/>
              </w:rPr>
              <w:t>CONEP</w:t>
            </w:r>
          </w:p>
        </w:tc>
        <w:tc>
          <w:tcPr>
            <w:tcW w:w="7619" w:type="dxa"/>
          </w:tcPr>
          <w:p w:rsidR="005B5D4A" w:rsidRPr="0098792F" w:rsidRDefault="005B5D4A" w:rsidP="00840EC2">
            <w:pPr>
              <w:rPr>
                <w:sz w:val="24"/>
                <w:szCs w:val="24"/>
              </w:rPr>
            </w:pPr>
            <w:r w:rsidRPr="0098792F">
              <w:rPr>
                <w:sz w:val="24"/>
                <w:szCs w:val="24"/>
              </w:rPr>
              <w:t>Comissão Nacional de Ética em Pesquisa</w:t>
            </w:r>
          </w:p>
        </w:tc>
      </w:tr>
      <w:tr w:rsidR="005B5D4A" w:rsidRPr="00B5333D" w:rsidTr="003B3EFA">
        <w:tc>
          <w:tcPr>
            <w:tcW w:w="1668" w:type="dxa"/>
          </w:tcPr>
          <w:p w:rsidR="005B5D4A" w:rsidRPr="0098792F" w:rsidRDefault="005B5D4A" w:rsidP="00840EC2">
            <w:pPr>
              <w:rPr>
                <w:sz w:val="24"/>
                <w:szCs w:val="24"/>
              </w:rPr>
            </w:pPr>
            <w:r>
              <w:rPr>
                <w:sz w:val="24"/>
                <w:szCs w:val="24"/>
              </w:rPr>
              <w:t>COSTART</w:t>
            </w:r>
          </w:p>
        </w:tc>
        <w:tc>
          <w:tcPr>
            <w:tcW w:w="7619" w:type="dxa"/>
          </w:tcPr>
          <w:p w:rsidR="005B5D4A" w:rsidRPr="00683EAA" w:rsidRDefault="005B5D4A" w:rsidP="00840EC2">
            <w:pPr>
              <w:rPr>
                <w:sz w:val="24"/>
                <w:szCs w:val="24"/>
                <w:lang w:val="en-US"/>
              </w:rPr>
            </w:pPr>
            <w:r w:rsidRPr="00683EAA">
              <w:rPr>
                <w:sz w:val="24"/>
                <w:szCs w:val="24"/>
                <w:lang w:val="en-US"/>
              </w:rPr>
              <w:t>Coding Symbols for a Thesaurus of Adverse Reaction Terms</w:t>
            </w:r>
          </w:p>
        </w:tc>
      </w:tr>
      <w:tr w:rsidR="005B5D4A" w:rsidRPr="0098792F" w:rsidTr="003B3EFA">
        <w:tc>
          <w:tcPr>
            <w:tcW w:w="1668" w:type="dxa"/>
          </w:tcPr>
          <w:p w:rsidR="005B5D4A" w:rsidRPr="0098792F" w:rsidRDefault="005B5D4A" w:rsidP="00840EC2">
            <w:pPr>
              <w:rPr>
                <w:sz w:val="24"/>
                <w:szCs w:val="24"/>
              </w:rPr>
            </w:pPr>
            <w:r>
              <w:rPr>
                <w:sz w:val="24"/>
                <w:szCs w:val="24"/>
              </w:rPr>
              <w:t>CPC-HIAS</w:t>
            </w:r>
          </w:p>
        </w:tc>
        <w:tc>
          <w:tcPr>
            <w:tcW w:w="7619" w:type="dxa"/>
          </w:tcPr>
          <w:p w:rsidR="005B5D4A" w:rsidRPr="0098792F" w:rsidRDefault="005B5D4A" w:rsidP="00840EC2">
            <w:pPr>
              <w:rPr>
                <w:sz w:val="24"/>
                <w:szCs w:val="24"/>
              </w:rPr>
            </w:pPr>
            <w:r w:rsidRPr="0098792F">
              <w:rPr>
                <w:sz w:val="24"/>
                <w:szCs w:val="24"/>
              </w:rPr>
              <w:t>Centro Pediátrico do Câncer do Hospital Infantil Albert Sabin</w:t>
            </w:r>
          </w:p>
        </w:tc>
      </w:tr>
      <w:tr w:rsidR="005B5D4A" w:rsidRPr="0098792F" w:rsidTr="003B3EFA">
        <w:tc>
          <w:tcPr>
            <w:tcW w:w="1668" w:type="dxa"/>
          </w:tcPr>
          <w:p w:rsidR="005B5D4A" w:rsidRPr="0098792F" w:rsidRDefault="005B5D4A" w:rsidP="00840EC2">
            <w:pPr>
              <w:rPr>
                <w:sz w:val="24"/>
                <w:szCs w:val="24"/>
              </w:rPr>
            </w:pPr>
            <w:r>
              <w:rPr>
                <w:sz w:val="24"/>
                <w:szCs w:val="24"/>
              </w:rPr>
              <w:t>CTCAE</w:t>
            </w:r>
          </w:p>
        </w:tc>
        <w:tc>
          <w:tcPr>
            <w:tcW w:w="7619" w:type="dxa"/>
          </w:tcPr>
          <w:p w:rsidR="005B5D4A" w:rsidRPr="0098792F" w:rsidRDefault="005B5D4A" w:rsidP="00840EC2">
            <w:pPr>
              <w:rPr>
                <w:sz w:val="24"/>
                <w:szCs w:val="24"/>
              </w:rPr>
            </w:pPr>
            <w:r w:rsidRPr="0098792F">
              <w:rPr>
                <w:sz w:val="24"/>
                <w:szCs w:val="24"/>
              </w:rPr>
              <w:t>Critérios de Terminologia Comum para Eventos Adversos (ou Critérios Comuns de Toxicidade)</w:t>
            </w:r>
          </w:p>
        </w:tc>
      </w:tr>
      <w:tr w:rsidR="005B5D4A" w:rsidRPr="0098792F" w:rsidTr="003B3EFA">
        <w:tc>
          <w:tcPr>
            <w:tcW w:w="1668" w:type="dxa"/>
          </w:tcPr>
          <w:p w:rsidR="005B5D4A" w:rsidRPr="0098792F" w:rsidRDefault="005B5D4A" w:rsidP="00840EC2">
            <w:pPr>
              <w:rPr>
                <w:sz w:val="24"/>
                <w:szCs w:val="24"/>
              </w:rPr>
            </w:pPr>
            <w:r>
              <w:rPr>
                <w:sz w:val="24"/>
                <w:szCs w:val="24"/>
              </w:rPr>
              <w:t>CYP</w:t>
            </w:r>
          </w:p>
        </w:tc>
        <w:tc>
          <w:tcPr>
            <w:tcW w:w="7619" w:type="dxa"/>
          </w:tcPr>
          <w:p w:rsidR="005B5D4A" w:rsidRPr="0098792F" w:rsidRDefault="005B5D4A" w:rsidP="00840EC2">
            <w:pPr>
              <w:rPr>
                <w:sz w:val="24"/>
                <w:szCs w:val="24"/>
              </w:rPr>
            </w:pPr>
            <w:proofErr w:type="spellStart"/>
            <w:r>
              <w:rPr>
                <w:sz w:val="24"/>
                <w:szCs w:val="24"/>
              </w:rPr>
              <w:t>C</w:t>
            </w:r>
            <w:r w:rsidRPr="0098792F">
              <w:rPr>
                <w:sz w:val="24"/>
                <w:szCs w:val="24"/>
              </w:rPr>
              <w:t>ytochrome</w:t>
            </w:r>
            <w:proofErr w:type="spellEnd"/>
            <w:r w:rsidRPr="0098792F">
              <w:rPr>
                <w:sz w:val="24"/>
                <w:szCs w:val="24"/>
              </w:rPr>
              <w:t xml:space="preserve"> P450 (</w:t>
            </w:r>
            <w:proofErr w:type="spellStart"/>
            <w:r w:rsidRPr="0098792F">
              <w:rPr>
                <w:sz w:val="24"/>
                <w:szCs w:val="24"/>
              </w:rPr>
              <w:t>citocromo</w:t>
            </w:r>
            <w:proofErr w:type="spellEnd"/>
            <w:r w:rsidRPr="0098792F">
              <w:rPr>
                <w:sz w:val="24"/>
                <w:szCs w:val="24"/>
              </w:rPr>
              <w:t xml:space="preserve"> P450, enzimas hepáticas)</w:t>
            </w:r>
          </w:p>
        </w:tc>
      </w:tr>
      <w:tr w:rsidR="005B5D4A" w:rsidRPr="0098792F" w:rsidTr="003B3EFA">
        <w:tc>
          <w:tcPr>
            <w:tcW w:w="1668" w:type="dxa"/>
          </w:tcPr>
          <w:p w:rsidR="005B5D4A" w:rsidRPr="0098792F" w:rsidRDefault="005B5D4A" w:rsidP="00840EC2">
            <w:pPr>
              <w:rPr>
                <w:sz w:val="24"/>
                <w:szCs w:val="24"/>
              </w:rPr>
            </w:pPr>
            <w:r>
              <w:rPr>
                <w:sz w:val="24"/>
                <w:szCs w:val="24"/>
              </w:rPr>
              <w:t>DHFR</w:t>
            </w:r>
          </w:p>
        </w:tc>
        <w:tc>
          <w:tcPr>
            <w:tcW w:w="7619" w:type="dxa"/>
          </w:tcPr>
          <w:p w:rsidR="005B5D4A" w:rsidRPr="0098792F" w:rsidRDefault="005B5D4A" w:rsidP="00840EC2">
            <w:pPr>
              <w:rPr>
                <w:sz w:val="24"/>
                <w:szCs w:val="24"/>
              </w:rPr>
            </w:pPr>
            <w:r>
              <w:rPr>
                <w:sz w:val="24"/>
                <w:szCs w:val="24"/>
              </w:rPr>
              <w:t>E</w:t>
            </w:r>
            <w:r w:rsidRPr="0098792F">
              <w:rPr>
                <w:sz w:val="24"/>
                <w:szCs w:val="24"/>
              </w:rPr>
              <w:t xml:space="preserve">nzima </w:t>
            </w:r>
            <w:proofErr w:type="spellStart"/>
            <w:r w:rsidRPr="0098792F">
              <w:rPr>
                <w:sz w:val="24"/>
                <w:szCs w:val="24"/>
              </w:rPr>
              <w:t>diidrofolato</w:t>
            </w:r>
            <w:proofErr w:type="spellEnd"/>
            <w:r w:rsidRPr="0098792F">
              <w:rPr>
                <w:sz w:val="24"/>
                <w:szCs w:val="24"/>
              </w:rPr>
              <w:t xml:space="preserve"> </w:t>
            </w:r>
            <w:proofErr w:type="spellStart"/>
            <w:r w:rsidRPr="0098792F">
              <w:rPr>
                <w:sz w:val="24"/>
                <w:szCs w:val="24"/>
              </w:rPr>
              <w:t>redutase</w:t>
            </w:r>
            <w:proofErr w:type="spellEnd"/>
          </w:p>
        </w:tc>
      </w:tr>
      <w:tr w:rsidR="005B5D4A" w:rsidRPr="0098792F" w:rsidTr="003B3EFA">
        <w:tc>
          <w:tcPr>
            <w:tcW w:w="1668" w:type="dxa"/>
          </w:tcPr>
          <w:p w:rsidR="005B5D4A" w:rsidRPr="0098792F" w:rsidRDefault="005B5D4A" w:rsidP="00840EC2">
            <w:pPr>
              <w:rPr>
                <w:sz w:val="24"/>
                <w:szCs w:val="24"/>
              </w:rPr>
            </w:pPr>
            <w:proofErr w:type="spellStart"/>
            <w:r>
              <w:rPr>
                <w:sz w:val="24"/>
                <w:szCs w:val="24"/>
              </w:rPr>
              <w:t>dL</w:t>
            </w:r>
            <w:proofErr w:type="spellEnd"/>
          </w:p>
        </w:tc>
        <w:tc>
          <w:tcPr>
            <w:tcW w:w="7619" w:type="dxa"/>
          </w:tcPr>
          <w:p w:rsidR="005B5D4A" w:rsidRPr="0098792F" w:rsidRDefault="005B5D4A" w:rsidP="00840EC2">
            <w:pPr>
              <w:rPr>
                <w:sz w:val="24"/>
                <w:szCs w:val="24"/>
              </w:rPr>
            </w:pPr>
            <w:r>
              <w:rPr>
                <w:sz w:val="24"/>
                <w:szCs w:val="24"/>
              </w:rPr>
              <w:t>D</w:t>
            </w:r>
            <w:r w:rsidRPr="0098792F">
              <w:rPr>
                <w:sz w:val="24"/>
                <w:szCs w:val="24"/>
              </w:rPr>
              <w:t>ecilitro</w:t>
            </w:r>
          </w:p>
        </w:tc>
      </w:tr>
      <w:tr w:rsidR="005B5D4A" w:rsidRPr="0098792F" w:rsidTr="003B3EFA">
        <w:tc>
          <w:tcPr>
            <w:tcW w:w="1668" w:type="dxa"/>
          </w:tcPr>
          <w:p w:rsidR="005B5D4A" w:rsidRPr="0098792F" w:rsidRDefault="005B5D4A" w:rsidP="00840EC2">
            <w:pPr>
              <w:rPr>
                <w:sz w:val="24"/>
                <w:szCs w:val="24"/>
              </w:rPr>
            </w:pPr>
            <w:r>
              <w:rPr>
                <w:sz w:val="24"/>
                <w:szCs w:val="24"/>
              </w:rPr>
              <w:t>DNA</w:t>
            </w:r>
          </w:p>
        </w:tc>
        <w:tc>
          <w:tcPr>
            <w:tcW w:w="7619" w:type="dxa"/>
          </w:tcPr>
          <w:p w:rsidR="005B5D4A" w:rsidRPr="0098792F" w:rsidRDefault="005B5D4A" w:rsidP="00840EC2">
            <w:pPr>
              <w:rPr>
                <w:sz w:val="24"/>
                <w:szCs w:val="24"/>
              </w:rPr>
            </w:pPr>
            <w:r>
              <w:rPr>
                <w:sz w:val="24"/>
                <w:szCs w:val="24"/>
              </w:rPr>
              <w:t>Á</w:t>
            </w:r>
            <w:r w:rsidRPr="0098792F">
              <w:rPr>
                <w:sz w:val="24"/>
                <w:szCs w:val="24"/>
              </w:rPr>
              <w:t>cido desoxirribonucleico</w:t>
            </w:r>
          </w:p>
        </w:tc>
      </w:tr>
      <w:tr w:rsidR="005B5D4A" w:rsidRPr="0098792F" w:rsidTr="003B3EFA">
        <w:tc>
          <w:tcPr>
            <w:tcW w:w="1668" w:type="dxa"/>
          </w:tcPr>
          <w:p w:rsidR="005B5D4A" w:rsidRPr="0098792F" w:rsidRDefault="005B5D4A" w:rsidP="00840EC2">
            <w:pPr>
              <w:rPr>
                <w:sz w:val="24"/>
                <w:szCs w:val="24"/>
              </w:rPr>
            </w:pPr>
            <w:r>
              <w:rPr>
                <w:sz w:val="24"/>
                <w:szCs w:val="24"/>
              </w:rPr>
              <w:t>EA</w:t>
            </w:r>
          </w:p>
        </w:tc>
        <w:tc>
          <w:tcPr>
            <w:tcW w:w="7619" w:type="dxa"/>
          </w:tcPr>
          <w:p w:rsidR="005B5D4A" w:rsidRPr="0098792F" w:rsidRDefault="005B5D4A" w:rsidP="00840EC2">
            <w:pPr>
              <w:rPr>
                <w:sz w:val="24"/>
                <w:szCs w:val="24"/>
              </w:rPr>
            </w:pPr>
            <w:r>
              <w:rPr>
                <w:sz w:val="24"/>
                <w:szCs w:val="24"/>
              </w:rPr>
              <w:t>E</w:t>
            </w:r>
            <w:r w:rsidRPr="0098792F">
              <w:rPr>
                <w:sz w:val="24"/>
                <w:szCs w:val="24"/>
              </w:rPr>
              <w:t>vento adverso</w:t>
            </w:r>
          </w:p>
        </w:tc>
      </w:tr>
      <w:tr w:rsidR="005B5D4A" w:rsidRPr="0098792F" w:rsidTr="003B3EFA">
        <w:tc>
          <w:tcPr>
            <w:tcW w:w="1668" w:type="dxa"/>
          </w:tcPr>
          <w:p w:rsidR="005B5D4A" w:rsidRPr="0098792F" w:rsidRDefault="005B5D4A" w:rsidP="00840EC2">
            <w:pPr>
              <w:rPr>
                <w:sz w:val="24"/>
                <w:szCs w:val="24"/>
              </w:rPr>
            </w:pPr>
            <w:r>
              <w:rPr>
                <w:sz w:val="24"/>
                <w:szCs w:val="24"/>
              </w:rPr>
              <w:t>EUA</w:t>
            </w:r>
          </w:p>
        </w:tc>
        <w:tc>
          <w:tcPr>
            <w:tcW w:w="7619" w:type="dxa"/>
          </w:tcPr>
          <w:p w:rsidR="005B5D4A" w:rsidRPr="0098792F" w:rsidRDefault="005B5D4A" w:rsidP="00840EC2">
            <w:pPr>
              <w:rPr>
                <w:sz w:val="24"/>
                <w:szCs w:val="24"/>
              </w:rPr>
            </w:pPr>
            <w:r w:rsidRPr="0098792F">
              <w:rPr>
                <w:sz w:val="24"/>
                <w:szCs w:val="24"/>
              </w:rPr>
              <w:t>Estados Unidos da América</w:t>
            </w:r>
          </w:p>
        </w:tc>
      </w:tr>
      <w:tr w:rsidR="005B5D4A" w:rsidRPr="0098792F" w:rsidTr="003B3EFA">
        <w:tc>
          <w:tcPr>
            <w:tcW w:w="1668" w:type="dxa"/>
          </w:tcPr>
          <w:p w:rsidR="005B5D4A" w:rsidRPr="0098792F" w:rsidRDefault="005B5D4A" w:rsidP="00840EC2">
            <w:pPr>
              <w:rPr>
                <w:sz w:val="24"/>
                <w:szCs w:val="24"/>
              </w:rPr>
            </w:pPr>
            <w:r>
              <w:rPr>
                <w:sz w:val="24"/>
                <w:szCs w:val="24"/>
              </w:rPr>
              <w:t>FCE</w:t>
            </w:r>
          </w:p>
        </w:tc>
        <w:tc>
          <w:tcPr>
            <w:tcW w:w="7619" w:type="dxa"/>
          </w:tcPr>
          <w:p w:rsidR="005B5D4A" w:rsidRPr="0098792F" w:rsidRDefault="005B5D4A" w:rsidP="00840EC2">
            <w:pPr>
              <w:rPr>
                <w:sz w:val="24"/>
                <w:szCs w:val="24"/>
              </w:rPr>
            </w:pPr>
            <w:r>
              <w:rPr>
                <w:sz w:val="24"/>
                <w:szCs w:val="24"/>
              </w:rPr>
              <w:t>F</w:t>
            </w:r>
            <w:r w:rsidRPr="0098792F">
              <w:rPr>
                <w:sz w:val="24"/>
                <w:szCs w:val="24"/>
              </w:rPr>
              <w:t>luido cérebro-espinhal</w:t>
            </w:r>
          </w:p>
        </w:tc>
      </w:tr>
      <w:tr w:rsidR="005B5D4A" w:rsidRPr="00B5333D" w:rsidTr="003B3EFA">
        <w:tc>
          <w:tcPr>
            <w:tcW w:w="1668" w:type="dxa"/>
          </w:tcPr>
          <w:p w:rsidR="005B5D4A" w:rsidRPr="0098792F" w:rsidRDefault="005B5D4A" w:rsidP="00840EC2">
            <w:pPr>
              <w:rPr>
                <w:sz w:val="24"/>
                <w:szCs w:val="24"/>
              </w:rPr>
            </w:pPr>
            <w:r>
              <w:rPr>
                <w:sz w:val="24"/>
                <w:szCs w:val="24"/>
              </w:rPr>
              <w:t>FDA</w:t>
            </w:r>
          </w:p>
        </w:tc>
        <w:tc>
          <w:tcPr>
            <w:tcW w:w="7619" w:type="dxa"/>
          </w:tcPr>
          <w:p w:rsidR="005B5D4A" w:rsidRPr="00683EAA" w:rsidRDefault="005B5D4A" w:rsidP="00840EC2">
            <w:pPr>
              <w:rPr>
                <w:sz w:val="24"/>
                <w:szCs w:val="24"/>
                <w:lang w:val="en-US"/>
              </w:rPr>
            </w:pPr>
            <w:r w:rsidRPr="00683EAA">
              <w:rPr>
                <w:sz w:val="24"/>
                <w:szCs w:val="24"/>
                <w:lang w:val="en-US"/>
              </w:rPr>
              <w:t>Food and Drug Administration (EUA)</w:t>
            </w:r>
          </w:p>
        </w:tc>
      </w:tr>
      <w:tr w:rsidR="005B5D4A" w:rsidRPr="0098792F" w:rsidTr="003B3EFA">
        <w:tc>
          <w:tcPr>
            <w:tcW w:w="1668" w:type="dxa"/>
          </w:tcPr>
          <w:p w:rsidR="005B5D4A" w:rsidRPr="0098792F" w:rsidRDefault="005B5D4A" w:rsidP="00840EC2">
            <w:pPr>
              <w:rPr>
                <w:sz w:val="24"/>
                <w:szCs w:val="24"/>
              </w:rPr>
            </w:pPr>
            <w:r>
              <w:rPr>
                <w:sz w:val="24"/>
                <w:szCs w:val="24"/>
              </w:rPr>
              <w:t>FH</w:t>
            </w:r>
            <w:r w:rsidRPr="009A1525">
              <w:rPr>
                <w:sz w:val="24"/>
                <w:szCs w:val="24"/>
                <w:vertAlign w:val="subscript"/>
              </w:rPr>
              <w:t>4</w:t>
            </w:r>
          </w:p>
        </w:tc>
        <w:tc>
          <w:tcPr>
            <w:tcW w:w="7619" w:type="dxa"/>
          </w:tcPr>
          <w:p w:rsidR="005B5D4A" w:rsidRPr="0098792F" w:rsidRDefault="005B5D4A" w:rsidP="00840EC2">
            <w:pPr>
              <w:rPr>
                <w:sz w:val="24"/>
                <w:szCs w:val="24"/>
              </w:rPr>
            </w:pPr>
            <w:proofErr w:type="spellStart"/>
            <w:r>
              <w:rPr>
                <w:sz w:val="24"/>
                <w:szCs w:val="24"/>
              </w:rPr>
              <w:t>T</w:t>
            </w:r>
            <w:r w:rsidRPr="0098792F">
              <w:rPr>
                <w:sz w:val="24"/>
                <w:szCs w:val="24"/>
              </w:rPr>
              <w:t>etraidrofolato</w:t>
            </w:r>
            <w:proofErr w:type="spellEnd"/>
          </w:p>
        </w:tc>
      </w:tr>
      <w:tr w:rsidR="005B5D4A" w:rsidRPr="0098792F" w:rsidTr="003B3EFA">
        <w:tc>
          <w:tcPr>
            <w:tcW w:w="1668" w:type="dxa"/>
          </w:tcPr>
          <w:p w:rsidR="005B5D4A" w:rsidRPr="0098792F" w:rsidRDefault="005B5D4A" w:rsidP="00840EC2">
            <w:pPr>
              <w:rPr>
                <w:sz w:val="24"/>
                <w:szCs w:val="24"/>
              </w:rPr>
            </w:pPr>
            <w:r>
              <w:rPr>
                <w:sz w:val="24"/>
                <w:szCs w:val="24"/>
              </w:rPr>
              <w:t>FV</w:t>
            </w:r>
          </w:p>
        </w:tc>
        <w:tc>
          <w:tcPr>
            <w:tcW w:w="7619" w:type="dxa"/>
          </w:tcPr>
          <w:p w:rsidR="005B5D4A" w:rsidRPr="0098792F" w:rsidRDefault="005B5D4A" w:rsidP="00840EC2">
            <w:pPr>
              <w:rPr>
                <w:sz w:val="24"/>
                <w:szCs w:val="24"/>
              </w:rPr>
            </w:pPr>
            <w:proofErr w:type="spellStart"/>
            <w:r>
              <w:rPr>
                <w:sz w:val="24"/>
                <w:szCs w:val="24"/>
              </w:rPr>
              <w:t>F</w:t>
            </w:r>
            <w:r w:rsidRPr="0098792F">
              <w:rPr>
                <w:sz w:val="24"/>
                <w:szCs w:val="24"/>
              </w:rPr>
              <w:t>armacovigilância</w:t>
            </w:r>
            <w:proofErr w:type="spellEnd"/>
          </w:p>
        </w:tc>
      </w:tr>
      <w:tr w:rsidR="005B5D4A" w:rsidRPr="0098792F" w:rsidTr="003B3EFA">
        <w:tc>
          <w:tcPr>
            <w:tcW w:w="1668" w:type="dxa"/>
          </w:tcPr>
          <w:p w:rsidR="005B5D4A" w:rsidRPr="0098792F" w:rsidRDefault="005B5D4A" w:rsidP="00840EC2">
            <w:pPr>
              <w:rPr>
                <w:sz w:val="24"/>
                <w:szCs w:val="24"/>
              </w:rPr>
            </w:pPr>
            <w:r>
              <w:rPr>
                <w:sz w:val="24"/>
                <w:szCs w:val="24"/>
              </w:rPr>
              <w:t>g</w:t>
            </w:r>
          </w:p>
        </w:tc>
        <w:tc>
          <w:tcPr>
            <w:tcW w:w="7619" w:type="dxa"/>
          </w:tcPr>
          <w:p w:rsidR="005B5D4A" w:rsidRPr="0098792F" w:rsidRDefault="005B5D4A" w:rsidP="00840EC2">
            <w:pPr>
              <w:rPr>
                <w:sz w:val="24"/>
                <w:szCs w:val="24"/>
              </w:rPr>
            </w:pPr>
            <w:r>
              <w:rPr>
                <w:sz w:val="24"/>
                <w:szCs w:val="24"/>
              </w:rPr>
              <w:t>G</w:t>
            </w:r>
            <w:r w:rsidRPr="0098792F">
              <w:rPr>
                <w:sz w:val="24"/>
                <w:szCs w:val="24"/>
              </w:rPr>
              <w:t>rama</w:t>
            </w:r>
          </w:p>
        </w:tc>
      </w:tr>
      <w:tr w:rsidR="005B5D4A" w:rsidRPr="0098792F" w:rsidTr="003B3EFA">
        <w:tc>
          <w:tcPr>
            <w:tcW w:w="1668" w:type="dxa"/>
          </w:tcPr>
          <w:p w:rsidR="005B5D4A" w:rsidRPr="0098792F" w:rsidRDefault="005B5D4A" w:rsidP="00840EC2">
            <w:pPr>
              <w:rPr>
                <w:sz w:val="24"/>
                <w:szCs w:val="24"/>
              </w:rPr>
            </w:pPr>
            <w:r>
              <w:rPr>
                <w:sz w:val="24"/>
                <w:szCs w:val="24"/>
              </w:rPr>
              <w:t>GPUIM</w:t>
            </w:r>
          </w:p>
        </w:tc>
        <w:tc>
          <w:tcPr>
            <w:tcW w:w="7619" w:type="dxa"/>
          </w:tcPr>
          <w:p w:rsidR="005B5D4A" w:rsidRPr="0098792F" w:rsidRDefault="005B5D4A" w:rsidP="00840EC2">
            <w:pPr>
              <w:rPr>
                <w:sz w:val="24"/>
                <w:szCs w:val="24"/>
              </w:rPr>
            </w:pPr>
            <w:r w:rsidRPr="0098792F">
              <w:rPr>
                <w:sz w:val="24"/>
                <w:szCs w:val="24"/>
              </w:rPr>
              <w:t>Grupo de Prevenção ao Uso Indevido de Medicamentos</w:t>
            </w:r>
          </w:p>
        </w:tc>
      </w:tr>
      <w:tr w:rsidR="005B5D4A" w:rsidRPr="0098792F" w:rsidTr="003B3EFA">
        <w:tc>
          <w:tcPr>
            <w:tcW w:w="1668" w:type="dxa"/>
          </w:tcPr>
          <w:p w:rsidR="005B5D4A" w:rsidRPr="0098792F" w:rsidRDefault="005B5D4A" w:rsidP="00840EC2">
            <w:pPr>
              <w:rPr>
                <w:sz w:val="24"/>
                <w:szCs w:val="24"/>
              </w:rPr>
            </w:pPr>
            <w:proofErr w:type="spellStart"/>
            <w:r>
              <w:rPr>
                <w:sz w:val="24"/>
                <w:szCs w:val="24"/>
              </w:rPr>
              <w:t>Hb</w:t>
            </w:r>
            <w:proofErr w:type="spellEnd"/>
          </w:p>
        </w:tc>
        <w:tc>
          <w:tcPr>
            <w:tcW w:w="7619" w:type="dxa"/>
          </w:tcPr>
          <w:p w:rsidR="005B5D4A" w:rsidRPr="0098792F" w:rsidRDefault="005B5D4A" w:rsidP="00840EC2">
            <w:pPr>
              <w:rPr>
                <w:sz w:val="24"/>
                <w:szCs w:val="24"/>
              </w:rPr>
            </w:pPr>
            <w:r>
              <w:rPr>
                <w:sz w:val="24"/>
                <w:szCs w:val="24"/>
              </w:rPr>
              <w:t>H</w:t>
            </w:r>
            <w:r w:rsidRPr="0098792F">
              <w:rPr>
                <w:sz w:val="24"/>
                <w:szCs w:val="24"/>
              </w:rPr>
              <w:t>emoglobina</w:t>
            </w:r>
          </w:p>
        </w:tc>
      </w:tr>
      <w:tr w:rsidR="005B5D4A" w:rsidRPr="0098792F" w:rsidTr="003B3EFA">
        <w:tc>
          <w:tcPr>
            <w:tcW w:w="1668" w:type="dxa"/>
          </w:tcPr>
          <w:p w:rsidR="005B5D4A" w:rsidRPr="0098792F" w:rsidRDefault="005B5D4A" w:rsidP="00840EC2">
            <w:pPr>
              <w:rPr>
                <w:sz w:val="24"/>
                <w:szCs w:val="24"/>
              </w:rPr>
            </w:pPr>
            <w:r>
              <w:rPr>
                <w:sz w:val="24"/>
                <w:szCs w:val="24"/>
              </w:rPr>
              <w:t>HIAS</w:t>
            </w:r>
          </w:p>
        </w:tc>
        <w:tc>
          <w:tcPr>
            <w:tcW w:w="7619" w:type="dxa"/>
          </w:tcPr>
          <w:p w:rsidR="005B5D4A" w:rsidRPr="0098792F" w:rsidRDefault="005B5D4A" w:rsidP="00840EC2">
            <w:pPr>
              <w:rPr>
                <w:sz w:val="24"/>
                <w:szCs w:val="24"/>
              </w:rPr>
            </w:pPr>
            <w:r w:rsidRPr="0098792F">
              <w:rPr>
                <w:sz w:val="24"/>
                <w:szCs w:val="24"/>
              </w:rPr>
              <w:t>Hospital Infantil Albert Sabin</w:t>
            </w:r>
          </w:p>
        </w:tc>
      </w:tr>
      <w:tr w:rsidR="005B5D4A" w:rsidRPr="0098792F" w:rsidTr="003B3EFA">
        <w:tc>
          <w:tcPr>
            <w:tcW w:w="1668" w:type="dxa"/>
          </w:tcPr>
          <w:p w:rsidR="005B5D4A" w:rsidRPr="0098792F" w:rsidRDefault="005B5D4A" w:rsidP="00840EC2">
            <w:pPr>
              <w:rPr>
                <w:sz w:val="24"/>
                <w:szCs w:val="24"/>
              </w:rPr>
            </w:pPr>
            <w:r>
              <w:rPr>
                <w:sz w:val="24"/>
                <w:szCs w:val="24"/>
              </w:rPr>
              <w:t>ICE</w:t>
            </w:r>
          </w:p>
        </w:tc>
        <w:tc>
          <w:tcPr>
            <w:tcW w:w="7619" w:type="dxa"/>
          </w:tcPr>
          <w:p w:rsidR="005B5D4A" w:rsidRPr="0098792F" w:rsidRDefault="005B5D4A">
            <w:pPr>
              <w:rPr>
                <w:sz w:val="24"/>
                <w:szCs w:val="24"/>
              </w:rPr>
            </w:pPr>
            <w:r>
              <w:rPr>
                <w:sz w:val="24"/>
                <w:szCs w:val="24"/>
              </w:rPr>
              <w:t>C</w:t>
            </w:r>
            <w:r w:rsidRPr="0098792F">
              <w:rPr>
                <w:sz w:val="24"/>
                <w:szCs w:val="24"/>
              </w:rPr>
              <w:t xml:space="preserve">ombinação de </w:t>
            </w:r>
            <w:proofErr w:type="spellStart"/>
            <w:r w:rsidRPr="0098792F">
              <w:rPr>
                <w:sz w:val="24"/>
                <w:szCs w:val="24"/>
              </w:rPr>
              <w:t>ifosfamida</w:t>
            </w:r>
            <w:proofErr w:type="spellEnd"/>
            <w:r w:rsidRPr="0098792F">
              <w:rPr>
                <w:sz w:val="24"/>
                <w:szCs w:val="24"/>
              </w:rPr>
              <w:t xml:space="preserve">, </w:t>
            </w:r>
            <w:proofErr w:type="spellStart"/>
            <w:r w:rsidRPr="0098792F">
              <w:rPr>
                <w:sz w:val="24"/>
                <w:szCs w:val="24"/>
              </w:rPr>
              <w:t>carboplatina</w:t>
            </w:r>
            <w:proofErr w:type="spellEnd"/>
            <w:r w:rsidRPr="0098792F">
              <w:rPr>
                <w:sz w:val="24"/>
                <w:szCs w:val="24"/>
              </w:rPr>
              <w:t xml:space="preserve"> e </w:t>
            </w:r>
            <w:proofErr w:type="spellStart"/>
            <w:r w:rsidRPr="0098792F">
              <w:rPr>
                <w:sz w:val="24"/>
                <w:szCs w:val="24"/>
              </w:rPr>
              <w:t>etoposido</w:t>
            </w:r>
            <w:proofErr w:type="spellEnd"/>
          </w:p>
        </w:tc>
      </w:tr>
      <w:tr w:rsidR="005B5D4A" w:rsidRPr="0098792F" w:rsidTr="003B3EFA">
        <w:tc>
          <w:tcPr>
            <w:tcW w:w="1668" w:type="dxa"/>
          </w:tcPr>
          <w:p w:rsidR="005B5D4A" w:rsidRPr="0098792F" w:rsidRDefault="005B5D4A" w:rsidP="00840EC2">
            <w:pPr>
              <w:rPr>
                <w:sz w:val="24"/>
                <w:szCs w:val="24"/>
              </w:rPr>
            </w:pPr>
            <w:r>
              <w:rPr>
                <w:sz w:val="24"/>
                <w:szCs w:val="24"/>
              </w:rPr>
              <w:t>INCA</w:t>
            </w:r>
          </w:p>
        </w:tc>
        <w:tc>
          <w:tcPr>
            <w:tcW w:w="7619" w:type="dxa"/>
          </w:tcPr>
          <w:p w:rsidR="005B5D4A" w:rsidRPr="0098792F" w:rsidRDefault="005B5D4A" w:rsidP="00840EC2">
            <w:pPr>
              <w:rPr>
                <w:sz w:val="24"/>
                <w:szCs w:val="24"/>
              </w:rPr>
            </w:pPr>
            <w:r w:rsidRPr="0098792F">
              <w:rPr>
                <w:sz w:val="24"/>
                <w:szCs w:val="24"/>
              </w:rPr>
              <w:t xml:space="preserve">Instituto Nacional de Câncer José Alencar Gomes da Silva </w:t>
            </w:r>
          </w:p>
        </w:tc>
      </w:tr>
      <w:tr w:rsidR="005B5D4A" w:rsidRPr="0098792F" w:rsidTr="003B3EFA">
        <w:tc>
          <w:tcPr>
            <w:tcW w:w="1668" w:type="dxa"/>
          </w:tcPr>
          <w:p w:rsidR="005B5D4A" w:rsidRPr="0098792F" w:rsidRDefault="005B5D4A" w:rsidP="00840EC2">
            <w:pPr>
              <w:rPr>
                <w:sz w:val="24"/>
                <w:szCs w:val="24"/>
              </w:rPr>
            </w:pPr>
            <w:r>
              <w:rPr>
                <w:sz w:val="24"/>
                <w:szCs w:val="24"/>
              </w:rPr>
              <w:t>m²</w:t>
            </w:r>
          </w:p>
        </w:tc>
        <w:tc>
          <w:tcPr>
            <w:tcW w:w="7619" w:type="dxa"/>
          </w:tcPr>
          <w:p w:rsidR="005B5D4A" w:rsidRPr="0098792F" w:rsidRDefault="005B5D4A" w:rsidP="00840EC2">
            <w:pPr>
              <w:rPr>
                <w:sz w:val="24"/>
                <w:szCs w:val="24"/>
              </w:rPr>
            </w:pPr>
            <w:r>
              <w:rPr>
                <w:sz w:val="24"/>
                <w:szCs w:val="24"/>
              </w:rPr>
              <w:t>M</w:t>
            </w:r>
            <w:r w:rsidRPr="0098792F">
              <w:rPr>
                <w:sz w:val="24"/>
                <w:szCs w:val="24"/>
              </w:rPr>
              <w:t>etro quadrado, área superficial corporal</w:t>
            </w:r>
          </w:p>
        </w:tc>
      </w:tr>
      <w:tr w:rsidR="005B5D4A" w:rsidRPr="00B5333D" w:rsidTr="003B3EFA">
        <w:tc>
          <w:tcPr>
            <w:tcW w:w="1668" w:type="dxa"/>
          </w:tcPr>
          <w:p w:rsidR="005B5D4A" w:rsidRPr="0098792F" w:rsidRDefault="005B5D4A" w:rsidP="00840EC2">
            <w:pPr>
              <w:rPr>
                <w:sz w:val="24"/>
                <w:szCs w:val="24"/>
              </w:rPr>
            </w:pPr>
            <w:proofErr w:type="spellStart"/>
            <w:r>
              <w:rPr>
                <w:sz w:val="24"/>
                <w:szCs w:val="24"/>
              </w:rPr>
              <w:t>MedDRA</w:t>
            </w:r>
            <w:proofErr w:type="spellEnd"/>
          </w:p>
        </w:tc>
        <w:tc>
          <w:tcPr>
            <w:tcW w:w="7619" w:type="dxa"/>
          </w:tcPr>
          <w:p w:rsidR="005B5D4A" w:rsidRPr="00683EAA" w:rsidRDefault="005B5D4A" w:rsidP="00840EC2">
            <w:pPr>
              <w:rPr>
                <w:sz w:val="24"/>
                <w:szCs w:val="24"/>
                <w:lang w:val="en-US"/>
              </w:rPr>
            </w:pPr>
            <w:r w:rsidRPr="00683EAA">
              <w:rPr>
                <w:sz w:val="24"/>
                <w:szCs w:val="24"/>
                <w:lang w:val="en-US"/>
              </w:rPr>
              <w:t>Medical Terminology for Drug Regulatory Authorities</w:t>
            </w:r>
          </w:p>
        </w:tc>
      </w:tr>
      <w:tr w:rsidR="005B5D4A" w:rsidRPr="0098792F" w:rsidTr="003B3EFA">
        <w:tc>
          <w:tcPr>
            <w:tcW w:w="1668" w:type="dxa"/>
          </w:tcPr>
          <w:p w:rsidR="005B5D4A" w:rsidRPr="0098792F" w:rsidRDefault="005B5D4A" w:rsidP="00840EC2">
            <w:pPr>
              <w:rPr>
                <w:sz w:val="24"/>
                <w:szCs w:val="24"/>
              </w:rPr>
            </w:pPr>
            <w:proofErr w:type="spellStart"/>
            <w:r>
              <w:rPr>
                <w:sz w:val="24"/>
                <w:szCs w:val="24"/>
              </w:rPr>
              <w:t>MeSH</w:t>
            </w:r>
            <w:proofErr w:type="spellEnd"/>
          </w:p>
        </w:tc>
        <w:tc>
          <w:tcPr>
            <w:tcW w:w="7619" w:type="dxa"/>
          </w:tcPr>
          <w:p w:rsidR="005B5D4A" w:rsidRPr="0098792F" w:rsidRDefault="005B5D4A" w:rsidP="00840EC2">
            <w:pPr>
              <w:rPr>
                <w:sz w:val="24"/>
                <w:szCs w:val="24"/>
              </w:rPr>
            </w:pPr>
            <w:r w:rsidRPr="0098792F">
              <w:rPr>
                <w:sz w:val="24"/>
                <w:szCs w:val="24"/>
              </w:rPr>
              <w:t xml:space="preserve">Medical </w:t>
            </w:r>
            <w:proofErr w:type="spellStart"/>
            <w:r w:rsidRPr="0098792F">
              <w:rPr>
                <w:sz w:val="24"/>
                <w:szCs w:val="24"/>
              </w:rPr>
              <w:t>Subject</w:t>
            </w:r>
            <w:proofErr w:type="spellEnd"/>
            <w:r w:rsidRPr="0098792F">
              <w:rPr>
                <w:sz w:val="24"/>
                <w:szCs w:val="24"/>
              </w:rPr>
              <w:t xml:space="preserve"> </w:t>
            </w:r>
            <w:proofErr w:type="spellStart"/>
            <w:r w:rsidRPr="0098792F">
              <w:rPr>
                <w:sz w:val="24"/>
                <w:szCs w:val="24"/>
              </w:rPr>
              <w:t>Headings</w:t>
            </w:r>
            <w:proofErr w:type="spellEnd"/>
          </w:p>
        </w:tc>
      </w:tr>
      <w:tr w:rsidR="005B5D4A" w:rsidRPr="0098792F" w:rsidTr="003B3EFA">
        <w:tc>
          <w:tcPr>
            <w:tcW w:w="1668" w:type="dxa"/>
          </w:tcPr>
          <w:p w:rsidR="005B5D4A" w:rsidRPr="0098792F" w:rsidRDefault="005B5D4A" w:rsidP="00840EC2">
            <w:pPr>
              <w:rPr>
                <w:sz w:val="24"/>
                <w:szCs w:val="24"/>
              </w:rPr>
            </w:pPr>
            <w:r>
              <w:rPr>
                <w:sz w:val="24"/>
                <w:szCs w:val="24"/>
              </w:rPr>
              <w:t>mg</w:t>
            </w:r>
          </w:p>
        </w:tc>
        <w:tc>
          <w:tcPr>
            <w:tcW w:w="7619" w:type="dxa"/>
          </w:tcPr>
          <w:p w:rsidR="005B5D4A" w:rsidRPr="0098792F" w:rsidRDefault="005B5D4A" w:rsidP="00840EC2">
            <w:pPr>
              <w:rPr>
                <w:sz w:val="24"/>
                <w:szCs w:val="24"/>
              </w:rPr>
            </w:pPr>
            <w:r>
              <w:rPr>
                <w:sz w:val="24"/>
                <w:szCs w:val="24"/>
              </w:rPr>
              <w:t>M</w:t>
            </w:r>
            <w:r w:rsidRPr="0098792F">
              <w:rPr>
                <w:sz w:val="24"/>
                <w:szCs w:val="24"/>
              </w:rPr>
              <w:t>iligrama</w:t>
            </w:r>
          </w:p>
        </w:tc>
      </w:tr>
      <w:tr w:rsidR="005B5D4A" w:rsidRPr="0098792F" w:rsidTr="003B3EFA">
        <w:tc>
          <w:tcPr>
            <w:tcW w:w="1668" w:type="dxa"/>
          </w:tcPr>
          <w:p w:rsidR="005B5D4A" w:rsidRPr="0098792F" w:rsidRDefault="005B5D4A" w:rsidP="00840EC2">
            <w:pPr>
              <w:rPr>
                <w:sz w:val="24"/>
                <w:szCs w:val="24"/>
              </w:rPr>
            </w:pPr>
            <w:proofErr w:type="spellStart"/>
            <w:r>
              <w:rPr>
                <w:sz w:val="24"/>
                <w:szCs w:val="24"/>
              </w:rPr>
              <w:t>MIPs</w:t>
            </w:r>
            <w:proofErr w:type="spellEnd"/>
          </w:p>
        </w:tc>
        <w:tc>
          <w:tcPr>
            <w:tcW w:w="7619" w:type="dxa"/>
          </w:tcPr>
          <w:p w:rsidR="005B5D4A" w:rsidRPr="0098792F" w:rsidRDefault="005B5D4A" w:rsidP="00840EC2">
            <w:pPr>
              <w:rPr>
                <w:sz w:val="24"/>
                <w:szCs w:val="24"/>
              </w:rPr>
            </w:pPr>
            <w:r>
              <w:rPr>
                <w:sz w:val="24"/>
                <w:szCs w:val="24"/>
              </w:rPr>
              <w:t>M</w:t>
            </w:r>
            <w:r w:rsidRPr="0098792F">
              <w:rPr>
                <w:sz w:val="24"/>
                <w:szCs w:val="24"/>
              </w:rPr>
              <w:t xml:space="preserve">edicamentos isentos de </w:t>
            </w:r>
            <w:r w:rsidR="001776B5" w:rsidRPr="0098792F">
              <w:rPr>
                <w:sz w:val="24"/>
                <w:szCs w:val="24"/>
              </w:rPr>
              <w:t>prescrição</w:t>
            </w:r>
          </w:p>
        </w:tc>
      </w:tr>
      <w:tr w:rsidR="005B5D4A" w:rsidRPr="0098792F" w:rsidTr="003B3EFA">
        <w:tc>
          <w:tcPr>
            <w:tcW w:w="1668" w:type="dxa"/>
          </w:tcPr>
          <w:p w:rsidR="005B5D4A" w:rsidRPr="0098792F" w:rsidRDefault="005B5D4A" w:rsidP="00840EC2">
            <w:pPr>
              <w:rPr>
                <w:sz w:val="24"/>
                <w:szCs w:val="24"/>
              </w:rPr>
            </w:pPr>
            <w:r>
              <w:rPr>
                <w:sz w:val="24"/>
                <w:szCs w:val="24"/>
              </w:rPr>
              <w:t>OMS</w:t>
            </w:r>
          </w:p>
        </w:tc>
        <w:tc>
          <w:tcPr>
            <w:tcW w:w="7619" w:type="dxa"/>
          </w:tcPr>
          <w:p w:rsidR="005B5D4A" w:rsidRPr="0098792F" w:rsidRDefault="005B5D4A" w:rsidP="00840EC2">
            <w:pPr>
              <w:rPr>
                <w:sz w:val="24"/>
                <w:szCs w:val="24"/>
              </w:rPr>
            </w:pPr>
            <w:r w:rsidRPr="0098792F">
              <w:rPr>
                <w:sz w:val="24"/>
                <w:szCs w:val="24"/>
              </w:rPr>
              <w:t>Organização Mundial de Saúde</w:t>
            </w:r>
            <w:r w:rsidR="003B3EFA">
              <w:rPr>
                <w:sz w:val="24"/>
                <w:szCs w:val="24"/>
              </w:rPr>
              <w:t xml:space="preserve"> (tradução de World Health </w:t>
            </w:r>
            <w:proofErr w:type="spellStart"/>
            <w:r w:rsidR="003B3EFA">
              <w:rPr>
                <w:sz w:val="24"/>
                <w:szCs w:val="24"/>
              </w:rPr>
              <w:t>Organization</w:t>
            </w:r>
            <w:proofErr w:type="spellEnd"/>
            <w:r w:rsidR="003B3EFA">
              <w:rPr>
                <w:sz w:val="24"/>
                <w:szCs w:val="24"/>
              </w:rPr>
              <w:t>)</w:t>
            </w:r>
          </w:p>
        </w:tc>
      </w:tr>
      <w:tr w:rsidR="005B5D4A" w:rsidRPr="0098792F" w:rsidTr="003B3EFA">
        <w:tc>
          <w:tcPr>
            <w:tcW w:w="1668" w:type="dxa"/>
          </w:tcPr>
          <w:p w:rsidR="005B5D4A" w:rsidRPr="0098792F" w:rsidRDefault="005B5D4A" w:rsidP="00840EC2">
            <w:pPr>
              <w:rPr>
                <w:sz w:val="24"/>
                <w:szCs w:val="24"/>
              </w:rPr>
            </w:pPr>
            <w:r>
              <w:rPr>
                <w:sz w:val="24"/>
                <w:szCs w:val="24"/>
              </w:rPr>
              <w:t>OPAS</w:t>
            </w:r>
          </w:p>
        </w:tc>
        <w:tc>
          <w:tcPr>
            <w:tcW w:w="7619" w:type="dxa"/>
          </w:tcPr>
          <w:p w:rsidR="005B5D4A" w:rsidRPr="0098792F" w:rsidRDefault="005B5D4A" w:rsidP="00840EC2">
            <w:pPr>
              <w:rPr>
                <w:sz w:val="24"/>
                <w:szCs w:val="24"/>
              </w:rPr>
            </w:pPr>
            <w:r w:rsidRPr="0098792F">
              <w:rPr>
                <w:sz w:val="24"/>
                <w:szCs w:val="24"/>
              </w:rPr>
              <w:t xml:space="preserve">Organização </w:t>
            </w:r>
            <w:r w:rsidR="001776B5" w:rsidRPr="0098792F">
              <w:rPr>
                <w:sz w:val="24"/>
                <w:szCs w:val="24"/>
              </w:rPr>
              <w:t>Pan-americana</w:t>
            </w:r>
            <w:r w:rsidRPr="0098792F">
              <w:rPr>
                <w:sz w:val="24"/>
                <w:szCs w:val="24"/>
              </w:rPr>
              <w:t xml:space="preserve"> de Saúde</w:t>
            </w:r>
          </w:p>
        </w:tc>
      </w:tr>
      <w:tr w:rsidR="005B5D4A" w:rsidRPr="0098792F" w:rsidTr="003B3EFA">
        <w:tc>
          <w:tcPr>
            <w:tcW w:w="1668" w:type="dxa"/>
          </w:tcPr>
          <w:p w:rsidR="005B5D4A" w:rsidRPr="0098792F" w:rsidRDefault="005B5D4A" w:rsidP="00840EC2">
            <w:pPr>
              <w:rPr>
                <w:sz w:val="24"/>
                <w:szCs w:val="24"/>
              </w:rPr>
            </w:pPr>
            <w:r>
              <w:rPr>
                <w:sz w:val="24"/>
                <w:szCs w:val="24"/>
              </w:rPr>
              <w:t>PET</w:t>
            </w:r>
          </w:p>
        </w:tc>
        <w:tc>
          <w:tcPr>
            <w:tcW w:w="7619" w:type="dxa"/>
          </w:tcPr>
          <w:p w:rsidR="005B5D4A" w:rsidRPr="0098792F" w:rsidRDefault="005B5D4A" w:rsidP="00840EC2">
            <w:pPr>
              <w:rPr>
                <w:sz w:val="24"/>
                <w:szCs w:val="24"/>
              </w:rPr>
            </w:pPr>
            <w:r>
              <w:rPr>
                <w:sz w:val="24"/>
                <w:szCs w:val="24"/>
              </w:rPr>
              <w:t>P</w:t>
            </w:r>
            <w:r w:rsidRPr="0098792F">
              <w:rPr>
                <w:sz w:val="24"/>
                <w:szCs w:val="24"/>
              </w:rPr>
              <w:t xml:space="preserve">ósitron </w:t>
            </w:r>
            <w:proofErr w:type="spellStart"/>
            <w:r w:rsidRPr="0098792F">
              <w:rPr>
                <w:sz w:val="24"/>
                <w:szCs w:val="24"/>
              </w:rPr>
              <w:t>emission</w:t>
            </w:r>
            <w:proofErr w:type="spellEnd"/>
            <w:r w:rsidRPr="0098792F">
              <w:rPr>
                <w:sz w:val="24"/>
                <w:szCs w:val="24"/>
              </w:rPr>
              <w:t xml:space="preserve"> </w:t>
            </w:r>
            <w:proofErr w:type="spellStart"/>
            <w:r w:rsidRPr="0098792F">
              <w:rPr>
                <w:sz w:val="24"/>
                <w:szCs w:val="24"/>
              </w:rPr>
              <w:t>tomography</w:t>
            </w:r>
            <w:proofErr w:type="spellEnd"/>
            <w:r w:rsidRPr="0098792F">
              <w:rPr>
                <w:sz w:val="24"/>
                <w:szCs w:val="24"/>
              </w:rPr>
              <w:t xml:space="preserve"> (tomografia de emissão de pósitrons)</w:t>
            </w:r>
          </w:p>
        </w:tc>
      </w:tr>
      <w:tr w:rsidR="005B5D4A" w:rsidRPr="0098792F" w:rsidTr="003B3EFA">
        <w:tc>
          <w:tcPr>
            <w:tcW w:w="1668" w:type="dxa"/>
          </w:tcPr>
          <w:p w:rsidR="005B5D4A" w:rsidRPr="0098792F" w:rsidRDefault="005B5D4A" w:rsidP="00840EC2">
            <w:pPr>
              <w:rPr>
                <w:sz w:val="24"/>
                <w:szCs w:val="24"/>
              </w:rPr>
            </w:pPr>
            <w:r>
              <w:rPr>
                <w:sz w:val="24"/>
                <w:szCs w:val="24"/>
              </w:rPr>
              <w:t>PRM</w:t>
            </w:r>
          </w:p>
        </w:tc>
        <w:tc>
          <w:tcPr>
            <w:tcW w:w="7619" w:type="dxa"/>
          </w:tcPr>
          <w:p w:rsidR="005B5D4A" w:rsidRPr="0098792F" w:rsidRDefault="005B5D4A" w:rsidP="00840EC2">
            <w:pPr>
              <w:rPr>
                <w:sz w:val="24"/>
                <w:szCs w:val="24"/>
              </w:rPr>
            </w:pPr>
            <w:r>
              <w:rPr>
                <w:sz w:val="24"/>
                <w:szCs w:val="24"/>
              </w:rPr>
              <w:t>P</w:t>
            </w:r>
            <w:r w:rsidRPr="0098792F">
              <w:rPr>
                <w:sz w:val="24"/>
                <w:szCs w:val="24"/>
              </w:rPr>
              <w:t>roblemas relacionados a medicamentos</w:t>
            </w:r>
          </w:p>
        </w:tc>
      </w:tr>
      <w:tr w:rsidR="005B5D4A" w:rsidRPr="0098792F" w:rsidTr="003B3EFA">
        <w:tc>
          <w:tcPr>
            <w:tcW w:w="1668" w:type="dxa"/>
          </w:tcPr>
          <w:p w:rsidR="005B5D4A" w:rsidRPr="0098792F" w:rsidRDefault="005B5D4A" w:rsidP="00840EC2">
            <w:pPr>
              <w:rPr>
                <w:sz w:val="24"/>
                <w:szCs w:val="24"/>
              </w:rPr>
            </w:pPr>
            <w:r>
              <w:rPr>
                <w:sz w:val="24"/>
                <w:szCs w:val="24"/>
              </w:rPr>
              <w:t>QT</w:t>
            </w:r>
          </w:p>
        </w:tc>
        <w:tc>
          <w:tcPr>
            <w:tcW w:w="7619" w:type="dxa"/>
          </w:tcPr>
          <w:p w:rsidR="005B5D4A" w:rsidRPr="0098792F" w:rsidRDefault="005B5D4A" w:rsidP="00840EC2">
            <w:pPr>
              <w:rPr>
                <w:sz w:val="24"/>
                <w:szCs w:val="24"/>
              </w:rPr>
            </w:pPr>
            <w:r>
              <w:rPr>
                <w:sz w:val="24"/>
                <w:szCs w:val="24"/>
              </w:rPr>
              <w:t>Q</w:t>
            </w:r>
            <w:r w:rsidRPr="0098792F">
              <w:rPr>
                <w:sz w:val="24"/>
                <w:szCs w:val="24"/>
              </w:rPr>
              <w:t>uimioterapia</w:t>
            </w:r>
          </w:p>
        </w:tc>
      </w:tr>
      <w:tr w:rsidR="005B5D4A" w:rsidRPr="0098792F" w:rsidTr="003B3EFA">
        <w:tc>
          <w:tcPr>
            <w:tcW w:w="1668" w:type="dxa"/>
          </w:tcPr>
          <w:p w:rsidR="005B5D4A" w:rsidRPr="0098792F" w:rsidRDefault="005B5D4A" w:rsidP="00840EC2">
            <w:pPr>
              <w:rPr>
                <w:sz w:val="24"/>
                <w:szCs w:val="24"/>
              </w:rPr>
            </w:pPr>
            <w:r>
              <w:rPr>
                <w:sz w:val="24"/>
                <w:szCs w:val="24"/>
              </w:rPr>
              <w:t>RAM</w:t>
            </w:r>
          </w:p>
        </w:tc>
        <w:tc>
          <w:tcPr>
            <w:tcW w:w="7619" w:type="dxa"/>
          </w:tcPr>
          <w:p w:rsidR="005B5D4A" w:rsidRPr="0098792F" w:rsidRDefault="005B5D4A" w:rsidP="00840EC2">
            <w:pPr>
              <w:rPr>
                <w:sz w:val="24"/>
                <w:szCs w:val="24"/>
              </w:rPr>
            </w:pPr>
            <w:r>
              <w:rPr>
                <w:sz w:val="24"/>
                <w:szCs w:val="24"/>
              </w:rPr>
              <w:t>R</w:t>
            </w:r>
            <w:r w:rsidRPr="0098792F">
              <w:rPr>
                <w:sz w:val="24"/>
                <w:szCs w:val="24"/>
              </w:rPr>
              <w:t>eação adversa a medicamento</w:t>
            </w:r>
          </w:p>
        </w:tc>
      </w:tr>
      <w:tr w:rsidR="005B5D4A" w:rsidRPr="0098792F" w:rsidTr="003B3EFA">
        <w:tc>
          <w:tcPr>
            <w:tcW w:w="1668" w:type="dxa"/>
          </w:tcPr>
          <w:p w:rsidR="005B5D4A" w:rsidRPr="0098792F" w:rsidRDefault="005B5D4A" w:rsidP="00840EC2">
            <w:pPr>
              <w:rPr>
                <w:sz w:val="24"/>
                <w:szCs w:val="24"/>
              </w:rPr>
            </w:pPr>
            <w:r>
              <w:rPr>
                <w:sz w:val="24"/>
                <w:szCs w:val="24"/>
              </w:rPr>
              <w:t>RDC</w:t>
            </w:r>
          </w:p>
        </w:tc>
        <w:tc>
          <w:tcPr>
            <w:tcW w:w="7619" w:type="dxa"/>
          </w:tcPr>
          <w:p w:rsidR="005B5D4A" w:rsidRPr="0098792F" w:rsidRDefault="005B5D4A" w:rsidP="00840EC2">
            <w:pPr>
              <w:rPr>
                <w:sz w:val="24"/>
                <w:szCs w:val="24"/>
              </w:rPr>
            </w:pPr>
            <w:r w:rsidRPr="0098792F">
              <w:rPr>
                <w:sz w:val="24"/>
                <w:szCs w:val="24"/>
              </w:rPr>
              <w:t>Resolução da Diretoria Colegiada</w:t>
            </w:r>
          </w:p>
        </w:tc>
      </w:tr>
      <w:tr w:rsidR="005B5D4A" w:rsidRPr="0098792F" w:rsidTr="003B3EFA">
        <w:tc>
          <w:tcPr>
            <w:tcW w:w="1668" w:type="dxa"/>
          </w:tcPr>
          <w:p w:rsidR="005B5D4A" w:rsidRPr="0098792F" w:rsidRDefault="005B5D4A" w:rsidP="00840EC2">
            <w:pPr>
              <w:rPr>
                <w:sz w:val="24"/>
                <w:szCs w:val="24"/>
              </w:rPr>
            </w:pPr>
            <w:r>
              <w:rPr>
                <w:sz w:val="24"/>
                <w:szCs w:val="24"/>
              </w:rPr>
              <w:lastRenderedPageBreak/>
              <w:t>RMA</w:t>
            </w:r>
          </w:p>
        </w:tc>
        <w:tc>
          <w:tcPr>
            <w:tcW w:w="7619" w:type="dxa"/>
          </w:tcPr>
          <w:p w:rsidR="005B5D4A" w:rsidRPr="0098792F" w:rsidRDefault="005B5D4A" w:rsidP="00840EC2">
            <w:pPr>
              <w:rPr>
                <w:sz w:val="24"/>
                <w:szCs w:val="24"/>
              </w:rPr>
            </w:pPr>
            <w:r>
              <w:rPr>
                <w:sz w:val="24"/>
                <w:szCs w:val="24"/>
              </w:rPr>
              <w:t>R</w:t>
            </w:r>
            <w:r w:rsidRPr="0098792F">
              <w:rPr>
                <w:sz w:val="24"/>
                <w:szCs w:val="24"/>
              </w:rPr>
              <w:t>essonância magnética angiográfica</w:t>
            </w:r>
          </w:p>
        </w:tc>
      </w:tr>
      <w:tr w:rsidR="005B5D4A" w:rsidRPr="0098792F" w:rsidTr="003B3EFA">
        <w:tc>
          <w:tcPr>
            <w:tcW w:w="1668" w:type="dxa"/>
          </w:tcPr>
          <w:p w:rsidR="005B5D4A" w:rsidRPr="0098792F" w:rsidRDefault="005B5D4A" w:rsidP="00840EC2">
            <w:pPr>
              <w:rPr>
                <w:sz w:val="24"/>
                <w:szCs w:val="24"/>
              </w:rPr>
            </w:pPr>
            <w:r>
              <w:rPr>
                <w:sz w:val="24"/>
                <w:szCs w:val="24"/>
              </w:rPr>
              <w:t>RMN</w:t>
            </w:r>
          </w:p>
        </w:tc>
        <w:tc>
          <w:tcPr>
            <w:tcW w:w="7619" w:type="dxa"/>
          </w:tcPr>
          <w:p w:rsidR="005B5D4A" w:rsidRPr="0098792F" w:rsidRDefault="005B5D4A" w:rsidP="00840EC2">
            <w:pPr>
              <w:rPr>
                <w:sz w:val="24"/>
                <w:szCs w:val="24"/>
              </w:rPr>
            </w:pPr>
            <w:r>
              <w:rPr>
                <w:sz w:val="24"/>
                <w:szCs w:val="24"/>
              </w:rPr>
              <w:t>R</w:t>
            </w:r>
            <w:r w:rsidRPr="0098792F">
              <w:rPr>
                <w:sz w:val="24"/>
                <w:szCs w:val="24"/>
              </w:rPr>
              <w:t>essonância magnética nuclear</w:t>
            </w:r>
          </w:p>
        </w:tc>
      </w:tr>
      <w:tr w:rsidR="005B5D4A" w:rsidRPr="0098792F" w:rsidTr="003B3EFA">
        <w:tc>
          <w:tcPr>
            <w:tcW w:w="1668" w:type="dxa"/>
          </w:tcPr>
          <w:p w:rsidR="005B5D4A" w:rsidRPr="0098792F" w:rsidRDefault="005B5D4A" w:rsidP="00840EC2">
            <w:pPr>
              <w:rPr>
                <w:sz w:val="24"/>
                <w:szCs w:val="24"/>
              </w:rPr>
            </w:pPr>
            <w:r>
              <w:rPr>
                <w:sz w:val="24"/>
                <w:szCs w:val="24"/>
              </w:rPr>
              <w:t>RT</w:t>
            </w:r>
          </w:p>
        </w:tc>
        <w:tc>
          <w:tcPr>
            <w:tcW w:w="7619" w:type="dxa"/>
          </w:tcPr>
          <w:p w:rsidR="005B5D4A" w:rsidRPr="0098792F" w:rsidRDefault="005B5D4A" w:rsidP="00840EC2">
            <w:pPr>
              <w:rPr>
                <w:sz w:val="24"/>
                <w:szCs w:val="24"/>
              </w:rPr>
            </w:pPr>
            <w:r>
              <w:rPr>
                <w:sz w:val="24"/>
                <w:szCs w:val="24"/>
              </w:rPr>
              <w:t>R</w:t>
            </w:r>
            <w:r w:rsidRPr="0098792F">
              <w:rPr>
                <w:sz w:val="24"/>
                <w:szCs w:val="24"/>
              </w:rPr>
              <w:t>adioterapia</w:t>
            </w:r>
          </w:p>
        </w:tc>
      </w:tr>
      <w:tr w:rsidR="005B5D4A" w:rsidRPr="00B5333D" w:rsidTr="003B3EFA">
        <w:tc>
          <w:tcPr>
            <w:tcW w:w="1668" w:type="dxa"/>
          </w:tcPr>
          <w:p w:rsidR="005B5D4A" w:rsidRPr="0098792F" w:rsidRDefault="005B5D4A" w:rsidP="00840EC2">
            <w:pPr>
              <w:rPr>
                <w:sz w:val="24"/>
                <w:szCs w:val="24"/>
              </w:rPr>
            </w:pPr>
            <w:r>
              <w:rPr>
                <w:sz w:val="24"/>
                <w:szCs w:val="24"/>
              </w:rPr>
              <w:t>SEER</w:t>
            </w:r>
          </w:p>
        </w:tc>
        <w:tc>
          <w:tcPr>
            <w:tcW w:w="7619" w:type="dxa"/>
          </w:tcPr>
          <w:p w:rsidR="005B5D4A" w:rsidRPr="00683EAA" w:rsidRDefault="005B5D4A" w:rsidP="00840EC2">
            <w:pPr>
              <w:rPr>
                <w:sz w:val="24"/>
                <w:szCs w:val="24"/>
                <w:lang w:val="en-US"/>
              </w:rPr>
            </w:pPr>
            <w:r w:rsidRPr="00683EAA">
              <w:rPr>
                <w:sz w:val="24"/>
                <w:szCs w:val="24"/>
                <w:lang w:val="en-US"/>
              </w:rPr>
              <w:t>Surveillance, Epidemiology, and End Results Program</w:t>
            </w:r>
          </w:p>
        </w:tc>
      </w:tr>
      <w:tr w:rsidR="005B5D4A" w:rsidRPr="0098792F" w:rsidTr="003B3EFA">
        <w:tc>
          <w:tcPr>
            <w:tcW w:w="1668" w:type="dxa"/>
          </w:tcPr>
          <w:p w:rsidR="005B5D4A" w:rsidRPr="0098792F" w:rsidRDefault="005B5D4A" w:rsidP="00840EC2">
            <w:pPr>
              <w:rPr>
                <w:sz w:val="24"/>
                <w:szCs w:val="24"/>
              </w:rPr>
            </w:pPr>
            <w:r>
              <w:rPr>
                <w:sz w:val="24"/>
                <w:szCs w:val="24"/>
              </w:rPr>
              <w:t>SINFAV</w:t>
            </w:r>
          </w:p>
        </w:tc>
        <w:tc>
          <w:tcPr>
            <w:tcW w:w="7619" w:type="dxa"/>
          </w:tcPr>
          <w:p w:rsidR="005B5D4A" w:rsidRPr="0098792F" w:rsidRDefault="005B5D4A" w:rsidP="00840EC2">
            <w:pPr>
              <w:rPr>
                <w:sz w:val="24"/>
                <w:szCs w:val="24"/>
              </w:rPr>
            </w:pPr>
            <w:r w:rsidRPr="0098792F">
              <w:rPr>
                <w:sz w:val="24"/>
                <w:szCs w:val="24"/>
              </w:rPr>
              <w:t xml:space="preserve">Sistema Nacional de </w:t>
            </w:r>
            <w:proofErr w:type="spellStart"/>
            <w:r w:rsidRPr="0098792F">
              <w:rPr>
                <w:sz w:val="24"/>
                <w:szCs w:val="24"/>
              </w:rPr>
              <w:t>Farmacovigilância</w:t>
            </w:r>
            <w:proofErr w:type="spellEnd"/>
            <w:r w:rsidRPr="0098792F">
              <w:rPr>
                <w:sz w:val="24"/>
                <w:szCs w:val="24"/>
              </w:rPr>
              <w:t xml:space="preserve"> (UFARM, ANVISA)</w:t>
            </w:r>
          </w:p>
        </w:tc>
      </w:tr>
      <w:tr w:rsidR="005B5D4A" w:rsidRPr="0098792F" w:rsidTr="003B3EFA">
        <w:tc>
          <w:tcPr>
            <w:tcW w:w="1668" w:type="dxa"/>
          </w:tcPr>
          <w:p w:rsidR="005B5D4A" w:rsidRPr="0098792F" w:rsidRDefault="005B5D4A" w:rsidP="00840EC2">
            <w:pPr>
              <w:rPr>
                <w:sz w:val="24"/>
                <w:szCs w:val="24"/>
              </w:rPr>
            </w:pPr>
            <w:r>
              <w:rPr>
                <w:sz w:val="24"/>
                <w:szCs w:val="24"/>
              </w:rPr>
              <w:t>SLAOP</w:t>
            </w:r>
          </w:p>
        </w:tc>
        <w:tc>
          <w:tcPr>
            <w:tcW w:w="7619" w:type="dxa"/>
          </w:tcPr>
          <w:p w:rsidR="005B5D4A" w:rsidRPr="0098792F" w:rsidRDefault="005B5D4A" w:rsidP="00840EC2">
            <w:pPr>
              <w:rPr>
                <w:sz w:val="24"/>
                <w:szCs w:val="24"/>
              </w:rPr>
            </w:pPr>
            <w:proofErr w:type="spellStart"/>
            <w:r w:rsidRPr="0098792F">
              <w:rPr>
                <w:sz w:val="24"/>
                <w:szCs w:val="24"/>
              </w:rPr>
              <w:t>Sociedad</w:t>
            </w:r>
            <w:proofErr w:type="spellEnd"/>
            <w:r w:rsidRPr="0098792F">
              <w:rPr>
                <w:sz w:val="24"/>
                <w:szCs w:val="24"/>
              </w:rPr>
              <w:t xml:space="preserve"> </w:t>
            </w:r>
            <w:proofErr w:type="spellStart"/>
            <w:r w:rsidRPr="0098792F">
              <w:rPr>
                <w:sz w:val="24"/>
                <w:szCs w:val="24"/>
              </w:rPr>
              <w:t>Latinoamericana</w:t>
            </w:r>
            <w:proofErr w:type="spellEnd"/>
            <w:r w:rsidRPr="0098792F">
              <w:rPr>
                <w:sz w:val="24"/>
                <w:szCs w:val="24"/>
              </w:rPr>
              <w:t xml:space="preserve"> de </w:t>
            </w:r>
            <w:proofErr w:type="spellStart"/>
            <w:r w:rsidRPr="0098792F">
              <w:rPr>
                <w:sz w:val="24"/>
                <w:szCs w:val="24"/>
              </w:rPr>
              <w:t>Oncología</w:t>
            </w:r>
            <w:proofErr w:type="spellEnd"/>
            <w:r w:rsidRPr="0098792F">
              <w:rPr>
                <w:sz w:val="24"/>
                <w:szCs w:val="24"/>
              </w:rPr>
              <w:t xml:space="preserve"> Pediátrica</w:t>
            </w:r>
          </w:p>
        </w:tc>
      </w:tr>
      <w:tr w:rsidR="005B5D4A" w:rsidRPr="0098792F" w:rsidTr="003B3EFA">
        <w:tc>
          <w:tcPr>
            <w:tcW w:w="1668" w:type="dxa"/>
          </w:tcPr>
          <w:p w:rsidR="005B5D4A" w:rsidRPr="0098792F" w:rsidRDefault="005B5D4A" w:rsidP="00840EC2">
            <w:pPr>
              <w:rPr>
                <w:sz w:val="24"/>
                <w:szCs w:val="24"/>
              </w:rPr>
            </w:pPr>
            <w:r>
              <w:rPr>
                <w:sz w:val="24"/>
                <w:szCs w:val="24"/>
              </w:rPr>
              <w:t>SNC</w:t>
            </w:r>
          </w:p>
        </w:tc>
        <w:tc>
          <w:tcPr>
            <w:tcW w:w="7619" w:type="dxa"/>
          </w:tcPr>
          <w:p w:rsidR="005B5D4A" w:rsidRPr="0098792F" w:rsidRDefault="005B5D4A" w:rsidP="00840EC2">
            <w:pPr>
              <w:rPr>
                <w:sz w:val="24"/>
                <w:szCs w:val="24"/>
              </w:rPr>
            </w:pPr>
            <w:r>
              <w:rPr>
                <w:sz w:val="24"/>
                <w:szCs w:val="24"/>
              </w:rPr>
              <w:t>S</w:t>
            </w:r>
            <w:r w:rsidRPr="0098792F">
              <w:rPr>
                <w:sz w:val="24"/>
                <w:szCs w:val="24"/>
              </w:rPr>
              <w:t xml:space="preserve">istema </w:t>
            </w:r>
            <w:r>
              <w:rPr>
                <w:sz w:val="24"/>
                <w:szCs w:val="24"/>
              </w:rPr>
              <w:t>N</w:t>
            </w:r>
            <w:r w:rsidRPr="0098792F">
              <w:rPr>
                <w:sz w:val="24"/>
                <w:szCs w:val="24"/>
              </w:rPr>
              <w:t>ervo</w:t>
            </w:r>
            <w:r>
              <w:rPr>
                <w:sz w:val="24"/>
                <w:szCs w:val="24"/>
              </w:rPr>
              <w:t>s</w:t>
            </w:r>
            <w:r w:rsidRPr="0098792F">
              <w:rPr>
                <w:sz w:val="24"/>
                <w:szCs w:val="24"/>
              </w:rPr>
              <w:t xml:space="preserve">o </w:t>
            </w:r>
            <w:r>
              <w:rPr>
                <w:sz w:val="24"/>
                <w:szCs w:val="24"/>
              </w:rPr>
              <w:t>C</w:t>
            </w:r>
            <w:r w:rsidRPr="0098792F">
              <w:rPr>
                <w:sz w:val="24"/>
                <w:szCs w:val="24"/>
              </w:rPr>
              <w:t>entral</w:t>
            </w:r>
          </w:p>
        </w:tc>
      </w:tr>
      <w:tr w:rsidR="005B5D4A" w:rsidRPr="0098792F" w:rsidTr="003B3EFA">
        <w:tc>
          <w:tcPr>
            <w:tcW w:w="1668" w:type="dxa"/>
          </w:tcPr>
          <w:p w:rsidR="005B5D4A" w:rsidRPr="0098792F" w:rsidRDefault="005B5D4A" w:rsidP="00840EC2">
            <w:pPr>
              <w:rPr>
                <w:sz w:val="24"/>
                <w:szCs w:val="24"/>
              </w:rPr>
            </w:pPr>
            <w:r>
              <w:rPr>
                <w:sz w:val="24"/>
                <w:szCs w:val="24"/>
              </w:rPr>
              <w:t>SOBOPE</w:t>
            </w:r>
          </w:p>
        </w:tc>
        <w:tc>
          <w:tcPr>
            <w:tcW w:w="7619" w:type="dxa"/>
          </w:tcPr>
          <w:p w:rsidR="005B5D4A" w:rsidRPr="0098792F" w:rsidRDefault="005B5D4A" w:rsidP="00840EC2">
            <w:pPr>
              <w:rPr>
                <w:sz w:val="24"/>
                <w:szCs w:val="24"/>
              </w:rPr>
            </w:pPr>
            <w:r w:rsidRPr="0098792F">
              <w:rPr>
                <w:sz w:val="24"/>
                <w:szCs w:val="24"/>
              </w:rPr>
              <w:t xml:space="preserve">Sociedade Brasileira de Oncologia </w:t>
            </w:r>
            <w:r w:rsidR="001776B5" w:rsidRPr="0098792F">
              <w:rPr>
                <w:sz w:val="24"/>
                <w:szCs w:val="24"/>
              </w:rPr>
              <w:t>Pediátrica</w:t>
            </w:r>
          </w:p>
        </w:tc>
      </w:tr>
      <w:tr w:rsidR="007B468F" w:rsidRPr="0098792F" w:rsidTr="003B3EFA">
        <w:tc>
          <w:tcPr>
            <w:tcW w:w="1668" w:type="dxa"/>
          </w:tcPr>
          <w:p w:rsidR="007B468F" w:rsidRDefault="007B468F" w:rsidP="00840EC2">
            <w:pPr>
              <w:rPr>
                <w:sz w:val="24"/>
                <w:szCs w:val="24"/>
              </w:rPr>
            </w:pPr>
            <w:r>
              <w:rPr>
                <w:sz w:val="24"/>
                <w:szCs w:val="24"/>
              </w:rPr>
              <w:t>SOE</w:t>
            </w:r>
          </w:p>
        </w:tc>
        <w:tc>
          <w:tcPr>
            <w:tcW w:w="7619" w:type="dxa"/>
          </w:tcPr>
          <w:p w:rsidR="007B468F" w:rsidRPr="0098792F" w:rsidRDefault="007B468F" w:rsidP="00840EC2">
            <w:pPr>
              <w:rPr>
                <w:sz w:val="24"/>
                <w:szCs w:val="24"/>
              </w:rPr>
            </w:pPr>
            <w:r>
              <w:rPr>
                <w:sz w:val="24"/>
                <w:szCs w:val="24"/>
              </w:rPr>
              <w:t>Sem outra explicação</w:t>
            </w:r>
          </w:p>
        </w:tc>
      </w:tr>
      <w:tr w:rsidR="005B5D4A" w:rsidRPr="0098792F" w:rsidTr="003B3EFA">
        <w:tc>
          <w:tcPr>
            <w:tcW w:w="1668" w:type="dxa"/>
          </w:tcPr>
          <w:p w:rsidR="005B5D4A" w:rsidRPr="0098792F" w:rsidRDefault="005B5D4A" w:rsidP="00840EC2">
            <w:pPr>
              <w:rPr>
                <w:sz w:val="24"/>
                <w:szCs w:val="24"/>
              </w:rPr>
            </w:pPr>
            <w:r>
              <w:rPr>
                <w:sz w:val="24"/>
                <w:szCs w:val="24"/>
              </w:rPr>
              <w:t>SOHP</w:t>
            </w:r>
          </w:p>
        </w:tc>
        <w:tc>
          <w:tcPr>
            <w:tcW w:w="7619" w:type="dxa"/>
          </w:tcPr>
          <w:p w:rsidR="005B5D4A" w:rsidRPr="0098792F" w:rsidRDefault="005B5D4A" w:rsidP="00840EC2">
            <w:pPr>
              <w:rPr>
                <w:sz w:val="24"/>
                <w:szCs w:val="24"/>
              </w:rPr>
            </w:pPr>
            <w:r w:rsidRPr="0098792F">
              <w:rPr>
                <w:sz w:val="24"/>
                <w:szCs w:val="24"/>
              </w:rPr>
              <w:t xml:space="preserve">Serviço de </w:t>
            </w:r>
            <w:proofErr w:type="spellStart"/>
            <w:r w:rsidRPr="0098792F">
              <w:rPr>
                <w:sz w:val="24"/>
                <w:szCs w:val="24"/>
              </w:rPr>
              <w:t>Onco</w:t>
            </w:r>
            <w:proofErr w:type="spellEnd"/>
            <w:r w:rsidRPr="0098792F">
              <w:rPr>
                <w:sz w:val="24"/>
                <w:szCs w:val="24"/>
              </w:rPr>
              <w:t>-Hematologia Pediátrica</w:t>
            </w:r>
          </w:p>
        </w:tc>
      </w:tr>
      <w:tr w:rsidR="005B5D4A" w:rsidRPr="0098792F" w:rsidTr="003B3EFA">
        <w:tc>
          <w:tcPr>
            <w:tcW w:w="1668" w:type="dxa"/>
          </w:tcPr>
          <w:p w:rsidR="005B5D4A" w:rsidRPr="0098792F" w:rsidRDefault="005B5D4A" w:rsidP="00840EC2">
            <w:pPr>
              <w:rPr>
                <w:sz w:val="24"/>
                <w:szCs w:val="24"/>
              </w:rPr>
            </w:pPr>
            <w:r>
              <w:rPr>
                <w:sz w:val="24"/>
                <w:szCs w:val="24"/>
              </w:rPr>
              <w:t>SUS</w:t>
            </w:r>
          </w:p>
        </w:tc>
        <w:tc>
          <w:tcPr>
            <w:tcW w:w="7619" w:type="dxa"/>
          </w:tcPr>
          <w:p w:rsidR="005B5D4A" w:rsidRPr="0098792F" w:rsidRDefault="005B5D4A" w:rsidP="00840EC2">
            <w:pPr>
              <w:rPr>
                <w:sz w:val="24"/>
                <w:szCs w:val="24"/>
              </w:rPr>
            </w:pPr>
            <w:r w:rsidRPr="0098792F">
              <w:rPr>
                <w:sz w:val="24"/>
                <w:szCs w:val="24"/>
              </w:rPr>
              <w:t>Serviço Único de Saúde</w:t>
            </w:r>
          </w:p>
        </w:tc>
      </w:tr>
      <w:tr w:rsidR="005B5D4A" w:rsidRPr="0098792F" w:rsidTr="003B3EFA">
        <w:tc>
          <w:tcPr>
            <w:tcW w:w="1668" w:type="dxa"/>
          </w:tcPr>
          <w:p w:rsidR="005B5D4A" w:rsidRPr="0098792F" w:rsidRDefault="005B5D4A" w:rsidP="00840EC2">
            <w:pPr>
              <w:rPr>
                <w:sz w:val="24"/>
                <w:szCs w:val="24"/>
              </w:rPr>
            </w:pPr>
            <w:r>
              <w:rPr>
                <w:sz w:val="24"/>
                <w:szCs w:val="24"/>
              </w:rPr>
              <w:t>TC</w:t>
            </w:r>
          </w:p>
        </w:tc>
        <w:tc>
          <w:tcPr>
            <w:tcW w:w="7619" w:type="dxa"/>
          </w:tcPr>
          <w:p w:rsidR="005B5D4A" w:rsidRPr="0098792F" w:rsidRDefault="005B5D4A" w:rsidP="00840EC2">
            <w:pPr>
              <w:rPr>
                <w:sz w:val="24"/>
                <w:szCs w:val="24"/>
              </w:rPr>
            </w:pPr>
            <w:r>
              <w:rPr>
                <w:sz w:val="24"/>
                <w:szCs w:val="24"/>
              </w:rPr>
              <w:t>T</w:t>
            </w:r>
            <w:r w:rsidRPr="0098792F">
              <w:rPr>
                <w:sz w:val="24"/>
                <w:szCs w:val="24"/>
              </w:rPr>
              <w:t>omografia computadorizada</w:t>
            </w:r>
          </w:p>
        </w:tc>
      </w:tr>
      <w:tr w:rsidR="005B5D4A" w:rsidRPr="0098792F" w:rsidTr="003B3EFA">
        <w:tc>
          <w:tcPr>
            <w:tcW w:w="1668" w:type="dxa"/>
          </w:tcPr>
          <w:p w:rsidR="005B5D4A" w:rsidRPr="0098792F" w:rsidRDefault="005B5D4A" w:rsidP="00840EC2">
            <w:pPr>
              <w:rPr>
                <w:sz w:val="24"/>
                <w:szCs w:val="24"/>
              </w:rPr>
            </w:pPr>
            <w:r>
              <w:rPr>
                <w:sz w:val="24"/>
                <w:szCs w:val="24"/>
              </w:rPr>
              <w:t>UE</w:t>
            </w:r>
          </w:p>
        </w:tc>
        <w:tc>
          <w:tcPr>
            <w:tcW w:w="7619" w:type="dxa"/>
          </w:tcPr>
          <w:p w:rsidR="005B5D4A" w:rsidRPr="0098792F" w:rsidRDefault="005B5D4A" w:rsidP="00840EC2">
            <w:pPr>
              <w:rPr>
                <w:sz w:val="24"/>
                <w:szCs w:val="24"/>
              </w:rPr>
            </w:pPr>
            <w:r w:rsidRPr="0098792F">
              <w:rPr>
                <w:sz w:val="24"/>
                <w:szCs w:val="24"/>
              </w:rPr>
              <w:t>União Europeia</w:t>
            </w:r>
          </w:p>
        </w:tc>
      </w:tr>
      <w:tr w:rsidR="005B5D4A" w:rsidRPr="0098792F" w:rsidTr="003B3EFA">
        <w:tc>
          <w:tcPr>
            <w:tcW w:w="1668" w:type="dxa"/>
          </w:tcPr>
          <w:p w:rsidR="005B5D4A" w:rsidRPr="0098792F" w:rsidRDefault="005B5D4A" w:rsidP="00840EC2">
            <w:pPr>
              <w:rPr>
                <w:sz w:val="24"/>
                <w:szCs w:val="24"/>
              </w:rPr>
            </w:pPr>
            <w:r>
              <w:rPr>
                <w:sz w:val="24"/>
                <w:szCs w:val="24"/>
              </w:rPr>
              <w:t>UFARM</w:t>
            </w:r>
          </w:p>
        </w:tc>
        <w:tc>
          <w:tcPr>
            <w:tcW w:w="7619" w:type="dxa"/>
          </w:tcPr>
          <w:p w:rsidR="005B5D4A" w:rsidRPr="0098792F" w:rsidRDefault="005B5D4A" w:rsidP="00840EC2">
            <w:pPr>
              <w:rPr>
                <w:sz w:val="24"/>
                <w:szCs w:val="24"/>
              </w:rPr>
            </w:pPr>
            <w:r w:rsidRPr="0098792F">
              <w:rPr>
                <w:sz w:val="24"/>
                <w:szCs w:val="24"/>
              </w:rPr>
              <w:t xml:space="preserve">Unidade de </w:t>
            </w:r>
            <w:proofErr w:type="spellStart"/>
            <w:r w:rsidRPr="0098792F">
              <w:rPr>
                <w:sz w:val="24"/>
                <w:szCs w:val="24"/>
              </w:rPr>
              <w:t>Farmacovigilância</w:t>
            </w:r>
            <w:proofErr w:type="spellEnd"/>
            <w:r w:rsidRPr="0098792F">
              <w:rPr>
                <w:sz w:val="24"/>
                <w:szCs w:val="24"/>
              </w:rPr>
              <w:t xml:space="preserve"> (ANVISA)</w:t>
            </w:r>
          </w:p>
        </w:tc>
      </w:tr>
      <w:tr w:rsidR="005B5D4A" w:rsidRPr="0098792F" w:rsidTr="003B3EFA">
        <w:tc>
          <w:tcPr>
            <w:tcW w:w="1668" w:type="dxa"/>
          </w:tcPr>
          <w:p w:rsidR="005B5D4A" w:rsidRPr="0098792F" w:rsidRDefault="005B5D4A" w:rsidP="00840EC2">
            <w:pPr>
              <w:rPr>
                <w:sz w:val="24"/>
                <w:szCs w:val="24"/>
              </w:rPr>
            </w:pPr>
            <w:r>
              <w:rPr>
                <w:sz w:val="24"/>
                <w:szCs w:val="24"/>
              </w:rPr>
              <w:t>UFC</w:t>
            </w:r>
          </w:p>
        </w:tc>
        <w:tc>
          <w:tcPr>
            <w:tcW w:w="7619" w:type="dxa"/>
          </w:tcPr>
          <w:p w:rsidR="005B5D4A" w:rsidRPr="0098792F" w:rsidRDefault="005B5D4A" w:rsidP="00840EC2">
            <w:pPr>
              <w:rPr>
                <w:sz w:val="24"/>
                <w:szCs w:val="24"/>
              </w:rPr>
            </w:pPr>
            <w:r w:rsidRPr="0098792F">
              <w:rPr>
                <w:sz w:val="24"/>
                <w:szCs w:val="24"/>
              </w:rPr>
              <w:t>Universidade Federal do Ceará</w:t>
            </w:r>
          </w:p>
        </w:tc>
      </w:tr>
      <w:tr w:rsidR="005B5D4A" w:rsidRPr="0098792F" w:rsidTr="003B3EFA">
        <w:tc>
          <w:tcPr>
            <w:tcW w:w="1668" w:type="dxa"/>
          </w:tcPr>
          <w:p w:rsidR="005B5D4A" w:rsidRPr="0098792F" w:rsidRDefault="005B5D4A" w:rsidP="00840EC2">
            <w:pPr>
              <w:rPr>
                <w:sz w:val="24"/>
                <w:szCs w:val="24"/>
              </w:rPr>
            </w:pPr>
            <w:r>
              <w:rPr>
                <w:sz w:val="24"/>
                <w:szCs w:val="24"/>
              </w:rPr>
              <w:t>UMC</w:t>
            </w:r>
          </w:p>
        </w:tc>
        <w:tc>
          <w:tcPr>
            <w:tcW w:w="7619" w:type="dxa"/>
          </w:tcPr>
          <w:p w:rsidR="005B5D4A" w:rsidRPr="0098792F" w:rsidRDefault="005B5D4A" w:rsidP="00840EC2">
            <w:pPr>
              <w:rPr>
                <w:sz w:val="24"/>
                <w:szCs w:val="24"/>
              </w:rPr>
            </w:pPr>
            <w:r w:rsidRPr="0098792F">
              <w:rPr>
                <w:sz w:val="24"/>
                <w:szCs w:val="24"/>
              </w:rPr>
              <w:t xml:space="preserve">Centro Colaborador do Uppsala </w:t>
            </w:r>
            <w:proofErr w:type="spellStart"/>
            <w:r w:rsidRPr="0098792F">
              <w:rPr>
                <w:sz w:val="24"/>
                <w:szCs w:val="24"/>
              </w:rPr>
              <w:t>Monitoring</w:t>
            </w:r>
            <w:proofErr w:type="spellEnd"/>
            <w:r w:rsidRPr="0098792F">
              <w:rPr>
                <w:sz w:val="24"/>
                <w:szCs w:val="24"/>
              </w:rPr>
              <w:t xml:space="preserve"> Centre, Uppsala, Suécia</w:t>
            </w:r>
          </w:p>
        </w:tc>
      </w:tr>
      <w:tr w:rsidR="005B5D4A" w:rsidRPr="0098792F" w:rsidTr="003B3EFA">
        <w:tc>
          <w:tcPr>
            <w:tcW w:w="1668" w:type="dxa"/>
          </w:tcPr>
          <w:p w:rsidR="005B5D4A" w:rsidRPr="0098792F" w:rsidRDefault="005B5D4A" w:rsidP="00840EC2">
            <w:pPr>
              <w:rPr>
                <w:sz w:val="24"/>
                <w:szCs w:val="24"/>
              </w:rPr>
            </w:pPr>
            <w:r>
              <w:rPr>
                <w:sz w:val="24"/>
                <w:szCs w:val="24"/>
              </w:rPr>
              <w:t>VCEC</w:t>
            </w:r>
          </w:p>
        </w:tc>
        <w:tc>
          <w:tcPr>
            <w:tcW w:w="7619" w:type="dxa"/>
          </w:tcPr>
          <w:p w:rsidR="005B5D4A" w:rsidRPr="0098792F" w:rsidRDefault="005B5D4A" w:rsidP="00840EC2">
            <w:pPr>
              <w:rPr>
                <w:sz w:val="24"/>
                <w:szCs w:val="24"/>
              </w:rPr>
            </w:pPr>
            <w:r>
              <w:rPr>
                <w:sz w:val="24"/>
                <w:szCs w:val="24"/>
              </w:rPr>
              <w:t>C</w:t>
            </w:r>
            <w:r w:rsidRPr="0098792F">
              <w:rPr>
                <w:sz w:val="24"/>
                <w:szCs w:val="24"/>
              </w:rPr>
              <w:t xml:space="preserve">ombinação de vincristina, cisplatina, </w:t>
            </w:r>
            <w:proofErr w:type="spellStart"/>
            <w:r w:rsidRPr="0098792F">
              <w:rPr>
                <w:sz w:val="24"/>
                <w:szCs w:val="24"/>
              </w:rPr>
              <w:t>etoposido</w:t>
            </w:r>
            <w:proofErr w:type="spellEnd"/>
            <w:r w:rsidRPr="0098792F">
              <w:rPr>
                <w:sz w:val="24"/>
                <w:szCs w:val="24"/>
              </w:rPr>
              <w:t xml:space="preserve"> e ciclofosfamida</w:t>
            </w:r>
          </w:p>
        </w:tc>
      </w:tr>
      <w:tr w:rsidR="005B5D4A" w:rsidRPr="0098792F" w:rsidTr="003B3EFA">
        <w:tc>
          <w:tcPr>
            <w:tcW w:w="1668" w:type="dxa"/>
          </w:tcPr>
          <w:p w:rsidR="005B5D4A" w:rsidRPr="0098792F" w:rsidRDefault="005B5D4A" w:rsidP="00840EC2">
            <w:pPr>
              <w:rPr>
                <w:sz w:val="24"/>
                <w:szCs w:val="24"/>
              </w:rPr>
            </w:pPr>
            <w:r>
              <w:rPr>
                <w:sz w:val="24"/>
                <w:szCs w:val="24"/>
              </w:rPr>
              <w:t>WHO</w:t>
            </w:r>
          </w:p>
        </w:tc>
        <w:tc>
          <w:tcPr>
            <w:tcW w:w="7619" w:type="dxa"/>
          </w:tcPr>
          <w:p w:rsidR="005B5D4A" w:rsidRPr="0098792F" w:rsidRDefault="005B5D4A" w:rsidP="00840EC2">
            <w:pPr>
              <w:rPr>
                <w:sz w:val="24"/>
                <w:szCs w:val="24"/>
              </w:rPr>
            </w:pPr>
            <w:r w:rsidRPr="0098792F">
              <w:rPr>
                <w:sz w:val="24"/>
                <w:szCs w:val="24"/>
              </w:rPr>
              <w:t xml:space="preserve">World Health </w:t>
            </w:r>
            <w:proofErr w:type="spellStart"/>
            <w:r w:rsidRPr="0098792F">
              <w:rPr>
                <w:sz w:val="24"/>
                <w:szCs w:val="24"/>
              </w:rPr>
              <w:t>Organization</w:t>
            </w:r>
            <w:proofErr w:type="spellEnd"/>
            <w:r w:rsidRPr="0098792F">
              <w:rPr>
                <w:sz w:val="24"/>
                <w:szCs w:val="24"/>
              </w:rPr>
              <w:t xml:space="preserve"> (Organização Mundial de Saúde)</w:t>
            </w:r>
          </w:p>
        </w:tc>
      </w:tr>
      <w:tr w:rsidR="005B5D4A" w:rsidRPr="0098792F" w:rsidTr="003B3EFA">
        <w:tc>
          <w:tcPr>
            <w:tcW w:w="1668" w:type="dxa"/>
          </w:tcPr>
          <w:p w:rsidR="005B5D4A" w:rsidRPr="0098792F" w:rsidRDefault="005B5D4A" w:rsidP="00840EC2">
            <w:pPr>
              <w:rPr>
                <w:sz w:val="24"/>
                <w:szCs w:val="24"/>
              </w:rPr>
            </w:pPr>
            <w:r>
              <w:rPr>
                <w:sz w:val="24"/>
                <w:szCs w:val="24"/>
              </w:rPr>
              <w:t>WHO-ART</w:t>
            </w:r>
          </w:p>
        </w:tc>
        <w:tc>
          <w:tcPr>
            <w:tcW w:w="7619" w:type="dxa"/>
          </w:tcPr>
          <w:p w:rsidR="005B5D4A" w:rsidRPr="0098792F" w:rsidRDefault="005B5D4A" w:rsidP="00840EC2">
            <w:pPr>
              <w:rPr>
                <w:sz w:val="24"/>
                <w:szCs w:val="24"/>
              </w:rPr>
            </w:pPr>
            <w:proofErr w:type="spellStart"/>
            <w:r w:rsidRPr="0098792F">
              <w:rPr>
                <w:sz w:val="24"/>
                <w:szCs w:val="24"/>
              </w:rPr>
              <w:t>WHO’s</w:t>
            </w:r>
            <w:proofErr w:type="spellEnd"/>
            <w:r w:rsidRPr="0098792F">
              <w:rPr>
                <w:sz w:val="24"/>
                <w:szCs w:val="24"/>
              </w:rPr>
              <w:t xml:space="preserve"> Adverse </w:t>
            </w:r>
            <w:proofErr w:type="spellStart"/>
            <w:r w:rsidRPr="0098792F">
              <w:rPr>
                <w:sz w:val="24"/>
                <w:szCs w:val="24"/>
              </w:rPr>
              <w:t>Reaction</w:t>
            </w:r>
            <w:proofErr w:type="spellEnd"/>
            <w:r w:rsidRPr="0098792F">
              <w:rPr>
                <w:sz w:val="24"/>
                <w:szCs w:val="24"/>
              </w:rPr>
              <w:t xml:space="preserve"> </w:t>
            </w:r>
            <w:proofErr w:type="spellStart"/>
            <w:r w:rsidRPr="0098792F">
              <w:rPr>
                <w:sz w:val="24"/>
                <w:szCs w:val="24"/>
              </w:rPr>
              <w:t>Terminology</w:t>
            </w:r>
            <w:proofErr w:type="spellEnd"/>
          </w:p>
        </w:tc>
      </w:tr>
    </w:tbl>
    <w:p w:rsidR="005B5D4A" w:rsidRPr="00197780" w:rsidRDefault="005B5D4A" w:rsidP="005B5D4A"/>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3B3EFA" w:rsidRDefault="003B3EFA" w:rsidP="00F00BC3">
      <w:pPr>
        <w:spacing w:line="360" w:lineRule="auto"/>
        <w:jc w:val="both"/>
        <w:rPr>
          <w:rFonts w:ascii="Times New Roman" w:hAnsi="Times New Roman"/>
          <w:color w:val="000000"/>
          <w:sz w:val="24"/>
          <w:szCs w:val="24"/>
          <w:lang w:eastAsia="en-US"/>
        </w:rPr>
      </w:pPr>
    </w:p>
    <w:p w:rsidR="003B3EFA" w:rsidRDefault="003B3EFA" w:rsidP="00F00BC3">
      <w:pPr>
        <w:spacing w:line="360" w:lineRule="auto"/>
        <w:jc w:val="both"/>
        <w:rPr>
          <w:rFonts w:ascii="Times New Roman" w:hAnsi="Times New Roman"/>
          <w:color w:val="000000"/>
          <w:sz w:val="24"/>
          <w:szCs w:val="24"/>
          <w:lang w:eastAsia="en-US"/>
        </w:rPr>
      </w:pPr>
    </w:p>
    <w:p w:rsidR="003B3EFA" w:rsidRDefault="003B3EFA" w:rsidP="00F00BC3">
      <w:pPr>
        <w:spacing w:line="360" w:lineRule="auto"/>
        <w:jc w:val="both"/>
        <w:rPr>
          <w:rFonts w:ascii="Times New Roman" w:hAnsi="Times New Roman"/>
          <w:color w:val="000000"/>
          <w:sz w:val="24"/>
          <w:szCs w:val="24"/>
          <w:lang w:eastAsia="en-US"/>
        </w:rPr>
      </w:pPr>
    </w:p>
    <w:p w:rsidR="003B3EFA" w:rsidRDefault="003B3EF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5B5D4A" w:rsidRDefault="005B5D4A" w:rsidP="00F00BC3">
      <w:pPr>
        <w:spacing w:line="360" w:lineRule="auto"/>
        <w:jc w:val="both"/>
        <w:rPr>
          <w:rFonts w:ascii="Times New Roman" w:hAnsi="Times New Roman"/>
          <w:color w:val="000000"/>
          <w:sz w:val="24"/>
          <w:szCs w:val="24"/>
          <w:lang w:eastAsia="en-US"/>
        </w:rPr>
      </w:pPr>
    </w:p>
    <w:p w:rsidR="00284EDF" w:rsidRDefault="00284EDF" w:rsidP="00F00BC3">
      <w:pPr>
        <w:spacing w:line="360" w:lineRule="auto"/>
        <w:jc w:val="both"/>
        <w:rPr>
          <w:rFonts w:ascii="Times New Roman" w:hAnsi="Times New Roman"/>
          <w:color w:val="000000"/>
          <w:sz w:val="24"/>
          <w:szCs w:val="24"/>
          <w:lang w:eastAsia="en-US"/>
        </w:rPr>
      </w:pPr>
    </w:p>
    <w:p w:rsidR="00F00BC3" w:rsidRPr="00F00BC3" w:rsidRDefault="00F00BC3" w:rsidP="00F00BC3">
      <w:pPr>
        <w:tabs>
          <w:tab w:val="left" w:pos="3345"/>
          <w:tab w:val="left" w:pos="3600"/>
          <w:tab w:val="left" w:pos="4770"/>
        </w:tabs>
        <w:spacing w:line="360" w:lineRule="auto"/>
        <w:jc w:val="center"/>
        <w:rPr>
          <w:rFonts w:ascii="Times New Roman" w:hAnsi="Times New Roman"/>
          <w:b/>
          <w:color w:val="000000"/>
          <w:sz w:val="24"/>
          <w:szCs w:val="24"/>
          <w:lang w:eastAsia="en-US"/>
        </w:rPr>
      </w:pPr>
      <w:r w:rsidRPr="00F00BC3">
        <w:rPr>
          <w:rFonts w:ascii="Times New Roman" w:hAnsi="Times New Roman"/>
          <w:b/>
          <w:color w:val="000000"/>
          <w:sz w:val="24"/>
          <w:szCs w:val="24"/>
          <w:lang w:eastAsia="en-US"/>
        </w:rPr>
        <w:lastRenderedPageBreak/>
        <w:t>SUMÁRIO</w:t>
      </w:r>
    </w:p>
    <w:p w:rsidR="00F00BC3" w:rsidRPr="00F00BC3" w:rsidRDefault="00F00BC3" w:rsidP="00F00BC3">
      <w:pPr>
        <w:tabs>
          <w:tab w:val="left" w:pos="3345"/>
          <w:tab w:val="left" w:pos="3600"/>
          <w:tab w:val="left" w:pos="4770"/>
        </w:tabs>
        <w:spacing w:line="360" w:lineRule="auto"/>
        <w:jc w:val="center"/>
        <w:rPr>
          <w:rFonts w:ascii="Times New Roman" w:hAnsi="Times New Roman"/>
          <w:b/>
          <w:color w:val="000000"/>
          <w:sz w:val="24"/>
          <w:szCs w:val="24"/>
          <w:lang w:eastAsia="en-US"/>
        </w:rPr>
      </w:pPr>
    </w:p>
    <w:tbl>
      <w:tblPr>
        <w:tblW w:w="0" w:type="auto"/>
        <w:tblLook w:val="04A0" w:firstRow="1" w:lastRow="0" w:firstColumn="1" w:lastColumn="0" w:noHBand="0" w:noVBand="1"/>
      </w:tblPr>
      <w:tblGrid>
        <w:gridCol w:w="1056"/>
        <w:gridCol w:w="7522"/>
        <w:gridCol w:w="493"/>
      </w:tblGrid>
      <w:tr w:rsidR="00F00BC3" w:rsidRPr="00F00BC3" w:rsidTr="00974126">
        <w:tc>
          <w:tcPr>
            <w:tcW w:w="1056"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rPr>
              <w:t>1</w:t>
            </w:r>
          </w:p>
        </w:tc>
        <w:tc>
          <w:tcPr>
            <w:tcW w:w="7522"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rPr>
              <w:t xml:space="preserve">INTRODUÇÃO </w:t>
            </w:r>
            <w:r w:rsidRPr="00F00BC3">
              <w:rPr>
                <w:rFonts w:ascii="Times New Roman" w:eastAsia="Times New Roman" w:hAnsi="Times New Roman"/>
                <w:sz w:val="24"/>
                <w:szCs w:val="24"/>
              </w:rPr>
              <w:t>.................................................................................</w:t>
            </w:r>
            <w:r>
              <w:rPr>
                <w:rFonts w:ascii="Times New Roman" w:eastAsia="Times New Roman" w:hAnsi="Times New Roman"/>
                <w:sz w:val="24"/>
                <w:szCs w:val="24"/>
              </w:rPr>
              <w:t>......</w:t>
            </w:r>
            <w:r w:rsidRPr="00F00BC3">
              <w:rPr>
                <w:rFonts w:ascii="Times New Roman" w:eastAsia="Times New Roman" w:hAnsi="Times New Roman"/>
                <w:sz w:val="24"/>
                <w:szCs w:val="24"/>
              </w:rPr>
              <w:t>.....</w:t>
            </w:r>
          </w:p>
        </w:tc>
        <w:tc>
          <w:tcPr>
            <w:tcW w:w="493" w:type="dxa"/>
          </w:tcPr>
          <w:p w:rsidR="00F00BC3" w:rsidRPr="00F00BC3" w:rsidRDefault="00F00BC3"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9</w:t>
            </w:r>
          </w:p>
        </w:tc>
      </w:tr>
      <w:tr w:rsidR="00F00BC3" w:rsidRPr="00F00BC3" w:rsidTr="00974126">
        <w:tc>
          <w:tcPr>
            <w:tcW w:w="1056" w:type="dxa"/>
          </w:tcPr>
          <w:p w:rsidR="00F00BC3" w:rsidRPr="00F00BC3" w:rsidRDefault="00F00BC3"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w:t>
            </w:r>
          </w:p>
        </w:tc>
        <w:tc>
          <w:tcPr>
            <w:tcW w:w="7522" w:type="dxa"/>
          </w:tcPr>
          <w:p w:rsidR="00F00BC3" w:rsidRPr="00F00BC3" w:rsidRDefault="00F00BC3"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 xml:space="preserve">REFERENCIAL TEÓRICO </w:t>
            </w:r>
            <w:ins w:id="90" w:author="Rayra Lima" w:date="2016-02-12T10:21:00Z">
              <w:r w:rsidR="008E2EDE" w:rsidRPr="008E2EDE">
                <w:rPr>
                  <w:rFonts w:ascii="Times New Roman" w:eastAsia="Times New Roman" w:hAnsi="Times New Roman"/>
                  <w:sz w:val="24"/>
                  <w:szCs w:val="24"/>
                  <w:rPrChange w:id="91" w:author="Rayra Lima" w:date="2016-02-12T10:21:00Z">
                    <w:rPr>
                      <w:rFonts w:ascii="Times New Roman" w:eastAsia="Times New Roman" w:hAnsi="Times New Roman"/>
                      <w:b/>
                      <w:sz w:val="24"/>
                      <w:szCs w:val="24"/>
                    </w:rPr>
                  </w:rPrChange>
                </w:rPr>
                <w:t>............</w:t>
              </w:r>
              <w:r w:rsidR="008E2EDE">
                <w:rPr>
                  <w:rFonts w:ascii="Times New Roman" w:eastAsia="Times New Roman" w:hAnsi="Times New Roman"/>
                  <w:sz w:val="24"/>
                  <w:szCs w:val="24"/>
                </w:rPr>
                <w:t>...........................................................</w:t>
              </w:r>
            </w:ins>
          </w:p>
        </w:tc>
        <w:tc>
          <w:tcPr>
            <w:tcW w:w="493" w:type="dxa"/>
          </w:tcPr>
          <w:p w:rsidR="00F00BC3" w:rsidRDefault="00F00BC3"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12</w:t>
            </w:r>
          </w:p>
        </w:tc>
      </w:tr>
      <w:tr w:rsidR="00F00BC3" w:rsidRPr="00F00BC3" w:rsidTr="00974126">
        <w:tc>
          <w:tcPr>
            <w:tcW w:w="1056" w:type="dxa"/>
          </w:tcPr>
          <w:p w:rsidR="00F00BC3" w:rsidRPr="00F00BC3"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w:t>
            </w:r>
            <w:r w:rsidR="00F00BC3" w:rsidRPr="00F00BC3">
              <w:rPr>
                <w:rFonts w:ascii="Times New Roman" w:eastAsia="Times New Roman" w:hAnsi="Times New Roman"/>
                <w:b/>
                <w:sz w:val="24"/>
                <w:szCs w:val="24"/>
              </w:rPr>
              <w:t>.1</w:t>
            </w:r>
          </w:p>
        </w:tc>
        <w:tc>
          <w:tcPr>
            <w:tcW w:w="7522" w:type="dxa"/>
          </w:tcPr>
          <w:p w:rsidR="00F00BC3" w:rsidRPr="00F00BC3"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O Câncer</w:t>
            </w:r>
            <w:ins w:id="92" w:author="Rayra Lima" w:date="2016-02-12T10:21:00Z">
              <w:r w:rsidR="008E2EDE">
                <w:rPr>
                  <w:rFonts w:ascii="Times New Roman" w:eastAsia="Times New Roman" w:hAnsi="Times New Roman"/>
                  <w:b/>
                  <w:sz w:val="24"/>
                  <w:szCs w:val="24"/>
                </w:rPr>
                <w:t xml:space="preserve"> </w:t>
              </w:r>
              <w:r w:rsidR="008E2EDE" w:rsidRPr="008E2EDE">
                <w:rPr>
                  <w:rFonts w:ascii="Times New Roman" w:eastAsia="Times New Roman" w:hAnsi="Times New Roman"/>
                  <w:sz w:val="24"/>
                  <w:szCs w:val="24"/>
                  <w:rPrChange w:id="93" w:author="Rayra Lima" w:date="2016-02-12T10:21:00Z">
                    <w:rPr>
                      <w:rFonts w:ascii="Times New Roman" w:eastAsia="Times New Roman" w:hAnsi="Times New Roman"/>
                      <w:b/>
                      <w:sz w:val="24"/>
                      <w:szCs w:val="24"/>
                    </w:rPr>
                  </w:rPrChange>
                </w:rPr>
                <w:t>.......................................................................................................</w:t>
              </w:r>
            </w:ins>
          </w:p>
        </w:tc>
        <w:tc>
          <w:tcPr>
            <w:tcW w:w="493" w:type="dxa"/>
          </w:tcPr>
          <w:p w:rsidR="00F00BC3" w:rsidRPr="00F00BC3" w:rsidRDefault="00F00BC3">
            <w:pPr>
              <w:spacing w:line="360" w:lineRule="auto"/>
              <w:jc w:val="both"/>
              <w:outlineLvl w:val="1"/>
              <w:rPr>
                <w:rFonts w:ascii="Times New Roman" w:eastAsia="Times New Roman" w:hAnsi="Times New Roman"/>
                <w:sz w:val="24"/>
                <w:szCs w:val="24"/>
              </w:rPr>
            </w:pPr>
            <w:r w:rsidRPr="00F00BC3">
              <w:rPr>
                <w:rFonts w:ascii="Times New Roman" w:eastAsia="Times New Roman" w:hAnsi="Times New Roman"/>
                <w:sz w:val="24"/>
                <w:szCs w:val="24"/>
              </w:rPr>
              <w:t>1</w:t>
            </w:r>
            <w:r w:rsidR="0037725E">
              <w:rPr>
                <w:rFonts w:ascii="Times New Roman" w:eastAsia="Times New Roman" w:hAnsi="Times New Roman"/>
                <w:sz w:val="24"/>
                <w:szCs w:val="24"/>
              </w:rPr>
              <w:t>2</w:t>
            </w:r>
          </w:p>
        </w:tc>
      </w:tr>
      <w:tr w:rsidR="00F00BC3" w:rsidRPr="00F00BC3" w:rsidTr="00974126">
        <w:tc>
          <w:tcPr>
            <w:tcW w:w="1056" w:type="dxa"/>
          </w:tcPr>
          <w:p w:rsidR="00F00BC3"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2.1.1</w:t>
            </w:r>
          </w:p>
        </w:tc>
        <w:tc>
          <w:tcPr>
            <w:tcW w:w="7522" w:type="dxa"/>
          </w:tcPr>
          <w:p w:rsidR="00F00BC3" w:rsidRPr="008E2EDE" w:rsidRDefault="00E50D61" w:rsidP="00C61123">
            <w:pPr>
              <w:spacing w:line="360" w:lineRule="auto"/>
              <w:outlineLvl w:val="1"/>
              <w:rPr>
                <w:rFonts w:ascii="Times New Roman" w:eastAsia="Times New Roman" w:hAnsi="Times New Roman"/>
                <w:sz w:val="24"/>
                <w:szCs w:val="24"/>
                <w:rPrChange w:id="94" w:author="Rayra Lima" w:date="2016-02-12T10:21:00Z">
                  <w:rPr>
                    <w:rFonts w:ascii="Times New Roman" w:eastAsia="Times New Roman" w:hAnsi="Times New Roman"/>
                    <w:b/>
                    <w:i/>
                    <w:sz w:val="24"/>
                    <w:szCs w:val="24"/>
                  </w:rPr>
                </w:rPrChange>
              </w:rPr>
            </w:pPr>
            <w:r w:rsidRPr="00683EAA">
              <w:rPr>
                <w:rFonts w:ascii="Times New Roman" w:eastAsia="Times New Roman" w:hAnsi="Times New Roman"/>
                <w:b/>
                <w:i/>
                <w:sz w:val="24"/>
                <w:szCs w:val="24"/>
              </w:rPr>
              <w:t>C</w:t>
            </w:r>
            <w:r w:rsidR="0037725E">
              <w:rPr>
                <w:rFonts w:ascii="Times New Roman" w:eastAsia="Times New Roman" w:hAnsi="Times New Roman"/>
                <w:b/>
                <w:i/>
                <w:sz w:val="24"/>
                <w:szCs w:val="24"/>
              </w:rPr>
              <w:t>aracterísticas e Nomenclatura</w:t>
            </w:r>
            <w:ins w:id="95" w:author="Rayra Lima" w:date="2016-02-12T10:21: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F00BC3" w:rsidRPr="00F00BC3"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12</w:t>
            </w:r>
          </w:p>
        </w:tc>
      </w:tr>
      <w:tr w:rsidR="00F00BC3" w:rsidRPr="00F00BC3" w:rsidTr="00974126">
        <w:tc>
          <w:tcPr>
            <w:tcW w:w="1056" w:type="dxa"/>
          </w:tcPr>
          <w:p w:rsidR="00F00BC3" w:rsidRPr="00F00BC3" w:rsidRDefault="0037725E" w:rsidP="00C61123">
            <w:pPr>
              <w:spacing w:line="360" w:lineRule="auto"/>
              <w:outlineLvl w:val="1"/>
              <w:rPr>
                <w:rFonts w:ascii="Times New Roman" w:eastAsia="Times New Roman" w:hAnsi="Times New Roman"/>
                <w:b/>
                <w:i/>
                <w:sz w:val="24"/>
                <w:szCs w:val="24"/>
              </w:rPr>
            </w:pPr>
            <w:r>
              <w:rPr>
                <w:rFonts w:ascii="Times New Roman" w:eastAsia="Times New Roman" w:hAnsi="Times New Roman"/>
                <w:b/>
                <w:i/>
                <w:sz w:val="24"/>
                <w:szCs w:val="24"/>
              </w:rPr>
              <w:t>2.1.2</w:t>
            </w:r>
          </w:p>
        </w:tc>
        <w:tc>
          <w:tcPr>
            <w:tcW w:w="7522" w:type="dxa"/>
          </w:tcPr>
          <w:p w:rsidR="00F00BC3" w:rsidRPr="008E2EDE" w:rsidRDefault="0037725E" w:rsidP="00C61123">
            <w:pPr>
              <w:spacing w:line="360" w:lineRule="auto"/>
              <w:outlineLvl w:val="1"/>
              <w:rPr>
                <w:rFonts w:ascii="Times New Roman" w:eastAsia="Times New Roman" w:hAnsi="Times New Roman"/>
                <w:sz w:val="24"/>
                <w:szCs w:val="24"/>
                <w:rPrChange w:id="96" w:author="Rayra Lima" w:date="2016-02-12T10:21:00Z">
                  <w:rPr>
                    <w:rFonts w:ascii="Times New Roman" w:eastAsia="Times New Roman" w:hAnsi="Times New Roman"/>
                    <w:b/>
                    <w:i/>
                    <w:sz w:val="24"/>
                    <w:szCs w:val="24"/>
                  </w:rPr>
                </w:rPrChange>
              </w:rPr>
            </w:pPr>
            <w:r>
              <w:rPr>
                <w:rFonts w:ascii="Times New Roman" w:eastAsia="Times New Roman" w:hAnsi="Times New Roman"/>
                <w:b/>
                <w:i/>
                <w:sz w:val="24"/>
                <w:szCs w:val="24"/>
              </w:rPr>
              <w:t>Câncer Pediátrico</w:t>
            </w:r>
            <w:ins w:id="97" w:author="Rayra Lima" w:date="2016-02-12T10:21: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F00BC3" w:rsidRPr="00F00BC3"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w:t>
            </w:r>
            <w:r w:rsidR="003C1EA0">
              <w:rPr>
                <w:rFonts w:ascii="Times New Roman" w:eastAsia="Times New Roman" w:hAnsi="Times New Roman"/>
                <w:sz w:val="24"/>
                <w:szCs w:val="24"/>
              </w:rPr>
              <w:t>3</w:t>
            </w:r>
          </w:p>
        </w:tc>
      </w:tr>
      <w:tr w:rsidR="0037725E" w:rsidRPr="00F00BC3" w:rsidTr="00974126">
        <w:tc>
          <w:tcPr>
            <w:tcW w:w="1056" w:type="dxa"/>
          </w:tcPr>
          <w:p w:rsidR="0037725E" w:rsidRDefault="0037725E" w:rsidP="00C61123">
            <w:pPr>
              <w:spacing w:line="360" w:lineRule="auto"/>
              <w:outlineLvl w:val="1"/>
              <w:rPr>
                <w:rFonts w:ascii="Times New Roman" w:eastAsia="Times New Roman" w:hAnsi="Times New Roman"/>
                <w:b/>
                <w:i/>
                <w:sz w:val="24"/>
                <w:szCs w:val="24"/>
              </w:rPr>
            </w:pPr>
            <w:r>
              <w:rPr>
                <w:rFonts w:ascii="Times New Roman" w:eastAsia="Times New Roman" w:hAnsi="Times New Roman"/>
                <w:b/>
                <w:i/>
                <w:sz w:val="24"/>
                <w:szCs w:val="24"/>
              </w:rPr>
              <w:t>2.1.3</w:t>
            </w:r>
          </w:p>
        </w:tc>
        <w:tc>
          <w:tcPr>
            <w:tcW w:w="7522" w:type="dxa"/>
          </w:tcPr>
          <w:p w:rsidR="0037725E" w:rsidRPr="008E2EDE" w:rsidRDefault="0037725E" w:rsidP="00C61123">
            <w:pPr>
              <w:spacing w:line="360" w:lineRule="auto"/>
              <w:outlineLvl w:val="1"/>
              <w:rPr>
                <w:rFonts w:ascii="Times New Roman" w:eastAsia="Times New Roman" w:hAnsi="Times New Roman"/>
                <w:sz w:val="24"/>
                <w:szCs w:val="24"/>
                <w:rPrChange w:id="98" w:author="Rayra Lima" w:date="2016-02-12T10:22:00Z">
                  <w:rPr>
                    <w:rFonts w:ascii="Times New Roman" w:eastAsia="Times New Roman" w:hAnsi="Times New Roman"/>
                    <w:b/>
                    <w:i/>
                    <w:sz w:val="24"/>
                    <w:szCs w:val="24"/>
                  </w:rPr>
                </w:rPrChange>
              </w:rPr>
            </w:pPr>
            <w:r>
              <w:rPr>
                <w:rFonts w:ascii="Times New Roman" w:eastAsia="Times New Roman" w:hAnsi="Times New Roman"/>
                <w:b/>
                <w:i/>
                <w:sz w:val="24"/>
                <w:szCs w:val="24"/>
              </w:rPr>
              <w:t>Tumores do Sistema Nervoso Central</w:t>
            </w:r>
            <w:ins w:id="99" w:author="Rayra Lima" w:date="2016-02-12T10:22: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15</w:t>
            </w:r>
          </w:p>
        </w:tc>
      </w:tr>
      <w:tr w:rsidR="0037725E" w:rsidRPr="00F00BC3" w:rsidTr="00974126">
        <w:tc>
          <w:tcPr>
            <w:tcW w:w="1056" w:type="dxa"/>
          </w:tcPr>
          <w:p w:rsidR="0037725E" w:rsidRDefault="0037725E" w:rsidP="00C61123">
            <w:pPr>
              <w:spacing w:line="360" w:lineRule="auto"/>
              <w:outlineLvl w:val="1"/>
              <w:rPr>
                <w:rFonts w:ascii="Times New Roman" w:eastAsia="Times New Roman" w:hAnsi="Times New Roman"/>
                <w:b/>
                <w:i/>
                <w:sz w:val="24"/>
                <w:szCs w:val="24"/>
              </w:rPr>
            </w:pPr>
            <w:r>
              <w:rPr>
                <w:rFonts w:ascii="Times New Roman" w:eastAsia="Times New Roman" w:hAnsi="Times New Roman"/>
                <w:b/>
                <w:i/>
                <w:sz w:val="24"/>
                <w:szCs w:val="24"/>
              </w:rPr>
              <w:t>2.1.3.1</w:t>
            </w:r>
          </w:p>
        </w:tc>
        <w:tc>
          <w:tcPr>
            <w:tcW w:w="7522" w:type="dxa"/>
          </w:tcPr>
          <w:p w:rsidR="0037725E" w:rsidRPr="008E2EDE" w:rsidRDefault="0037725E" w:rsidP="00C61123">
            <w:pPr>
              <w:spacing w:line="360" w:lineRule="auto"/>
              <w:outlineLvl w:val="1"/>
              <w:rPr>
                <w:rFonts w:ascii="Times New Roman" w:eastAsia="Times New Roman" w:hAnsi="Times New Roman"/>
                <w:sz w:val="24"/>
                <w:szCs w:val="24"/>
                <w:rPrChange w:id="100" w:author="Rayra Lima" w:date="2016-02-12T10:22:00Z">
                  <w:rPr>
                    <w:rFonts w:ascii="Times New Roman" w:eastAsia="Times New Roman" w:hAnsi="Times New Roman"/>
                    <w:b/>
                    <w:i/>
                    <w:sz w:val="24"/>
                    <w:szCs w:val="24"/>
                  </w:rPr>
                </w:rPrChange>
              </w:rPr>
            </w:pPr>
            <w:r>
              <w:rPr>
                <w:rFonts w:ascii="Times New Roman" w:eastAsia="Times New Roman" w:hAnsi="Times New Roman"/>
                <w:b/>
                <w:i/>
                <w:sz w:val="24"/>
                <w:szCs w:val="24"/>
              </w:rPr>
              <w:t>Tumores do Sistema Nervoso Central em pacientes pediátricos</w:t>
            </w:r>
            <w:ins w:id="101" w:author="Rayra Lima" w:date="2016-02-12T10:22: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16</w:t>
            </w:r>
          </w:p>
        </w:tc>
      </w:tr>
      <w:tr w:rsidR="00F00BC3" w:rsidRPr="00F00BC3" w:rsidTr="00974126">
        <w:tc>
          <w:tcPr>
            <w:tcW w:w="1056" w:type="dxa"/>
          </w:tcPr>
          <w:p w:rsidR="00F00BC3" w:rsidRPr="00F00BC3"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2.2</w:t>
            </w:r>
          </w:p>
        </w:tc>
        <w:tc>
          <w:tcPr>
            <w:tcW w:w="7522" w:type="dxa"/>
          </w:tcPr>
          <w:p w:rsidR="00F00BC3" w:rsidRPr="00F00BC3" w:rsidRDefault="0037725E">
            <w:pPr>
              <w:tabs>
                <w:tab w:val="left" w:pos="7306"/>
              </w:tabs>
              <w:spacing w:line="360" w:lineRule="auto"/>
              <w:outlineLvl w:val="1"/>
              <w:rPr>
                <w:rFonts w:ascii="Times New Roman" w:eastAsia="Times New Roman" w:hAnsi="Times New Roman"/>
                <w:b/>
                <w:sz w:val="24"/>
                <w:szCs w:val="24"/>
              </w:rPr>
              <w:pPrChange w:id="102" w:author="Rayra Lima" w:date="2016-02-12T10:22:00Z">
                <w:pPr>
                  <w:spacing w:line="360" w:lineRule="auto"/>
                  <w:outlineLvl w:val="1"/>
                </w:pPr>
              </w:pPrChange>
            </w:pPr>
            <w:r>
              <w:rPr>
                <w:rFonts w:ascii="Times New Roman" w:eastAsia="Times New Roman" w:hAnsi="Times New Roman"/>
                <w:b/>
                <w:sz w:val="24"/>
                <w:szCs w:val="24"/>
              </w:rPr>
              <w:t>Classes de Fármacos Quimioterápicos</w:t>
            </w:r>
            <w:ins w:id="103" w:author="Rayra Lima" w:date="2016-02-12T10:22:00Z">
              <w:r w:rsidR="008E2EDE">
                <w:rPr>
                  <w:rFonts w:ascii="Times New Roman" w:eastAsia="Times New Roman" w:hAnsi="Times New Roman"/>
                  <w:b/>
                  <w:sz w:val="24"/>
                  <w:szCs w:val="24"/>
                </w:rPr>
                <w:t xml:space="preserve"> </w:t>
              </w:r>
              <w:r w:rsidR="008E2EDE" w:rsidRPr="008E2EDE">
                <w:rPr>
                  <w:rFonts w:ascii="Times New Roman" w:eastAsia="Times New Roman" w:hAnsi="Times New Roman"/>
                  <w:sz w:val="24"/>
                  <w:szCs w:val="24"/>
                  <w:rPrChange w:id="104" w:author="Rayra Lima" w:date="2016-02-12T10:22:00Z">
                    <w:rPr>
                      <w:rFonts w:ascii="Times New Roman" w:eastAsia="Times New Roman" w:hAnsi="Times New Roman"/>
                      <w:b/>
                      <w:sz w:val="24"/>
                      <w:szCs w:val="24"/>
                    </w:rPr>
                  </w:rPrChange>
                </w:rPr>
                <w:t>.......................................................</w:t>
              </w:r>
            </w:ins>
          </w:p>
        </w:tc>
        <w:tc>
          <w:tcPr>
            <w:tcW w:w="493" w:type="dxa"/>
          </w:tcPr>
          <w:p w:rsidR="00F00BC3" w:rsidRPr="00F00BC3" w:rsidRDefault="0037725E"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18</w:t>
            </w:r>
          </w:p>
        </w:tc>
      </w:tr>
      <w:tr w:rsidR="0037725E" w:rsidRPr="00F00BC3" w:rsidTr="00974126">
        <w:tc>
          <w:tcPr>
            <w:tcW w:w="1056" w:type="dxa"/>
          </w:tcPr>
          <w:p w:rsidR="0037725E"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2.2.1</w:t>
            </w:r>
          </w:p>
        </w:tc>
        <w:tc>
          <w:tcPr>
            <w:tcW w:w="7522" w:type="dxa"/>
          </w:tcPr>
          <w:p w:rsidR="0037725E" w:rsidRPr="008E2EDE" w:rsidRDefault="00E50D61" w:rsidP="00C61123">
            <w:pPr>
              <w:spacing w:line="360" w:lineRule="auto"/>
              <w:outlineLvl w:val="1"/>
              <w:rPr>
                <w:rFonts w:ascii="Times New Roman" w:eastAsia="Times New Roman" w:hAnsi="Times New Roman"/>
                <w:sz w:val="24"/>
                <w:szCs w:val="24"/>
                <w:rPrChange w:id="105" w:author="Rayra Lima" w:date="2016-02-12T10:22:00Z">
                  <w:rPr>
                    <w:rFonts w:ascii="Times New Roman" w:eastAsia="Times New Roman" w:hAnsi="Times New Roman"/>
                    <w:b/>
                    <w:i/>
                    <w:sz w:val="24"/>
                    <w:szCs w:val="24"/>
                  </w:rPr>
                </w:rPrChange>
              </w:rPr>
            </w:pPr>
            <w:r w:rsidRPr="00683EAA">
              <w:rPr>
                <w:rFonts w:ascii="Times New Roman" w:eastAsia="Times New Roman" w:hAnsi="Times New Roman"/>
                <w:b/>
                <w:i/>
                <w:sz w:val="24"/>
                <w:szCs w:val="24"/>
              </w:rPr>
              <w:t xml:space="preserve">Fármacos </w:t>
            </w:r>
            <w:proofErr w:type="spellStart"/>
            <w:r w:rsidRPr="00683EAA">
              <w:rPr>
                <w:rFonts w:ascii="Times New Roman" w:eastAsia="Times New Roman" w:hAnsi="Times New Roman"/>
                <w:b/>
                <w:i/>
                <w:sz w:val="24"/>
                <w:szCs w:val="24"/>
              </w:rPr>
              <w:t>Alquilantes</w:t>
            </w:r>
            <w:proofErr w:type="spellEnd"/>
            <w:ins w:id="106" w:author="Rayra Lima" w:date="2016-02-12T10:22: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Pr="00F00BC3" w:rsidRDefault="0037725E" w:rsidP="007C06F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w:t>
            </w:r>
            <w:r w:rsidR="003C1EA0">
              <w:rPr>
                <w:rFonts w:ascii="Times New Roman" w:eastAsia="Times New Roman" w:hAnsi="Times New Roman"/>
                <w:sz w:val="24"/>
                <w:szCs w:val="24"/>
              </w:rPr>
              <w:t>8</w:t>
            </w:r>
          </w:p>
        </w:tc>
      </w:tr>
      <w:tr w:rsidR="0037725E" w:rsidRPr="00F00BC3" w:rsidTr="00974126">
        <w:tc>
          <w:tcPr>
            <w:tcW w:w="1056" w:type="dxa"/>
          </w:tcPr>
          <w:p w:rsidR="0037725E"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2.2.2</w:t>
            </w:r>
          </w:p>
        </w:tc>
        <w:tc>
          <w:tcPr>
            <w:tcW w:w="7522" w:type="dxa"/>
          </w:tcPr>
          <w:p w:rsidR="0037725E" w:rsidRPr="008E2EDE" w:rsidRDefault="00E50D61">
            <w:pPr>
              <w:tabs>
                <w:tab w:val="left" w:pos="7306"/>
              </w:tabs>
              <w:spacing w:line="360" w:lineRule="auto"/>
              <w:outlineLvl w:val="1"/>
              <w:rPr>
                <w:rFonts w:ascii="Times New Roman" w:eastAsia="Times New Roman" w:hAnsi="Times New Roman"/>
                <w:sz w:val="24"/>
                <w:szCs w:val="24"/>
                <w:rPrChange w:id="107" w:author="Rayra Lima" w:date="2016-02-12T10:22:00Z">
                  <w:rPr>
                    <w:rFonts w:ascii="Times New Roman" w:eastAsia="Times New Roman" w:hAnsi="Times New Roman"/>
                    <w:b/>
                    <w:i/>
                    <w:sz w:val="24"/>
                    <w:szCs w:val="24"/>
                  </w:rPr>
                </w:rPrChange>
              </w:rPr>
              <w:pPrChange w:id="108" w:author="Rayra Lima" w:date="2016-02-12T10:23:00Z">
                <w:pPr>
                  <w:spacing w:line="360" w:lineRule="auto"/>
                  <w:outlineLvl w:val="1"/>
                </w:pPr>
              </w:pPrChange>
            </w:pPr>
            <w:r w:rsidRPr="00683EAA">
              <w:rPr>
                <w:rFonts w:ascii="Times New Roman" w:eastAsia="Times New Roman" w:hAnsi="Times New Roman"/>
                <w:b/>
                <w:i/>
                <w:sz w:val="24"/>
                <w:szCs w:val="24"/>
              </w:rPr>
              <w:t xml:space="preserve">Fármacos </w:t>
            </w:r>
            <w:proofErr w:type="spellStart"/>
            <w:r w:rsidRPr="00683EAA">
              <w:rPr>
                <w:rFonts w:ascii="Times New Roman" w:eastAsia="Times New Roman" w:hAnsi="Times New Roman"/>
                <w:b/>
                <w:i/>
                <w:sz w:val="24"/>
                <w:szCs w:val="24"/>
              </w:rPr>
              <w:t>Antimetabólitos</w:t>
            </w:r>
            <w:proofErr w:type="spellEnd"/>
            <w:ins w:id="109" w:author="Rayra Lima" w:date="2016-02-12T10:22: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Pr="00F00BC3" w:rsidRDefault="00DF4C54">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19</w:t>
            </w:r>
          </w:p>
        </w:tc>
      </w:tr>
      <w:tr w:rsidR="0037725E" w:rsidRPr="00F00BC3" w:rsidTr="00974126">
        <w:tc>
          <w:tcPr>
            <w:tcW w:w="1056" w:type="dxa"/>
          </w:tcPr>
          <w:p w:rsidR="0037725E"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2.2.3</w:t>
            </w:r>
          </w:p>
        </w:tc>
        <w:tc>
          <w:tcPr>
            <w:tcW w:w="7522" w:type="dxa"/>
          </w:tcPr>
          <w:p w:rsidR="0037725E" w:rsidRPr="008E2EDE" w:rsidRDefault="00E50D61" w:rsidP="00C61123">
            <w:pPr>
              <w:spacing w:line="360" w:lineRule="auto"/>
              <w:outlineLvl w:val="1"/>
              <w:rPr>
                <w:rFonts w:ascii="Times New Roman" w:eastAsia="Times New Roman" w:hAnsi="Times New Roman"/>
                <w:sz w:val="24"/>
                <w:szCs w:val="24"/>
                <w:rPrChange w:id="110" w:author="Rayra Lima" w:date="2016-02-12T10:23:00Z">
                  <w:rPr>
                    <w:rFonts w:ascii="Times New Roman" w:eastAsia="Times New Roman" w:hAnsi="Times New Roman"/>
                    <w:b/>
                    <w:i/>
                    <w:sz w:val="24"/>
                    <w:szCs w:val="24"/>
                  </w:rPr>
                </w:rPrChange>
              </w:rPr>
            </w:pPr>
            <w:r w:rsidRPr="00683EAA">
              <w:rPr>
                <w:rFonts w:ascii="Times New Roman" w:eastAsia="Times New Roman" w:hAnsi="Times New Roman"/>
                <w:b/>
                <w:i/>
                <w:sz w:val="24"/>
                <w:szCs w:val="24"/>
              </w:rPr>
              <w:t>Produtos Naturais</w:t>
            </w:r>
            <w:ins w:id="111" w:author="Rayra Lima" w:date="2016-02-12T10:23: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Pr="00F00BC3" w:rsidRDefault="0037725E" w:rsidP="007C06F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20</w:t>
            </w:r>
          </w:p>
        </w:tc>
      </w:tr>
      <w:tr w:rsidR="0037725E" w:rsidRPr="00F00BC3" w:rsidTr="00974126">
        <w:tc>
          <w:tcPr>
            <w:tcW w:w="1056" w:type="dxa"/>
          </w:tcPr>
          <w:p w:rsidR="0037725E" w:rsidRPr="00683EAA" w:rsidRDefault="00E50D61" w:rsidP="00C61123">
            <w:pPr>
              <w:spacing w:line="360" w:lineRule="auto"/>
              <w:outlineLvl w:val="1"/>
              <w:rPr>
                <w:rFonts w:ascii="Times New Roman" w:eastAsia="Times New Roman" w:hAnsi="Times New Roman"/>
                <w:b/>
                <w:i/>
                <w:sz w:val="24"/>
                <w:szCs w:val="24"/>
              </w:rPr>
            </w:pPr>
            <w:r w:rsidRPr="00683EAA">
              <w:rPr>
                <w:rFonts w:ascii="Times New Roman" w:eastAsia="Times New Roman" w:hAnsi="Times New Roman"/>
                <w:b/>
                <w:i/>
                <w:sz w:val="24"/>
                <w:szCs w:val="24"/>
              </w:rPr>
              <w:t>2.2.4</w:t>
            </w:r>
          </w:p>
        </w:tc>
        <w:tc>
          <w:tcPr>
            <w:tcW w:w="7522" w:type="dxa"/>
          </w:tcPr>
          <w:p w:rsidR="0037725E" w:rsidRPr="008E2EDE" w:rsidRDefault="00E50D61" w:rsidP="00C61123">
            <w:pPr>
              <w:spacing w:line="360" w:lineRule="auto"/>
              <w:outlineLvl w:val="1"/>
              <w:rPr>
                <w:rFonts w:ascii="Times New Roman" w:eastAsia="Times New Roman" w:hAnsi="Times New Roman"/>
                <w:sz w:val="24"/>
                <w:szCs w:val="24"/>
                <w:rPrChange w:id="112" w:author="Rayra Lima" w:date="2016-02-12T10:23:00Z">
                  <w:rPr>
                    <w:rFonts w:ascii="Times New Roman" w:eastAsia="Times New Roman" w:hAnsi="Times New Roman"/>
                    <w:b/>
                    <w:i/>
                    <w:sz w:val="24"/>
                    <w:szCs w:val="24"/>
                  </w:rPr>
                </w:rPrChange>
              </w:rPr>
            </w:pPr>
            <w:r w:rsidRPr="00683EAA">
              <w:rPr>
                <w:rFonts w:ascii="Times New Roman" w:eastAsia="Times New Roman" w:hAnsi="Times New Roman"/>
                <w:b/>
                <w:i/>
                <w:sz w:val="24"/>
                <w:szCs w:val="24"/>
              </w:rPr>
              <w:t>Agentes Variados</w:t>
            </w:r>
            <w:ins w:id="113" w:author="Rayra Lima" w:date="2016-02-12T10:23:00Z">
              <w:r w:rsidR="008E2EDE">
                <w:rPr>
                  <w:rFonts w:ascii="Times New Roman" w:eastAsia="Times New Roman" w:hAnsi="Times New Roman"/>
                  <w:b/>
                  <w:i/>
                  <w:sz w:val="24"/>
                  <w:szCs w:val="24"/>
                </w:rPr>
                <w:t xml:space="preserve"> </w:t>
              </w:r>
              <w:r w:rsidR="008E2EDE">
                <w:rPr>
                  <w:rFonts w:ascii="Times New Roman" w:eastAsia="Times New Roman" w:hAnsi="Times New Roman"/>
                  <w:sz w:val="24"/>
                  <w:szCs w:val="24"/>
                </w:rPr>
                <w:t>..........................................................................................</w:t>
              </w:r>
            </w:ins>
          </w:p>
        </w:tc>
        <w:tc>
          <w:tcPr>
            <w:tcW w:w="493" w:type="dxa"/>
          </w:tcPr>
          <w:p w:rsidR="0037725E" w:rsidRPr="00F00BC3" w:rsidRDefault="0037725E" w:rsidP="003C1EA0">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2</w:t>
            </w:r>
            <w:r w:rsidR="003C1EA0">
              <w:rPr>
                <w:rFonts w:ascii="Times New Roman" w:eastAsia="Times New Roman" w:hAnsi="Times New Roman"/>
                <w:sz w:val="24"/>
                <w:szCs w:val="24"/>
              </w:rPr>
              <w:t>1</w:t>
            </w:r>
          </w:p>
        </w:tc>
      </w:tr>
      <w:tr w:rsidR="0037725E" w:rsidRPr="00F00BC3" w:rsidTr="00974126">
        <w:tc>
          <w:tcPr>
            <w:tcW w:w="1056" w:type="dxa"/>
          </w:tcPr>
          <w:p w:rsidR="0037725E"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2.3</w:t>
            </w:r>
          </w:p>
        </w:tc>
        <w:tc>
          <w:tcPr>
            <w:tcW w:w="7522" w:type="dxa"/>
          </w:tcPr>
          <w:p w:rsidR="0037725E" w:rsidRPr="0037725E" w:rsidRDefault="0037725E"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Tratamento Quimioterápico dos Tumores do Sistema Nervoso Central</w:t>
            </w:r>
          </w:p>
        </w:tc>
        <w:tc>
          <w:tcPr>
            <w:tcW w:w="493" w:type="dxa"/>
          </w:tcPr>
          <w:p w:rsidR="0037725E" w:rsidRDefault="00665648"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22</w:t>
            </w:r>
          </w:p>
        </w:tc>
      </w:tr>
      <w:tr w:rsidR="00F00BC3" w:rsidRPr="00F00BC3" w:rsidTr="00974126">
        <w:tc>
          <w:tcPr>
            <w:tcW w:w="1056" w:type="dxa"/>
          </w:tcPr>
          <w:p w:rsidR="00F00BC3" w:rsidRPr="00F00BC3" w:rsidRDefault="00035A3C"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2</w:t>
            </w:r>
            <w:r w:rsidR="00F00BC3" w:rsidRPr="00F00BC3">
              <w:rPr>
                <w:rFonts w:ascii="Times New Roman" w:eastAsia="Times New Roman" w:hAnsi="Times New Roman"/>
                <w:b/>
                <w:sz w:val="24"/>
                <w:szCs w:val="24"/>
              </w:rPr>
              <w:t>.4</w:t>
            </w:r>
          </w:p>
        </w:tc>
        <w:tc>
          <w:tcPr>
            <w:tcW w:w="7522" w:type="dxa"/>
          </w:tcPr>
          <w:p w:rsidR="00F00BC3" w:rsidRPr="008E2EDE" w:rsidRDefault="00F00BC3">
            <w:pPr>
              <w:tabs>
                <w:tab w:val="left" w:pos="7306"/>
              </w:tabs>
              <w:spacing w:line="360" w:lineRule="auto"/>
              <w:outlineLvl w:val="1"/>
              <w:rPr>
                <w:rFonts w:ascii="Times New Roman" w:eastAsia="Times New Roman" w:hAnsi="Times New Roman"/>
                <w:sz w:val="24"/>
                <w:szCs w:val="24"/>
                <w:rPrChange w:id="114" w:author="Rayra Lima" w:date="2016-02-12T10:23:00Z">
                  <w:rPr>
                    <w:rFonts w:ascii="Times New Roman" w:eastAsia="Times New Roman" w:hAnsi="Times New Roman"/>
                    <w:b/>
                    <w:sz w:val="24"/>
                    <w:szCs w:val="24"/>
                  </w:rPr>
                </w:rPrChange>
              </w:rPr>
              <w:pPrChange w:id="115" w:author="Rayra Lima" w:date="2016-02-12T10:24:00Z">
                <w:pPr>
                  <w:tabs>
                    <w:tab w:val="left" w:pos="7119"/>
                  </w:tabs>
                  <w:spacing w:line="360" w:lineRule="auto"/>
                  <w:outlineLvl w:val="1"/>
                </w:pPr>
              </w:pPrChange>
            </w:pPr>
            <w:proofErr w:type="spellStart"/>
            <w:r w:rsidRPr="00F00BC3">
              <w:rPr>
                <w:rFonts w:ascii="Times New Roman" w:eastAsia="Times New Roman" w:hAnsi="Times New Roman"/>
                <w:b/>
                <w:sz w:val="24"/>
                <w:szCs w:val="24"/>
              </w:rPr>
              <w:t>Farmacovigilância</w:t>
            </w:r>
            <w:proofErr w:type="spellEnd"/>
            <w:ins w:id="116" w:author="Rayra Lima" w:date="2016-02-12T10:23:00Z">
              <w:r w:rsidR="008E2EDE">
                <w:rPr>
                  <w:rFonts w:ascii="Times New Roman" w:eastAsia="Times New Roman" w:hAnsi="Times New Roman"/>
                  <w:b/>
                  <w:sz w:val="24"/>
                  <w:szCs w:val="24"/>
                </w:rPr>
                <w:t xml:space="preserve"> </w:t>
              </w:r>
              <w:r w:rsidR="008E2EDE">
                <w:rPr>
                  <w:rFonts w:ascii="Times New Roman" w:eastAsia="Times New Roman" w:hAnsi="Times New Roman"/>
                  <w:sz w:val="24"/>
                  <w:szCs w:val="24"/>
                </w:rPr>
                <w:t>.......................................................................................</w:t>
              </w:r>
            </w:ins>
            <w:ins w:id="117" w:author="Rayra Lima" w:date="2016-02-12T10:24:00Z">
              <w:r w:rsidR="008E2EDE">
                <w:rPr>
                  <w:rFonts w:ascii="Times New Roman" w:eastAsia="Times New Roman" w:hAnsi="Times New Roman"/>
                  <w:sz w:val="24"/>
                  <w:szCs w:val="24"/>
                </w:rPr>
                <w:t>.</w:t>
              </w:r>
            </w:ins>
          </w:p>
        </w:tc>
        <w:tc>
          <w:tcPr>
            <w:tcW w:w="493" w:type="dxa"/>
          </w:tcPr>
          <w:p w:rsidR="00F00BC3" w:rsidRPr="00F00BC3" w:rsidRDefault="00F00BC3" w:rsidP="003C1EA0">
            <w:pPr>
              <w:spacing w:line="360" w:lineRule="auto"/>
              <w:jc w:val="both"/>
              <w:outlineLvl w:val="1"/>
              <w:rPr>
                <w:rFonts w:ascii="Times New Roman" w:eastAsia="Times New Roman" w:hAnsi="Times New Roman"/>
                <w:sz w:val="24"/>
                <w:szCs w:val="24"/>
              </w:rPr>
            </w:pPr>
            <w:r w:rsidRPr="00F00BC3">
              <w:rPr>
                <w:rFonts w:ascii="Times New Roman" w:eastAsia="Times New Roman" w:hAnsi="Times New Roman"/>
                <w:sz w:val="24"/>
                <w:szCs w:val="24"/>
              </w:rPr>
              <w:t>2</w:t>
            </w:r>
            <w:r w:rsidR="003C1EA0">
              <w:rPr>
                <w:rFonts w:ascii="Times New Roman" w:eastAsia="Times New Roman" w:hAnsi="Times New Roman"/>
                <w:sz w:val="24"/>
                <w:szCs w:val="24"/>
              </w:rPr>
              <w:t>3</w:t>
            </w:r>
          </w:p>
        </w:tc>
      </w:tr>
      <w:tr w:rsidR="00F00BC3" w:rsidRPr="00F00BC3" w:rsidTr="00974126">
        <w:tc>
          <w:tcPr>
            <w:tcW w:w="1056" w:type="dxa"/>
          </w:tcPr>
          <w:p w:rsidR="00F00BC3" w:rsidRPr="00683EAA" w:rsidRDefault="00E50D61" w:rsidP="00C61123">
            <w:pPr>
              <w:spacing w:line="360" w:lineRule="auto"/>
              <w:outlineLvl w:val="1"/>
              <w:rPr>
                <w:rFonts w:ascii="Times New Roman" w:eastAsia="Times New Roman" w:hAnsi="Times New Roman"/>
                <w:i/>
                <w:sz w:val="24"/>
                <w:szCs w:val="24"/>
              </w:rPr>
            </w:pPr>
            <w:r w:rsidRPr="00683EAA">
              <w:rPr>
                <w:rFonts w:ascii="Times New Roman" w:eastAsia="Times New Roman" w:hAnsi="Times New Roman"/>
                <w:i/>
                <w:sz w:val="24"/>
                <w:szCs w:val="24"/>
              </w:rPr>
              <w:t>2.4.1</w:t>
            </w:r>
          </w:p>
        </w:tc>
        <w:tc>
          <w:tcPr>
            <w:tcW w:w="7522" w:type="dxa"/>
          </w:tcPr>
          <w:p w:rsidR="00F00BC3" w:rsidRPr="008E2EDE" w:rsidRDefault="00E50D61">
            <w:pPr>
              <w:spacing w:line="360" w:lineRule="auto"/>
              <w:outlineLvl w:val="1"/>
              <w:rPr>
                <w:rFonts w:ascii="Times New Roman" w:eastAsia="Times New Roman" w:hAnsi="Times New Roman"/>
                <w:sz w:val="24"/>
                <w:szCs w:val="24"/>
                <w:rPrChange w:id="118" w:author="Rayra Lima" w:date="2016-02-12T10:23:00Z">
                  <w:rPr>
                    <w:rFonts w:ascii="Times New Roman" w:eastAsia="Times New Roman" w:hAnsi="Times New Roman"/>
                    <w:i/>
                    <w:sz w:val="24"/>
                    <w:szCs w:val="24"/>
                  </w:rPr>
                </w:rPrChange>
              </w:rPr>
            </w:pPr>
            <w:proofErr w:type="spellStart"/>
            <w:r w:rsidRPr="00683EAA">
              <w:rPr>
                <w:rFonts w:ascii="Times New Roman" w:eastAsia="Times New Roman" w:hAnsi="Times New Roman"/>
                <w:i/>
                <w:sz w:val="24"/>
                <w:szCs w:val="24"/>
              </w:rPr>
              <w:t>Farmacovigilância</w:t>
            </w:r>
            <w:proofErr w:type="spellEnd"/>
            <w:r w:rsidRPr="00683EAA">
              <w:rPr>
                <w:rFonts w:ascii="Times New Roman" w:eastAsia="Times New Roman" w:hAnsi="Times New Roman"/>
                <w:i/>
                <w:sz w:val="24"/>
                <w:szCs w:val="24"/>
              </w:rPr>
              <w:t xml:space="preserve"> e Eventos Adversos em Oncologia</w:t>
            </w:r>
            <w:ins w:id="119" w:author="Rayra Lima" w:date="2016-02-12T10:23:00Z">
              <w:r w:rsidR="008E2EDE">
                <w:rPr>
                  <w:rFonts w:ascii="Times New Roman" w:eastAsia="Times New Roman" w:hAnsi="Times New Roman"/>
                  <w:i/>
                  <w:sz w:val="24"/>
                  <w:szCs w:val="24"/>
                </w:rPr>
                <w:t xml:space="preserve"> </w:t>
              </w:r>
              <w:r w:rsidR="008E2EDE">
                <w:rPr>
                  <w:rFonts w:ascii="Times New Roman" w:eastAsia="Times New Roman" w:hAnsi="Times New Roman"/>
                  <w:sz w:val="24"/>
                  <w:szCs w:val="24"/>
                </w:rPr>
                <w:t>.................................</w:t>
              </w:r>
            </w:ins>
          </w:p>
        </w:tc>
        <w:tc>
          <w:tcPr>
            <w:tcW w:w="493" w:type="dxa"/>
          </w:tcPr>
          <w:p w:rsidR="00F00BC3" w:rsidRPr="00F00BC3" w:rsidRDefault="00035A3C">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2</w:t>
            </w:r>
            <w:r w:rsidR="00DF4C54">
              <w:rPr>
                <w:rFonts w:ascii="Times New Roman" w:eastAsia="Times New Roman" w:hAnsi="Times New Roman"/>
                <w:sz w:val="24"/>
                <w:szCs w:val="24"/>
              </w:rPr>
              <w:t>6</w:t>
            </w:r>
          </w:p>
        </w:tc>
      </w:tr>
      <w:tr w:rsidR="00F00BC3" w:rsidRPr="00F00BC3" w:rsidTr="00974126">
        <w:tc>
          <w:tcPr>
            <w:tcW w:w="1056" w:type="dxa"/>
          </w:tcPr>
          <w:p w:rsidR="00F00BC3" w:rsidRPr="00F00BC3" w:rsidRDefault="00035A3C"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3</w:t>
            </w:r>
            <w:r w:rsidR="00F00BC3" w:rsidRPr="00F00BC3">
              <w:rPr>
                <w:rFonts w:ascii="Times New Roman" w:eastAsia="Times New Roman" w:hAnsi="Times New Roman"/>
                <w:b/>
                <w:sz w:val="24"/>
                <w:szCs w:val="24"/>
              </w:rPr>
              <w:t xml:space="preserve">               </w:t>
            </w:r>
          </w:p>
        </w:tc>
        <w:tc>
          <w:tcPr>
            <w:tcW w:w="7522" w:type="dxa"/>
          </w:tcPr>
          <w:p w:rsidR="00F00BC3" w:rsidRPr="00F00BC3" w:rsidRDefault="00F00BC3" w:rsidP="00C61123">
            <w:pPr>
              <w:spacing w:line="360" w:lineRule="auto"/>
              <w:outlineLvl w:val="1"/>
              <w:rPr>
                <w:rFonts w:ascii="Times New Roman" w:eastAsia="Times New Roman" w:hAnsi="Times New Roman"/>
                <w:sz w:val="24"/>
                <w:szCs w:val="24"/>
              </w:rPr>
            </w:pPr>
            <w:r w:rsidRPr="00F00BC3">
              <w:rPr>
                <w:rFonts w:ascii="Times New Roman" w:eastAsia="Times New Roman" w:hAnsi="Times New Roman"/>
                <w:b/>
                <w:sz w:val="24"/>
                <w:szCs w:val="24"/>
              </w:rPr>
              <w:t xml:space="preserve">OBJETIVOS </w:t>
            </w:r>
            <w:r w:rsidRPr="00F00BC3">
              <w:rPr>
                <w:rFonts w:ascii="Times New Roman" w:eastAsia="Times New Roman" w:hAnsi="Times New Roman"/>
                <w:sz w:val="24"/>
                <w:szCs w:val="24"/>
              </w:rPr>
              <w:t>.............................................................</w:t>
            </w:r>
            <w:r w:rsidR="00035A3C">
              <w:rPr>
                <w:rFonts w:ascii="Times New Roman" w:eastAsia="Times New Roman" w:hAnsi="Times New Roman"/>
                <w:sz w:val="24"/>
                <w:szCs w:val="24"/>
              </w:rPr>
              <w:t>...............................</w:t>
            </w:r>
            <w:r w:rsidRPr="00F00BC3">
              <w:rPr>
                <w:rFonts w:ascii="Times New Roman" w:eastAsia="Times New Roman" w:hAnsi="Times New Roman"/>
                <w:sz w:val="24"/>
                <w:szCs w:val="24"/>
              </w:rPr>
              <w:t>.....</w:t>
            </w:r>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33</w:t>
            </w:r>
          </w:p>
        </w:tc>
      </w:tr>
      <w:tr w:rsidR="00F00BC3" w:rsidRPr="00F00BC3" w:rsidTr="00974126">
        <w:tc>
          <w:tcPr>
            <w:tcW w:w="1056" w:type="dxa"/>
          </w:tcPr>
          <w:p w:rsidR="00F00BC3" w:rsidRPr="00F00BC3" w:rsidRDefault="00035A3C"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3</w:t>
            </w:r>
            <w:r w:rsidR="00F00BC3" w:rsidRPr="00F00BC3">
              <w:rPr>
                <w:rFonts w:ascii="Times New Roman" w:eastAsia="Times New Roman" w:hAnsi="Times New Roman"/>
                <w:b/>
                <w:sz w:val="24"/>
                <w:szCs w:val="24"/>
              </w:rPr>
              <w:t>.1</w:t>
            </w:r>
          </w:p>
        </w:tc>
        <w:tc>
          <w:tcPr>
            <w:tcW w:w="7522"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rPr>
              <w:t xml:space="preserve">Objetivo geral </w:t>
            </w:r>
            <w:r w:rsidRPr="00F00BC3">
              <w:rPr>
                <w:rFonts w:ascii="Times New Roman" w:eastAsia="Times New Roman" w:hAnsi="Times New Roman"/>
                <w:sz w:val="24"/>
                <w:szCs w:val="24"/>
              </w:rPr>
              <w:t>...............................................................................................</w:t>
            </w:r>
            <w:del w:id="120" w:author="Rayra Lima" w:date="2016-02-12T10:24:00Z">
              <w:r w:rsidRPr="00F00BC3" w:rsidDel="008E2EDE">
                <w:rPr>
                  <w:rFonts w:ascii="Times New Roman" w:eastAsia="Times New Roman" w:hAnsi="Times New Roman"/>
                  <w:sz w:val="24"/>
                  <w:szCs w:val="24"/>
                </w:rPr>
                <w:delText>.</w:delText>
              </w:r>
            </w:del>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33</w:t>
            </w:r>
          </w:p>
        </w:tc>
      </w:tr>
      <w:tr w:rsidR="00F00BC3" w:rsidRPr="00F00BC3" w:rsidTr="00974126">
        <w:tc>
          <w:tcPr>
            <w:tcW w:w="1056" w:type="dxa"/>
          </w:tcPr>
          <w:p w:rsidR="00F00BC3" w:rsidRPr="00F00BC3" w:rsidRDefault="00035A3C" w:rsidP="00C61123">
            <w:pPr>
              <w:spacing w:line="360" w:lineRule="auto"/>
              <w:outlineLvl w:val="1"/>
              <w:rPr>
                <w:rFonts w:ascii="Times New Roman" w:eastAsia="Times New Roman" w:hAnsi="Times New Roman"/>
                <w:b/>
                <w:sz w:val="24"/>
                <w:szCs w:val="24"/>
              </w:rPr>
            </w:pPr>
            <w:r>
              <w:rPr>
                <w:rFonts w:ascii="Times New Roman" w:eastAsia="Times New Roman" w:hAnsi="Times New Roman"/>
                <w:b/>
                <w:sz w:val="24"/>
                <w:szCs w:val="24"/>
              </w:rPr>
              <w:t>3</w:t>
            </w:r>
            <w:r w:rsidR="00F00BC3" w:rsidRPr="00F00BC3">
              <w:rPr>
                <w:rFonts w:ascii="Times New Roman" w:eastAsia="Times New Roman" w:hAnsi="Times New Roman"/>
                <w:b/>
                <w:sz w:val="24"/>
                <w:szCs w:val="24"/>
              </w:rPr>
              <w:t>.2</w:t>
            </w:r>
          </w:p>
        </w:tc>
        <w:tc>
          <w:tcPr>
            <w:tcW w:w="7522" w:type="dxa"/>
          </w:tcPr>
          <w:p w:rsidR="00F00BC3" w:rsidRPr="00F00BC3" w:rsidRDefault="00F00BC3">
            <w:pPr>
              <w:tabs>
                <w:tab w:val="left" w:pos="7306"/>
              </w:tabs>
              <w:spacing w:line="360" w:lineRule="auto"/>
              <w:outlineLvl w:val="1"/>
              <w:rPr>
                <w:rFonts w:ascii="Times New Roman" w:eastAsia="Times New Roman" w:hAnsi="Times New Roman"/>
                <w:b/>
                <w:sz w:val="24"/>
                <w:szCs w:val="24"/>
              </w:rPr>
              <w:pPrChange w:id="121" w:author="Rayra Lima" w:date="2016-02-12T10:25:00Z">
                <w:pPr>
                  <w:spacing w:line="360" w:lineRule="auto"/>
                  <w:outlineLvl w:val="1"/>
                </w:pPr>
              </w:pPrChange>
            </w:pPr>
            <w:r w:rsidRPr="00F00BC3">
              <w:rPr>
                <w:rFonts w:ascii="Times New Roman" w:eastAsia="Times New Roman" w:hAnsi="Times New Roman"/>
                <w:b/>
                <w:sz w:val="24"/>
                <w:szCs w:val="24"/>
              </w:rPr>
              <w:t xml:space="preserve">Objetivos específicos </w:t>
            </w:r>
            <w:r w:rsidRPr="00F00BC3">
              <w:rPr>
                <w:rFonts w:ascii="Times New Roman" w:eastAsia="Times New Roman" w:hAnsi="Times New Roman"/>
                <w:sz w:val="24"/>
                <w:szCs w:val="24"/>
              </w:rPr>
              <w:t>....................................................................................</w:t>
            </w:r>
            <w:del w:id="122" w:author="Rayra Lima" w:date="2016-02-12T10:25:00Z">
              <w:r w:rsidRPr="00F00BC3" w:rsidDel="008E2EDE">
                <w:rPr>
                  <w:rFonts w:ascii="Times New Roman" w:eastAsia="Times New Roman" w:hAnsi="Times New Roman"/>
                  <w:sz w:val="24"/>
                  <w:szCs w:val="24"/>
                </w:rPr>
                <w:delText>.</w:delText>
              </w:r>
            </w:del>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33</w:t>
            </w:r>
          </w:p>
        </w:tc>
      </w:tr>
      <w:tr w:rsidR="00F00BC3" w:rsidRPr="00F00BC3" w:rsidTr="00974126">
        <w:tc>
          <w:tcPr>
            <w:tcW w:w="1056"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lang w:val="en-US"/>
              </w:rPr>
              <w:t>4</w:t>
            </w:r>
          </w:p>
        </w:tc>
        <w:tc>
          <w:tcPr>
            <w:tcW w:w="7522" w:type="dxa"/>
          </w:tcPr>
          <w:p w:rsidR="00F00BC3" w:rsidRPr="00F00BC3" w:rsidRDefault="00F00BC3" w:rsidP="00C61123">
            <w:pPr>
              <w:spacing w:line="360" w:lineRule="auto"/>
              <w:outlineLvl w:val="1"/>
              <w:rPr>
                <w:rFonts w:ascii="Times New Roman" w:eastAsia="Times New Roman" w:hAnsi="Times New Roman"/>
                <w:b/>
                <w:sz w:val="24"/>
                <w:szCs w:val="24"/>
              </w:rPr>
            </w:pPr>
            <w:r w:rsidRPr="00F00BC3">
              <w:rPr>
                <w:rFonts w:ascii="Times New Roman" w:eastAsia="Times New Roman" w:hAnsi="Times New Roman"/>
                <w:b/>
                <w:sz w:val="24"/>
                <w:szCs w:val="24"/>
                <w:lang w:val="en-US"/>
              </w:rPr>
              <w:t>MATERIAIS E MÉTODOS</w:t>
            </w:r>
            <w:r w:rsidRPr="00F00BC3">
              <w:rPr>
                <w:rFonts w:ascii="Times New Roman" w:eastAsia="Times New Roman" w:hAnsi="Times New Roman"/>
                <w:sz w:val="24"/>
                <w:szCs w:val="24"/>
                <w:lang w:val="en-US"/>
              </w:rPr>
              <w:t>........................................................................</w:t>
            </w:r>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34</w:t>
            </w:r>
          </w:p>
        </w:tc>
      </w:tr>
      <w:tr w:rsidR="00F00BC3" w:rsidRPr="00F00BC3" w:rsidTr="00974126">
        <w:tc>
          <w:tcPr>
            <w:tcW w:w="1056" w:type="dxa"/>
          </w:tcPr>
          <w:p w:rsidR="00F00BC3" w:rsidRPr="00F00BC3" w:rsidRDefault="00F00BC3" w:rsidP="00C61123">
            <w:pPr>
              <w:spacing w:line="360" w:lineRule="auto"/>
              <w:outlineLvl w:val="1"/>
              <w:rPr>
                <w:rFonts w:ascii="Times New Roman" w:eastAsia="Times New Roman" w:hAnsi="Times New Roman"/>
                <w:b/>
                <w:bCs/>
                <w:sz w:val="24"/>
                <w:szCs w:val="24"/>
              </w:rPr>
            </w:pPr>
            <w:r w:rsidRPr="00F00BC3">
              <w:rPr>
                <w:rFonts w:ascii="Times New Roman" w:eastAsia="Times New Roman" w:hAnsi="Times New Roman"/>
                <w:i/>
                <w:sz w:val="24"/>
                <w:szCs w:val="24"/>
                <w:lang w:val="en-US"/>
              </w:rPr>
              <w:t>4.1</w:t>
            </w:r>
          </w:p>
        </w:tc>
        <w:tc>
          <w:tcPr>
            <w:tcW w:w="7522" w:type="dxa"/>
          </w:tcPr>
          <w:p w:rsidR="00F00BC3" w:rsidRPr="00F00BC3" w:rsidRDefault="00F00BC3" w:rsidP="00C61123">
            <w:pPr>
              <w:spacing w:line="360" w:lineRule="auto"/>
              <w:outlineLvl w:val="1"/>
              <w:rPr>
                <w:rFonts w:ascii="Times New Roman" w:eastAsia="Times New Roman" w:hAnsi="Times New Roman"/>
                <w:b/>
                <w:bCs/>
                <w:sz w:val="24"/>
                <w:szCs w:val="24"/>
              </w:rPr>
            </w:pPr>
            <w:proofErr w:type="spellStart"/>
            <w:r w:rsidRPr="00F00BC3">
              <w:rPr>
                <w:rFonts w:ascii="Times New Roman" w:eastAsia="Times New Roman" w:hAnsi="Times New Roman"/>
                <w:i/>
                <w:sz w:val="24"/>
                <w:szCs w:val="24"/>
                <w:lang w:val="en-US"/>
              </w:rPr>
              <w:t>Delineamento</w:t>
            </w:r>
            <w:proofErr w:type="spellEnd"/>
            <w:r w:rsidRPr="00F00BC3">
              <w:rPr>
                <w:rFonts w:ascii="Times New Roman" w:eastAsia="Times New Roman" w:hAnsi="Times New Roman"/>
                <w:i/>
                <w:sz w:val="24"/>
                <w:szCs w:val="24"/>
                <w:lang w:val="en-US"/>
              </w:rPr>
              <w:t xml:space="preserve"> do </w:t>
            </w:r>
            <w:proofErr w:type="spellStart"/>
            <w:r w:rsidRPr="00F00BC3">
              <w:rPr>
                <w:rFonts w:ascii="Times New Roman" w:eastAsia="Times New Roman" w:hAnsi="Times New Roman"/>
                <w:i/>
                <w:sz w:val="24"/>
                <w:szCs w:val="24"/>
                <w:lang w:val="en-US"/>
              </w:rPr>
              <w:t>Estudo</w:t>
            </w:r>
            <w:proofErr w:type="spellEnd"/>
            <w:r w:rsidRPr="00F00BC3">
              <w:rPr>
                <w:rFonts w:ascii="Times New Roman" w:eastAsia="Times New Roman" w:hAnsi="Times New Roman"/>
                <w:i/>
                <w:sz w:val="24"/>
                <w:szCs w:val="24"/>
                <w:lang w:val="en-US"/>
              </w:rPr>
              <w:t xml:space="preserve"> </w:t>
            </w:r>
            <w:r w:rsidRPr="00F00BC3">
              <w:rPr>
                <w:rFonts w:ascii="Times New Roman" w:eastAsia="Times New Roman" w:hAnsi="Times New Roman"/>
                <w:sz w:val="24"/>
                <w:szCs w:val="24"/>
              </w:rPr>
              <w:t>................................................................................</w:t>
            </w:r>
          </w:p>
        </w:tc>
        <w:tc>
          <w:tcPr>
            <w:tcW w:w="493" w:type="dxa"/>
          </w:tcPr>
          <w:p w:rsidR="00F00BC3" w:rsidRPr="00F00BC3" w:rsidRDefault="00035A3C" w:rsidP="00F00BC3">
            <w:pPr>
              <w:spacing w:line="360" w:lineRule="auto"/>
              <w:jc w:val="both"/>
              <w:outlineLvl w:val="1"/>
              <w:rPr>
                <w:rFonts w:ascii="Times New Roman" w:eastAsia="Times New Roman" w:hAnsi="Times New Roman"/>
                <w:sz w:val="24"/>
                <w:szCs w:val="24"/>
              </w:rPr>
            </w:pPr>
            <w:r>
              <w:rPr>
                <w:rFonts w:ascii="Times New Roman" w:eastAsia="Times New Roman" w:hAnsi="Times New Roman"/>
                <w:sz w:val="24"/>
                <w:szCs w:val="24"/>
              </w:rPr>
              <w:t>34</w:t>
            </w:r>
          </w:p>
        </w:tc>
      </w:tr>
      <w:tr w:rsidR="00F00BC3" w:rsidRPr="00F00BC3" w:rsidTr="00974126">
        <w:tc>
          <w:tcPr>
            <w:tcW w:w="1056" w:type="dxa"/>
          </w:tcPr>
          <w:p w:rsidR="00F00BC3" w:rsidRPr="00F00BC3" w:rsidRDefault="00F00BC3" w:rsidP="00C61123">
            <w:pPr>
              <w:spacing w:line="360" w:lineRule="auto"/>
              <w:rPr>
                <w:rFonts w:ascii="Times New Roman" w:hAnsi="Times New Roman"/>
                <w:b/>
                <w:sz w:val="24"/>
                <w:szCs w:val="24"/>
                <w:lang w:eastAsia="en-US"/>
              </w:rPr>
            </w:pPr>
            <w:r w:rsidRPr="00F00BC3">
              <w:rPr>
                <w:rFonts w:ascii="Times New Roman" w:hAnsi="Times New Roman"/>
                <w:i/>
                <w:sz w:val="24"/>
                <w:szCs w:val="24"/>
                <w:lang w:val="en-US" w:eastAsia="en-US"/>
              </w:rPr>
              <w:t>4.2</w:t>
            </w:r>
          </w:p>
        </w:tc>
        <w:tc>
          <w:tcPr>
            <w:tcW w:w="7522" w:type="dxa"/>
          </w:tcPr>
          <w:p w:rsidR="00F00BC3" w:rsidRPr="00F00BC3" w:rsidRDefault="00F00BC3" w:rsidP="00C61123">
            <w:pPr>
              <w:spacing w:line="360" w:lineRule="auto"/>
              <w:rPr>
                <w:rFonts w:ascii="Times New Roman" w:hAnsi="Times New Roman"/>
                <w:sz w:val="24"/>
                <w:szCs w:val="24"/>
                <w:lang w:eastAsia="en-US"/>
              </w:rPr>
            </w:pPr>
            <w:r w:rsidRPr="00F00BC3">
              <w:rPr>
                <w:rFonts w:ascii="Times New Roman" w:hAnsi="Times New Roman"/>
                <w:i/>
                <w:sz w:val="24"/>
                <w:szCs w:val="24"/>
                <w:lang w:eastAsia="en-US"/>
              </w:rPr>
              <w:t xml:space="preserve">Período e Local do Estudo </w:t>
            </w:r>
            <w:r w:rsidRPr="00F00BC3">
              <w:rPr>
                <w:rFonts w:ascii="Times New Roman" w:hAnsi="Times New Roman"/>
                <w:sz w:val="24"/>
                <w:szCs w:val="24"/>
                <w:lang w:eastAsia="en-US"/>
              </w:rPr>
              <w:t>.............................................................................</w:t>
            </w:r>
          </w:p>
        </w:tc>
        <w:tc>
          <w:tcPr>
            <w:tcW w:w="493" w:type="dxa"/>
          </w:tcPr>
          <w:p w:rsidR="00F00BC3" w:rsidRPr="00F00BC3" w:rsidRDefault="00035A3C" w:rsidP="00F00BC3">
            <w:pPr>
              <w:spacing w:line="360" w:lineRule="auto"/>
              <w:jc w:val="both"/>
              <w:outlineLvl w:val="1"/>
              <w:rPr>
                <w:rFonts w:ascii="Times New Roman" w:eastAsia="Times New Roman" w:hAnsi="Times New Roman"/>
                <w:bCs/>
                <w:sz w:val="24"/>
                <w:szCs w:val="24"/>
              </w:rPr>
            </w:pPr>
            <w:r>
              <w:rPr>
                <w:rFonts w:ascii="Times New Roman" w:eastAsia="Times New Roman" w:hAnsi="Times New Roman"/>
                <w:sz w:val="24"/>
                <w:szCs w:val="24"/>
              </w:rPr>
              <w:t>34</w:t>
            </w:r>
          </w:p>
        </w:tc>
      </w:tr>
      <w:tr w:rsidR="00F00BC3" w:rsidRPr="00F00BC3" w:rsidTr="00974126">
        <w:tc>
          <w:tcPr>
            <w:tcW w:w="1056" w:type="dxa"/>
          </w:tcPr>
          <w:p w:rsidR="00F00BC3" w:rsidRPr="00F00BC3" w:rsidRDefault="00F00BC3" w:rsidP="00C61123">
            <w:pPr>
              <w:spacing w:line="360" w:lineRule="auto"/>
              <w:rPr>
                <w:rFonts w:ascii="Times New Roman" w:hAnsi="Times New Roman"/>
                <w:b/>
                <w:sz w:val="24"/>
                <w:szCs w:val="24"/>
                <w:lang w:eastAsia="en-US"/>
              </w:rPr>
            </w:pPr>
            <w:r w:rsidRPr="00F00BC3">
              <w:rPr>
                <w:rFonts w:ascii="Times New Roman" w:hAnsi="Times New Roman"/>
                <w:i/>
                <w:sz w:val="24"/>
                <w:szCs w:val="24"/>
                <w:lang w:val="en-US" w:eastAsia="en-US"/>
              </w:rPr>
              <w:t>4.3</w:t>
            </w:r>
          </w:p>
        </w:tc>
        <w:tc>
          <w:tcPr>
            <w:tcW w:w="7522" w:type="dxa"/>
          </w:tcPr>
          <w:p w:rsidR="00F00BC3" w:rsidRPr="00F00BC3" w:rsidRDefault="00F00BC3" w:rsidP="00C61123">
            <w:pPr>
              <w:spacing w:line="360" w:lineRule="auto"/>
              <w:rPr>
                <w:rFonts w:ascii="Times New Roman" w:hAnsi="Times New Roman"/>
                <w:b/>
                <w:sz w:val="24"/>
                <w:szCs w:val="24"/>
                <w:lang w:eastAsia="en-US"/>
              </w:rPr>
            </w:pPr>
            <w:proofErr w:type="spellStart"/>
            <w:r w:rsidRPr="00F00BC3">
              <w:rPr>
                <w:rFonts w:ascii="Times New Roman" w:hAnsi="Times New Roman"/>
                <w:i/>
                <w:sz w:val="24"/>
                <w:szCs w:val="24"/>
                <w:lang w:val="en-US" w:eastAsia="en-US"/>
              </w:rPr>
              <w:t>População</w:t>
            </w:r>
            <w:proofErr w:type="spellEnd"/>
            <w:r w:rsidRPr="00F00BC3">
              <w:rPr>
                <w:rFonts w:ascii="Times New Roman" w:hAnsi="Times New Roman"/>
                <w:i/>
                <w:sz w:val="24"/>
                <w:szCs w:val="24"/>
                <w:lang w:val="en-US" w:eastAsia="en-US"/>
              </w:rPr>
              <w:t xml:space="preserve">/ </w:t>
            </w:r>
            <w:proofErr w:type="spellStart"/>
            <w:r w:rsidRPr="00F00BC3">
              <w:rPr>
                <w:rFonts w:ascii="Times New Roman" w:hAnsi="Times New Roman"/>
                <w:i/>
                <w:sz w:val="24"/>
                <w:szCs w:val="24"/>
                <w:lang w:val="en-US" w:eastAsia="en-US"/>
              </w:rPr>
              <w:t>Amostra</w:t>
            </w:r>
            <w:proofErr w:type="spellEnd"/>
            <w:r w:rsidRPr="00F00BC3">
              <w:rPr>
                <w:rFonts w:ascii="Times New Roman" w:hAnsi="Times New Roman"/>
                <w:i/>
                <w:sz w:val="24"/>
                <w:szCs w:val="24"/>
                <w:lang w:val="en-US" w:eastAsia="en-US"/>
              </w:rPr>
              <w:t xml:space="preserve"> </w:t>
            </w:r>
            <w:r w:rsidRPr="00F00BC3">
              <w:rPr>
                <w:rFonts w:ascii="Times New Roman" w:hAnsi="Times New Roman"/>
                <w:sz w:val="24"/>
                <w:szCs w:val="24"/>
                <w:lang w:eastAsia="en-US"/>
              </w:rPr>
              <w:t>.......................................................................................</w:t>
            </w:r>
          </w:p>
        </w:tc>
        <w:tc>
          <w:tcPr>
            <w:tcW w:w="493" w:type="dxa"/>
          </w:tcPr>
          <w:p w:rsidR="00F00BC3" w:rsidRPr="00F00BC3" w:rsidRDefault="00035A3C" w:rsidP="00F00BC3">
            <w:pPr>
              <w:spacing w:line="360" w:lineRule="auto"/>
              <w:jc w:val="center"/>
              <w:rPr>
                <w:rFonts w:ascii="Times New Roman" w:hAnsi="Times New Roman"/>
                <w:sz w:val="24"/>
                <w:szCs w:val="24"/>
                <w:lang w:eastAsia="en-US"/>
              </w:rPr>
            </w:pPr>
            <w:r>
              <w:rPr>
                <w:rFonts w:ascii="Times New Roman" w:eastAsia="Times New Roman" w:hAnsi="Times New Roman"/>
                <w:sz w:val="24"/>
                <w:szCs w:val="24"/>
              </w:rPr>
              <w:t>34</w:t>
            </w:r>
          </w:p>
        </w:tc>
      </w:tr>
      <w:tr w:rsidR="00F00BC3" w:rsidRPr="00F00BC3" w:rsidTr="00974126">
        <w:tc>
          <w:tcPr>
            <w:tcW w:w="1056" w:type="dxa"/>
          </w:tcPr>
          <w:p w:rsidR="00F00BC3" w:rsidRPr="00F00BC3" w:rsidRDefault="009B744B" w:rsidP="00C61123">
            <w:pPr>
              <w:spacing w:line="360" w:lineRule="auto"/>
              <w:rPr>
                <w:rFonts w:ascii="Times New Roman" w:hAnsi="Times New Roman"/>
                <w:i/>
                <w:sz w:val="24"/>
                <w:szCs w:val="24"/>
                <w:lang w:val="en-US" w:eastAsia="en-US"/>
              </w:rPr>
            </w:pPr>
            <w:r>
              <w:rPr>
                <w:rFonts w:ascii="Times New Roman" w:hAnsi="Times New Roman"/>
                <w:i/>
                <w:sz w:val="24"/>
                <w:szCs w:val="24"/>
                <w:lang w:val="en-US" w:eastAsia="en-US"/>
              </w:rPr>
              <w:t>4.4</w:t>
            </w:r>
          </w:p>
        </w:tc>
        <w:tc>
          <w:tcPr>
            <w:tcW w:w="7522" w:type="dxa"/>
          </w:tcPr>
          <w:p w:rsidR="00F00BC3" w:rsidRPr="00F00BC3" w:rsidRDefault="00F00BC3" w:rsidP="00C61123">
            <w:pPr>
              <w:spacing w:line="360" w:lineRule="auto"/>
              <w:rPr>
                <w:rFonts w:ascii="Times New Roman" w:hAnsi="Times New Roman"/>
                <w:i/>
                <w:sz w:val="24"/>
                <w:szCs w:val="24"/>
                <w:lang w:eastAsia="en-US"/>
              </w:rPr>
            </w:pPr>
            <w:r w:rsidRPr="00F00BC3">
              <w:rPr>
                <w:rFonts w:ascii="Times New Roman" w:hAnsi="Times New Roman"/>
                <w:i/>
                <w:sz w:val="24"/>
                <w:szCs w:val="24"/>
                <w:lang w:eastAsia="en-US"/>
              </w:rPr>
              <w:t xml:space="preserve">Definição das Variáveis do Estudo </w:t>
            </w:r>
            <w:r w:rsidRPr="00F00BC3">
              <w:rPr>
                <w:rFonts w:ascii="Times New Roman" w:hAnsi="Times New Roman"/>
                <w:sz w:val="24"/>
                <w:szCs w:val="24"/>
                <w:lang w:eastAsia="en-US"/>
              </w:rPr>
              <w:t>................................................................</w:t>
            </w:r>
          </w:p>
        </w:tc>
        <w:tc>
          <w:tcPr>
            <w:tcW w:w="493" w:type="dxa"/>
          </w:tcPr>
          <w:p w:rsidR="00F00BC3" w:rsidRPr="00F00BC3" w:rsidRDefault="003C1EA0"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35</w:t>
            </w:r>
          </w:p>
        </w:tc>
      </w:tr>
      <w:tr w:rsidR="00F00BC3" w:rsidRPr="00F00BC3" w:rsidTr="00974126">
        <w:tc>
          <w:tcPr>
            <w:tcW w:w="1056" w:type="dxa"/>
          </w:tcPr>
          <w:p w:rsidR="00F00BC3" w:rsidRPr="00F00BC3" w:rsidRDefault="00F00BC3" w:rsidP="00C61123">
            <w:pPr>
              <w:spacing w:line="360" w:lineRule="auto"/>
              <w:rPr>
                <w:rFonts w:ascii="Times New Roman" w:hAnsi="Times New Roman"/>
                <w:i/>
                <w:sz w:val="24"/>
                <w:szCs w:val="24"/>
                <w:lang w:eastAsia="en-US"/>
              </w:rPr>
            </w:pPr>
            <w:r w:rsidRPr="00F00BC3">
              <w:rPr>
                <w:rFonts w:ascii="Times New Roman" w:hAnsi="Times New Roman"/>
                <w:i/>
                <w:sz w:val="24"/>
                <w:szCs w:val="24"/>
                <w:lang w:val="en-US" w:eastAsia="en-US"/>
              </w:rPr>
              <w:t>4.5</w:t>
            </w:r>
          </w:p>
        </w:tc>
        <w:tc>
          <w:tcPr>
            <w:tcW w:w="7522" w:type="dxa"/>
          </w:tcPr>
          <w:p w:rsidR="00F00BC3" w:rsidRPr="00F00BC3" w:rsidRDefault="00F00BC3" w:rsidP="00C61123">
            <w:pPr>
              <w:spacing w:line="360" w:lineRule="auto"/>
              <w:rPr>
                <w:rFonts w:ascii="Times New Roman" w:hAnsi="Times New Roman"/>
                <w:i/>
                <w:sz w:val="24"/>
                <w:szCs w:val="24"/>
                <w:lang w:eastAsia="en-US"/>
              </w:rPr>
            </w:pPr>
            <w:r w:rsidRPr="00F00BC3">
              <w:rPr>
                <w:rFonts w:ascii="Times New Roman" w:hAnsi="Times New Roman"/>
                <w:i/>
                <w:sz w:val="24"/>
                <w:szCs w:val="24"/>
                <w:lang w:val="en-US" w:eastAsia="en-US"/>
              </w:rPr>
              <w:t xml:space="preserve">Coleta de Dados </w:t>
            </w:r>
            <w:r w:rsidRPr="00F00BC3">
              <w:rPr>
                <w:rFonts w:ascii="Times New Roman" w:hAnsi="Times New Roman"/>
                <w:sz w:val="24"/>
                <w:szCs w:val="24"/>
                <w:lang w:eastAsia="en-US"/>
              </w:rPr>
              <w:t>.............................................................................................</w:t>
            </w:r>
          </w:p>
        </w:tc>
        <w:tc>
          <w:tcPr>
            <w:tcW w:w="493" w:type="dxa"/>
          </w:tcPr>
          <w:p w:rsidR="00F00BC3" w:rsidRPr="00F00BC3" w:rsidRDefault="00035A3C"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6</w:t>
            </w:r>
          </w:p>
        </w:tc>
      </w:tr>
      <w:tr w:rsidR="00F00BC3" w:rsidRPr="00F00BC3" w:rsidTr="00974126">
        <w:tc>
          <w:tcPr>
            <w:tcW w:w="1056" w:type="dxa"/>
          </w:tcPr>
          <w:p w:rsidR="00F00BC3" w:rsidRPr="00F00BC3" w:rsidRDefault="00F00BC3" w:rsidP="00C61123">
            <w:pPr>
              <w:spacing w:line="360" w:lineRule="auto"/>
              <w:rPr>
                <w:rFonts w:ascii="Times New Roman" w:hAnsi="Times New Roman"/>
                <w:i/>
                <w:sz w:val="24"/>
                <w:szCs w:val="24"/>
                <w:lang w:eastAsia="en-US"/>
              </w:rPr>
            </w:pPr>
            <w:r w:rsidRPr="00F00BC3">
              <w:rPr>
                <w:rFonts w:ascii="Times New Roman" w:hAnsi="Times New Roman"/>
                <w:i/>
                <w:sz w:val="24"/>
                <w:szCs w:val="24"/>
                <w:lang w:val="en-US" w:eastAsia="en-US"/>
              </w:rPr>
              <w:t>4.6</w:t>
            </w:r>
          </w:p>
        </w:tc>
        <w:tc>
          <w:tcPr>
            <w:tcW w:w="7522" w:type="dxa"/>
          </w:tcPr>
          <w:p w:rsidR="00F00BC3" w:rsidRPr="00F00BC3" w:rsidRDefault="00F00BC3" w:rsidP="00C61123">
            <w:pPr>
              <w:spacing w:line="360" w:lineRule="auto"/>
              <w:rPr>
                <w:rFonts w:ascii="Times New Roman" w:hAnsi="Times New Roman"/>
                <w:i/>
                <w:sz w:val="24"/>
                <w:szCs w:val="24"/>
                <w:lang w:eastAsia="en-US"/>
              </w:rPr>
            </w:pPr>
            <w:proofErr w:type="spellStart"/>
            <w:r w:rsidRPr="00F00BC3">
              <w:rPr>
                <w:rFonts w:ascii="Times New Roman" w:hAnsi="Times New Roman"/>
                <w:i/>
                <w:sz w:val="24"/>
                <w:szCs w:val="24"/>
                <w:lang w:val="en-US" w:eastAsia="en-US"/>
              </w:rPr>
              <w:t>Análise</w:t>
            </w:r>
            <w:proofErr w:type="spellEnd"/>
            <w:r w:rsidRPr="00F00BC3">
              <w:rPr>
                <w:rFonts w:ascii="Times New Roman" w:hAnsi="Times New Roman"/>
                <w:i/>
                <w:sz w:val="24"/>
                <w:szCs w:val="24"/>
                <w:lang w:val="en-US" w:eastAsia="en-US"/>
              </w:rPr>
              <w:t xml:space="preserve"> dos </w:t>
            </w:r>
            <w:proofErr w:type="spellStart"/>
            <w:r w:rsidRPr="00F00BC3">
              <w:rPr>
                <w:rFonts w:ascii="Times New Roman" w:hAnsi="Times New Roman"/>
                <w:i/>
                <w:sz w:val="24"/>
                <w:szCs w:val="24"/>
                <w:lang w:val="en-US" w:eastAsia="en-US"/>
              </w:rPr>
              <w:t>Resultados</w:t>
            </w:r>
            <w:proofErr w:type="spellEnd"/>
            <w:r w:rsidRPr="00F00BC3">
              <w:rPr>
                <w:rFonts w:ascii="Times New Roman" w:hAnsi="Times New Roman"/>
                <w:i/>
                <w:sz w:val="24"/>
                <w:szCs w:val="24"/>
                <w:lang w:val="en-US" w:eastAsia="en-US"/>
              </w:rPr>
              <w:t xml:space="preserve"> </w:t>
            </w:r>
            <w:r w:rsidRPr="00F00BC3">
              <w:rPr>
                <w:rFonts w:ascii="Times New Roman" w:hAnsi="Times New Roman"/>
                <w:sz w:val="24"/>
                <w:szCs w:val="24"/>
                <w:lang w:eastAsia="en-US"/>
              </w:rPr>
              <w:t>...................................................................................</w:t>
            </w:r>
          </w:p>
        </w:tc>
        <w:tc>
          <w:tcPr>
            <w:tcW w:w="493" w:type="dxa"/>
          </w:tcPr>
          <w:p w:rsidR="00F00BC3" w:rsidRPr="00F00BC3" w:rsidRDefault="00035A3C"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6</w:t>
            </w:r>
          </w:p>
        </w:tc>
      </w:tr>
      <w:tr w:rsidR="00974126" w:rsidRPr="00F00BC3" w:rsidTr="00974126">
        <w:tc>
          <w:tcPr>
            <w:tcW w:w="1056" w:type="dxa"/>
          </w:tcPr>
          <w:p w:rsidR="00974126" w:rsidRPr="00F00BC3" w:rsidRDefault="00974126" w:rsidP="00C61123">
            <w:pPr>
              <w:spacing w:line="360" w:lineRule="auto"/>
              <w:rPr>
                <w:rFonts w:ascii="Times New Roman" w:hAnsi="Times New Roman"/>
                <w:sz w:val="24"/>
                <w:szCs w:val="24"/>
                <w:lang w:eastAsia="en-US"/>
              </w:rPr>
            </w:pPr>
            <w:r w:rsidRPr="00F00BC3">
              <w:rPr>
                <w:rFonts w:ascii="Times New Roman" w:hAnsi="Times New Roman"/>
                <w:i/>
                <w:sz w:val="24"/>
                <w:szCs w:val="24"/>
                <w:lang w:val="en-US" w:eastAsia="en-US"/>
              </w:rPr>
              <w:t>4.7</w:t>
            </w:r>
          </w:p>
        </w:tc>
        <w:tc>
          <w:tcPr>
            <w:tcW w:w="7522" w:type="dxa"/>
          </w:tcPr>
          <w:p w:rsidR="00974126" w:rsidRPr="00F00BC3" w:rsidRDefault="00974126" w:rsidP="00C61123">
            <w:pPr>
              <w:spacing w:line="360" w:lineRule="auto"/>
              <w:rPr>
                <w:rFonts w:ascii="Times New Roman" w:hAnsi="Times New Roman"/>
                <w:b/>
                <w:sz w:val="24"/>
                <w:szCs w:val="24"/>
                <w:lang w:eastAsia="en-US"/>
              </w:rPr>
            </w:pPr>
            <w:proofErr w:type="spellStart"/>
            <w:r w:rsidRPr="00F00BC3">
              <w:rPr>
                <w:rFonts w:ascii="Times New Roman" w:hAnsi="Times New Roman"/>
                <w:i/>
                <w:sz w:val="24"/>
                <w:szCs w:val="24"/>
                <w:lang w:val="en-US" w:eastAsia="en-US"/>
              </w:rPr>
              <w:t>Aspectos</w:t>
            </w:r>
            <w:proofErr w:type="spellEnd"/>
            <w:r w:rsidRPr="00F00BC3">
              <w:rPr>
                <w:rFonts w:ascii="Times New Roman" w:hAnsi="Times New Roman"/>
                <w:i/>
                <w:sz w:val="24"/>
                <w:szCs w:val="24"/>
                <w:lang w:val="en-US" w:eastAsia="en-US"/>
              </w:rPr>
              <w:t xml:space="preserve"> </w:t>
            </w:r>
            <w:proofErr w:type="spellStart"/>
            <w:r w:rsidRPr="00F00BC3">
              <w:rPr>
                <w:rFonts w:ascii="Times New Roman" w:hAnsi="Times New Roman"/>
                <w:i/>
                <w:sz w:val="24"/>
                <w:szCs w:val="24"/>
                <w:lang w:val="en-US" w:eastAsia="en-US"/>
              </w:rPr>
              <w:t>Éticos</w:t>
            </w:r>
            <w:proofErr w:type="spellEnd"/>
            <w:r w:rsidRPr="00F00BC3">
              <w:rPr>
                <w:rFonts w:ascii="Times New Roman" w:hAnsi="Times New Roman"/>
                <w:i/>
                <w:sz w:val="24"/>
                <w:szCs w:val="24"/>
                <w:lang w:val="en-US" w:eastAsia="en-US"/>
              </w:rPr>
              <w:t xml:space="preserve"> </w:t>
            </w:r>
            <w:r w:rsidRPr="00F00BC3">
              <w:rPr>
                <w:rFonts w:ascii="Times New Roman" w:hAnsi="Times New Roman"/>
                <w:sz w:val="24"/>
                <w:szCs w:val="24"/>
                <w:lang w:eastAsia="en-US"/>
              </w:rPr>
              <w:t>...............................................................................................</w:t>
            </w:r>
          </w:p>
        </w:tc>
        <w:tc>
          <w:tcPr>
            <w:tcW w:w="493" w:type="dxa"/>
          </w:tcPr>
          <w:p w:rsidR="00974126" w:rsidRPr="00F00BC3" w:rsidRDefault="00974126"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6</w:t>
            </w:r>
          </w:p>
        </w:tc>
      </w:tr>
      <w:tr w:rsidR="00974126" w:rsidRPr="00F00BC3" w:rsidTr="00974126">
        <w:tc>
          <w:tcPr>
            <w:tcW w:w="1056" w:type="dxa"/>
          </w:tcPr>
          <w:p w:rsidR="00974126" w:rsidRPr="00F00BC3" w:rsidRDefault="00974126" w:rsidP="00C61123">
            <w:pPr>
              <w:spacing w:line="360" w:lineRule="auto"/>
              <w:rPr>
                <w:rFonts w:ascii="Times New Roman" w:hAnsi="Times New Roman"/>
                <w:b/>
                <w:sz w:val="24"/>
                <w:szCs w:val="24"/>
                <w:lang w:val="en-US" w:eastAsia="en-US"/>
              </w:rPr>
            </w:pPr>
            <w:r w:rsidRPr="00F00BC3">
              <w:rPr>
                <w:rFonts w:ascii="Times New Roman" w:hAnsi="Times New Roman"/>
                <w:i/>
                <w:sz w:val="24"/>
                <w:szCs w:val="24"/>
                <w:lang w:val="en-US" w:eastAsia="en-US"/>
              </w:rPr>
              <w:t>4.8</w:t>
            </w:r>
          </w:p>
        </w:tc>
        <w:tc>
          <w:tcPr>
            <w:tcW w:w="7522" w:type="dxa"/>
          </w:tcPr>
          <w:p w:rsidR="00974126" w:rsidRPr="00F00BC3" w:rsidRDefault="00E50D61" w:rsidP="00C61123">
            <w:pPr>
              <w:spacing w:line="360" w:lineRule="auto"/>
              <w:rPr>
                <w:rFonts w:ascii="Times New Roman" w:hAnsi="Times New Roman"/>
                <w:sz w:val="24"/>
                <w:szCs w:val="24"/>
                <w:lang w:eastAsia="en-US"/>
              </w:rPr>
            </w:pPr>
            <w:r w:rsidRPr="00683EAA">
              <w:rPr>
                <w:rFonts w:ascii="Times New Roman" w:hAnsi="Times New Roman"/>
                <w:b/>
                <w:sz w:val="24"/>
                <w:szCs w:val="24"/>
                <w:lang w:eastAsia="en-US"/>
              </w:rPr>
              <w:t>RESULTADOS</w:t>
            </w:r>
            <w:ins w:id="123" w:author="Rayra Lima" w:date="2016-02-12T10:25:00Z">
              <w:r w:rsidR="008E2EDE">
                <w:rPr>
                  <w:rFonts w:ascii="Times New Roman" w:hAnsi="Times New Roman"/>
                  <w:b/>
                  <w:sz w:val="24"/>
                  <w:szCs w:val="24"/>
                  <w:lang w:eastAsia="en-US"/>
                </w:rPr>
                <w:t xml:space="preserve"> </w:t>
              </w:r>
              <w:r w:rsidR="008E2EDE" w:rsidRPr="008E2EDE">
                <w:rPr>
                  <w:rFonts w:ascii="Times New Roman" w:hAnsi="Times New Roman"/>
                  <w:sz w:val="24"/>
                  <w:szCs w:val="24"/>
                  <w:lang w:eastAsia="en-US"/>
                  <w:rPrChange w:id="124" w:author="Rayra Lima" w:date="2016-02-12T10:25:00Z">
                    <w:rPr>
                      <w:rFonts w:ascii="Times New Roman" w:hAnsi="Times New Roman"/>
                      <w:b/>
                      <w:sz w:val="24"/>
                      <w:szCs w:val="24"/>
                      <w:lang w:eastAsia="en-US"/>
                    </w:rPr>
                  </w:rPrChange>
                </w:rPr>
                <w:t>......</w:t>
              </w:r>
              <w:r w:rsidR="008E2EDE">
                <w:rPr>
                  <w:rFonts w:ascii="Times New Roman" w:hAnsi="Times New Roman"/>
                  <w:sz w:val="24"/>
                  <w:szCs w:val="24"/>
                  <w:lang w:eastAsia="en-US"/>
                </w:rPr>
                <w:t>.......................................................................................</w:t>
              </w:r>
            </w:ins>
          </w:p>
        </w:tc>
        <w:tc>
          <w:tcPr>
            <w:tcW w:w="493" w:type="dxa"/>
          </w:tcPr>
          <w:p w:rsidR="00974126" w:rsidRPr="00F00BC3" w:rsidRDefault="00974126" w:rsidP="003C1EA0">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7</w:t>
            </w:r>
          </w:p>
        </w:tc>
      </w:tr>
      <w:tr w:rsidR="00974126" w:rsidRPr="00F00BC3" w:rsidTr="00974126">
        <w:tc>
          <w:tcPr>
            <w:tcW w:w="1056" w:type="dxa"/>
          </w:tcPr>
          <w:p w:rsidR="00974126" w:rsidRPr="00683EAA" w:rsidRDefault="00974126" w:rsidP="00C61123">
            <w:pPr>
              <w:spacing w:line="360" w:lineRule="auto"/>
              <w:rPr>
                <w:rFonts w:ascii="Times New Roman" w:hAnsi="Times New Roman"/>
                <w:b/>
                <w:i/>
                <w:sz w:val="24"/>
                <w:szCs w:val="24"/>
                <w:lang w:val="en-US" w:eastAsia="en-US"/>
              </w:rPr>
            </w:pPr>
            <w:r w:rsidRPr="009B744B">
              <w:rPr>
                <w:rFonts w:ascii="Times New Roman" w:hAnsi="Times New Roman"/>
                <w:b/>
                <w:sz w:val="24"/>
                <w:szCs w:val="24"/>
                <w:lang w:eastAsia="en-US"/>
              </w:rPr>
              <w:t>5</w:t>
            </w:r>
          </w:p>
        </w:tc>
        <w:tc>
          <w:tcPr>
            <w:tcW w:w="7522" w:type="dxa"/>
          </w:tcPr>
          <w:p w:rsidR="00974126" w:rsidRPr="00683EAA" w:rsidRDefault="00974126" w:rsidP="00C61123">
            <w:pPr>
              <w:spacing w:line="360" w:lineRule="auto"/>
              <w:rPr>
                <w:rFonts w:ascii="Times New Roman" w:hAnsi="Times New Roman"/>
                <w:b/>
                <w:sz w:val="24"/>
                <w:szCs w:val="24"/>
                <w:lang w:eastAsia="en-US"/>
              </w:rPr>
            </w:pPr>
            <w:r>
              <w:rPr>
                <w:rFonts w:ascii="Times New Roman" w:hAnsi="Times New Roman"/>
                <w:b/>
                <w:sz w:val="24"/>
                <w:szCs w:val="24"/>
                <w:lang w:eastAsia="en-US"/>
              </w:rPr>
              <w:t>DISCUS</w:t>
            </w:r>
            <w:r w:rsidRPr="00F00BC3">
              <w:rPr>
                <w:rFonts w:ascii="Times New Roman" w:hAnsi="Times New Roman"/>
                <w:b/>
                <w:sz w:val="24"/>
                <w:szCs w:val="24"/>
                <w:lang w:eastAsia="en-US"/>
              </w:rPr>
              <w:t xml:space="preserve">SÃO </w:t>
            </w:r>
            <w:r w:rsidRPr="00F00BC3">
              <w:rPr>
                <w:rFonts w:ascii="Times New Roman" w:hAnsi="Times New Roman"/>
                <w:sz w:val="24"/>
                <w:szCs w:val="24"/>
                <w:lang w:eastAsia="en-US"/>
              </w:rPr>
              <w:t>.........................................................................................</w:t>
            </w:r>
            <w:ins w:id="125" w:author="Rayra Lima" w:date="2016-02-12T10:25:00Z">
              <w:r w:rsidR="008E2EDE">
                <w:rPr>
                  <w:rFonts w:ascii="Times New Roman" w:hAnsi="Times New Roman"/>
                  <w:sz w:val="24"/>
                  <w:szCs w:val="24"/>
                  <w:lang w:eastAsia="en-US"/>
                </w:rPr>
                <w:t>........</w:t>
              </w:r>
            </w:ins>
          </w:p>
        </w:tc>
        <w:tc>
          <w:tcPr>
            <w:tcW w:w="493" w:type="dxa"/>
          </w:tcPr>
          <w:p w:rsidR="00974126" w:rsidRPr="00F00BC3" w:rsidRDefault="00974126" w:rsidP="003C1EA0">
            <w:pPr>
              <w:spacing w:line="360" w:lineRule="auto"/>
              <w:jc w:val="center"/>
              <w:rPr>
                <w:rFonts w:ascii="Times New Roman" w:hAnsi="Times New Roman"/>
                <w:sz w:val="24"/>
                <w:szCs w:val="24"/>
                <w:lang w:eastAsia="en-US"/>
              </w:rPr>
            </w:pPr>
            <w:r>
              <w:rPr>
                <w:rFonts w:ascii="Times New Roman" w:hAnsi="Times New Roman"/>
                <w:sz w:val="24"/>
                <w:szCs w:val="24"/>
                <w:lang w:eastAsia="en-US"/>
              </w:rPr>
              <w:t>3</w:t>
            </w:r>
            <w:r w:rsidR="003C1EA0">
              <w:rPr>
                <w:rFonts w:ascii="Times New Roman" w:hAnsi="Times New Roman"/>
                <w:sz w:val="24"/>
                <w:szCs w:val="24"/>
                <w:lang w:eastAsia="en-US"/>
              </w:rPr>
              <w:t>9</w:t>
            </w:r>
          </w:p>
        </w:tc>
      </w:tr>
      <w:tr w:rsidR="00974126" w:rsidRPr="00F00BC3" w:rsidTr="00974126">
        <w:tc>
          <w:tcPr>
            <w:tcW w:w="1056" w:type="dxa"/>
          </w:tcPr>
          <w:p w:rsidR="00974126" w:rsidRPr="00F00BC3" w:rsidRDefault="00974126" w:rsidP="00C61123">
            <w:pPr>
              <w:spacing w:line="360" w:lineRule="auto"/>
              <w:rPr>
                <w:rFonts w:ascii="Times New Roman" w:hAnsi="Times New Roman"/>
                <w:i/>
                <w:sz w:val="24"/>
                <w:szCs w:val="24"/>
                <w:lang w:val="en-US" w:eastAsia="en-US"/>
              </w:rPr>
            </w:pPr>
            <w:r w:rsidRPr="00F00BC3">
              <w:rPr>
                <w:rFonts w:ascii="Times New Roman" w:hAnsi="Times New Roman"/>
                <w:b/>
                <w:sz w:val="24"/>
                <w:szCs w:val="24"/>
                <w:lang w:eastAsia="en-US"/>
              </w:rPr>
              <w:t>6</w:t>
            </w:r>
          </w:p>
        </w:tc>
        <w:tc>
          <w:tcPr>
            <w:tcW w:w="7522" w:type="dxa"/>
          </w:tcPr>
          <w:p w:rsidR="00974126" w:rsidRPr="008E2EDE" w:rsidRDefault="00974126">
            <w:pPr>
              <w:tabs>
                <w:tab w:val="left" w:pos="7306"/>
              </w:tabs>
              <w:spacing w:line="360" w:lineRule="auto"/>
              <w:rPr>
                <w:rFonts w:ascii="Times New Roman" w:hAnsi="Times New Roman"/>
                <w:sz w:val="24"/>
                <w:szCs w:val="24"/>
                <w:lang w:eastAsia="en-US"/>
              </w:rPr>
              <w:pPrChange w:id="126" w:author="Rayra Lima" w:date="2016-02-12T10:25:00Z">
                <w:pPr>
                  <w:spacing w:line="360" w:lineRule="auto"/>
                </w:pPr>
              </w:pPrChange>
            </w:pPr>
            <w:r>
              <w:rPr>
                <w:rFonts w:ascii="Times New Roman" w:hAnsi="Times New Roman"/>
                <w:b/>
                <w:sz w:val="24"/>
                <w:szCs w:val="24"/>
                <w:lang w:eastAsia="en-US"/>
              </w:rPr>
              <w:t>CONCLUSÃO</w:t>
            </w:r>
            <w:ins w:id="127" w:author="Rayra Lima" w:date="2016-02-12T10:25:00Z">
              <w:r w:rsidR="008E2EDE">
                <w:rPr>
                  <w:rFonts w:ascii="Times New Roman" w:hAnsi="Times New Roman"/>
                  <w:b/>
                  <w:sz w:val="24"/>
                  <w:szCs w:val="24"/>
                  <w:lang w:eastAsia="en-US"/>
                </w:rPr>
                <w:t xml:space="preserve"> </w:t>
              </w:r>
              <w:r w:rsidR="008E2EDE">
                <w:rPr>
                  <w:rFonts w:ascii="Times New Roman" w:hAnsi="Times New Roman"/>
                  <w:sz w:val="24"/>
                  <w:szCs w:val="24"/>
                  <w:lang w:eastAsia="en-US"/>
                </w:rPr>
                <w:t>..............................................................................................</w:t>
              </w:r>
            </w:ins>
          </w:p>
        </w:tc>
        <w:tc>
          <w:tcPr>
            <w:tcW w:w="493" w:type="dxa"/>
          </w:tcPr>
          <w:p w:rsidR="00974126" w:rsidRPr="00F00BC3" w:rsidRDefault="003C1EA0" w:rsidP="00F00BC3">
            <w:pPr>
              <w:spacing w:line="360" w:lineRule="auto"/>
              <w:jc w:val="center"/>
              <w:rPr>
                <w:rFonts w:ascii="Times New Roman" w:hAnsi="Times New Roman"/>
                <w:sz w:val="24"/>
                <w:szCs w:val="24"/>
                <w:lang w:eastAsia="en-US"/>
              </w:rPr>
            </w:pPr>
            <w:r>
              <w:rPr>
                <w:rFonts w:ascii="Times New Roman" w:hAnsi="Times New Roman"/>
                <w:sz w:val="24"/>
                <w:szCs w:val="24"/>
                <w:lang w:eastAsia="en-US"/>
              </w:rPr>
              <w:t>41</w:t>
            </w:r>
          </w:p>
        </w:tc>
      </w:tr>
      <w:tr w:rsidR="00974126" w:rsidRPr="00F00BC3" w:rsidTr="00974126">
        <w:tc>
          <w:tcPr>
            <w:tcW w:w="1056" w:type="dxa"/>
          </w:tcPr>
          <w:p w:rsidR="00974126" w:rsidRPr="00F00BC3" w:rsidRDefault="00974126" w:rsidP="00C61123">
            <w:pPr>
              <w:spacing w:line="360" w:lineRule="auto"/>
              <w:rPr>
                <w:rFonts w:ascii="Times New Roman" w:hAnsi="Times New Roman"/>
                <w:b/>
                <w:sz w:val="24"/>
                <w:szCs w:val="24"/>
                <w:lang w:eastAsia="en-US"/>
              </w:rPr>
            </w:pPr>
            <w:r>
              <w:rPr>
                <w:rFonts w:ascii="Times New Roman" w:hAnsi="Times New Roman"/>
                <w:b/>
                <w:sz w:val="24"/>
                <w:szCs w:val="24"/>
                <w:lang w:eastAsia="en-US"/>
              </w:rPr>
              <w:t>7</w:t>
            </w:r>
          </w:p>
        </w:tc>
        <w:tc>
          <w:tcPr>
            <w:tcW w:w="7522" w:type="dxa"/>
          </w:tcPr>
          <w:p w:rsidR="00974126" w:rsidRDefault="00974126" w:rsidP="00C61123">
            <w:pPr>
              <w:spacing w:line="360" w:lineRule="auto"/>
              <w:rPr>
                <w:rFonts w:ascii="Times New Roman" w:hAnsi="Times New Roman"/>
                <w:b/>
                <w:sz w:val="24"/>
                <w:szCs w:val="24"/>
                <w:lang w:eastAsia="en-US"/>
              </w:rPr>
            </w:pPr>
            <w:r w:rsidRPr="00F00BC3">
              <w:rPr>
                <w:rFonts w:ascii="Times New Roman" w:hAnsi="Times New Roman"/>
                <w:b/>
                <w:sz w:val="24"/>
                <w:szCs w:val="24"/>
                <w:lang w:eastAsia="en-US"/>
              </w:rPr>
              <w:t>REFERÊNCIAS</w:t>
            </w:r>
          </w:p>
        </w:tc>
        <w:tc>
          <w:tcPr>
            <w:tcW w:w="493" w:type="dxa"/>
          </w:tcPr>
          <w:p w:rsidR="00974126" w:rsidRDefault="00974126" w:rsidP="00F00BC3">
            <w:pPr>
              <w:spacing w:line="360" w:lineRule="auto"/>
              <w:jc w:val="center"/>
              <w:rPr>
                <w:rFonts w:ascii="Times New Roman" w:hAnsi="Times New Roman"/>
                <w:sz w:val="24"/>
                <w:szCs w:val="24"/>
                <w:lang w:eastAsia="en-US"/>
              </w:rPr>
            </w:pPr>
          </w:p>
        </w:tc>
      </w:tr>
      <w:tr w:rsidR="00974126" w:rsidRPr="00F00BC3" w:rsidTr="00974126">
        <w:tc>
          <w:tcPr>
            <w:tcW w:w="1056" w:type="dxa"/>
          </w:tcPr>
          <w:p w:rsidR="00974126" w:rsidRPr="00F00BC3" w:rsidRDefault="00974126" w:rsidP="00C61123">
            <w:pPr>
              <w:spacing w:line="360" w:lineRule="auto"/>
              <w:rPr>
                <w:rFonts w:ascii="Times New Roman" w:hAnsi="Times New Roman"/>
                <w:i/>
                <w:sz w:val="24"/>
                <w:szCs w:val="24"/>
                <w:lang w:val="en-US" w:eastAsia="en-US"/>
              </w:rPr>
            </w:pPr>
          </w:p>
        </w:tc>
        <w:tc>
          <w:tcPr>
            <w:tcW w:w="7522" w:type="dxa"/>
          </w:tcPr>
          <w:p w:rsidR="00974126" w:rsidRPr="00974126" w:rsidRDefault="00974126" w:rsidP="00C61123">
            <w:pPr>
              <w:spacing w:line="360" w:lineRule="auto"/>
              <w:rPr>
                <w:rFonts w:ascii="Times New Roman" w:hAnsi="Times New Roman"/>
                <w:b/>
                <w:sz w:val="24"/>
                <w:szCs w:val="24"/>
                <w:lang w:eastAsia="en-US"/>
              </w:rPr>
            </w:pPr>
            <w:r w:rsidRPr="00F00BC3">
              <w:rPr>
                <w:rFonts w:ascii="Times New Roman" w:hAnsi="Times New Roman"/>
                <w:b/>
                <w:sz w:val="24"/>
                <w:szCs w:val="24"/>
                <w:lang w:eastAsia="en-US"/>
              </w:rPr>
              <w:t>A</w:t>
            </w:r>
            <w:r>
              <w:rPr>
                <w:rFonts w:ascii="Times New Roman" w:hAnsi="Times New Roman"/>
                <w:b/>
                <w:sz w:val="24"/>
                <w:szCs w:val="24"/>
                <w:lang w:eastAsia="en-US"/>
              </w:rPr>
              <w:t>NEXOS</w:t>
            </w:r>
          </w:p>
        </w:tc>
        <w:tc>
          <w:tcPr>
            <w:tcW w:w="493" w:type="dxa"/>
          </w:tcPr>
          <w:p w:rsidR="00974126" w:rsidRPr="00F00BC3" w:rsidRDefault="00974126" w:rsidP="00F00BC3">
            <w:pPr>
              <w:spacing w:line="360" w:lineRule="auto"/>
              <w:jc w:val="center"/>
              <w:rPr>
                <w:rFonts w:ascii="Times New Roman" w:hAnsi="Times New Roman"/>
                <w:sz w:val="24"/>
                <w:szCs w:val="24"/>
                <w:lang w:eastAsia="en-US"/>
              </w:rPr>
            </w:pPr>
          </w:p>
        </w:tc>
      </w:tr>
    </w:tbl>
    <w:p w:rsidR="007D1172" w:rsidRDefault="007D1172" w:rsidP="00F00BC3">
      <w:pPr>
        <w:spacing w:line="360" w:lineRule="auto"/>
        <w:rPr>
          <w:rFonts w:ascii="Times New Roman" w:hAnsi="Times New Roman"/>
          <w:i/>
          <w:sz w:val="24"/>
          <w:szCs w:val="24"/>
          <w:lang w:val="en-US" w:eastAsia="en-US"/>
        </w:rPr>
        <w:sectPr w:rsidR="007D1172" w:rsidSect="00130085">
          <w:headerReference w:type="default" r:id="rId10"/>
          <w:pgSz w:w="11906" w:h="16838" w:code="9"/>
          <w:pgMar w:top="1701" w:right="1134" w:bottom="1134" w:left="1701" w:header="907" w:footer="709" w:gutter="0"/>
          <w:pgNumType w:start="2"/>
          <w:cols w:space="708"/>
          <w:docGrid w:linePitch="360"/>
        </w:sectPr>
      </w:pPr>
    </w:p>
    <w:p w:rsidR="005E0C42" w:rsidRDefault="00130085">
      <w:pPr>
        <w:wordWrap w:val="0"/>
        <w:spacing w:after="160" w:line="259" w:lineRule="auto"/>
        <w:jc w:val="both"/>
        <w:rPr>
          <w:rFonts w:ascii="Times New Roman"/>
          <w:b/>
          <w:sz w:val="24"/>
          <w:szCs w:val="24"/>
        </w:rPr>
      </w:pPr>
      <w:bookmarkStart w:id="128" w:name="_Toc257734708"/>
      <w:bookmarkStart w:id="129" w:name="_Toc257735653"/>
      <w:r>
        <w:rPr>
          <w:rFonts w:ascii="Times New Roman"/>
          <w:b/>
          <w:sz w:val="24"/>
          <w:szCs w:val="24"/>
        </w:rPr>
        <w:lastRenderedPageBreak/>
        <w:t>1 INTROD</w:t>
      </w:r>
      <w:r w:rsidR="00E50D61" w:rsidRPr="00683EAA">
        <w:rPr>
          <w:rFonts w:ascii="Times New Roman" w:hAnsi="Times New Roman"/>
          <w:b/>
          <w:sz w:val="24"/>
          <w:szCs w:val="24"/>
        </w:rPr>
        <w:t>U</w:t>
      </w:r>
      <w:r w:rsidR="00C43483">
        <w:rPr>
          <w:rFonts w:ascii="Times New Roman" w:hAnsi="Times New Roman"/>
          <w:b/>
          <w:sz w:val="24"/>
          <w:szCs w:val="24"/>
        </w:rPr>
        <w:t>ÇÃO</w:t>
      </w:r>
      <w:bookmarkEnd w:id="128"/>
      <w:bookmarkEnd w:id="129"/>
    </w:p>
    <w:p w:rsidR="005E0C42" w:rsidRDefault="005E0C42">
      <w:pPr>
        <w:spacing w:line="360" w:lineRule="auto"/>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O Instituto Nacional de Câncer José Alencar Gomes da Silva (INCA) estima que 596.000 novos casos de câncer afetarão os brasileiros em 2016. O aumento da expectativa de vida, a urbanização e a globalização são alguns dos fatores que podem explicar parte dess</w:t>
      </w:r>
      <w:r w:rsidR="006379AD">
        <w:rPr>
          <w:rFonts w:ascii="Times New Roman" w:eastAsia="Times New Roman" w:hAnsi="Times New Roman"/>
          <w:sz w:val="24"/>
          <w:szCs w:val="24"/>
        </w:rPr>
        <w:t>e aparecimento de grande número de novos casos</w:t>
      </w:r>
      <w:r>
        <w:rPr>
          <w:rFonts w:ascii="Times New Roman" w:eastAsia="Times New Roman" w:hAnsi="Times New Roman"/>
          <w:sz w:val="24"/>
          <w:szCs w:val="24"/>
        </w:rPr>
        <w:t xml:space="preserve"> (INCA, 2016).</w:t>
      </w:r>
    </w:p>
    <w:p w:rsidR="005E0C42" w:rsidRPr="00683EAA" w:rsidRDefault="00E50D61">
      <w:pPr>
        <w:spacing w:line="360" w:lineRule="auto"/>
        <w:ind w:firstLine="1134"/>
        <w:jc w:val="both"/>
        <w:rPr>
          <w:rFonts w:ascii="Times New Roman"/>
          <w:sz w:val="24"/>
          <w:szCs w:val="24"/>
        </w:rPr>
      </w:pPr>
      <w:r w:rsidRPr="00683EAA">
        <w:rPr>
          <w:rFonts w:ascii="Times New Roman"/>
          <w:sz w:val="24"/>
          <w:szCs w:val="24"/>
        </w:rPr>
        <w:t>No Brasil, as neoplasias s</w:t>
      </w:r>
      <w:r w:rsidRPr="00683EAA">
        <w:rPr>
          <w:rFonts w:ascii="Times New Roman"/>
          <w:sz w:val="24"/>
          <w:szCs w:val="24"/>
        </w:rPr>
        <w:t>ã</w:t>
      </w:r>
      <w:r w:rsidRPr="00683EAA">
        <w:rPr>
          <w:rFonts w:ascii="Times New Roman"/>
          <w:sz w:val="24"/>
          <w:szCs w:val="24"/>
        </w:rPr>
        <w:t xml:space="preserve">o </w:t>
      </w:r>
      <w:proofErr w:type="gramStart"/>
      <w:r w:rsidRPr="00683EAA">
        <w:rPr>
          <w:rFonts w:ascii="Times New Roman"/>
          <w:sz w:val="24"/>
          <w:szCs w:val="24"/>
        </w:rPr>
        <w:t>as quarta</w:t>
      </w:r>
      <w:proofErr w:type="gramEnd"/>
      <w:r w:rsidRPr="00683EAA">
        <w:rPr>
          <w:rFonts w:ascii="Times New Roman"/>
          <w:sz w:val="24"/>
          <w:szCs w:val="24"/>
        </w:rPr>
        <w:t xml:space="preserve"> e quinta principais causas de morte n</w:t>
      </w:r>
      <w:r w:rsidRPr="00683EAA">
        <w:rPr>
          <w:rFonts w:ascii="Times New Roman"/>
          <w:sz w:val="24"/>
          <w:szCs w:val="24"/>
        </w:rPr>
        <w:t>ã</w:t>
      </w:r>
      <w:r w:rsidRPr="00683EAA">
        <w:rPr>
          <w:rFonts w:ascii="Times New Roman"/>
          <w:sz w:val="24"/>
          <w:szCs w:val="24"/>
        </w:rPr>
        <w:t>o violenta, para homens e mulheres, respectivamente, perdendo apenas para causas externas, mal definidas, doen</w:t>
      </w:r>
      <w:r w:rsidRPr="00683EAA">
        <w:rPr>
          <w:rFonts w:ascii="Times New Roman"/>
          <w:sz w:val="24"/>
          <w:szCs w:val="24"/>
        </w:rPr>
        <w:t>ç</w:t>
      </w:r>
      <w:r w:rsidRPr="00683EAA">
        <w:rPr>
          <w:rFonts w:ascii="Times New Roman"/>
          <w:sz w:val="24"/>
          <w:szCs w:val="24"/>
        </w:rPr>
        <w:t>as respirat</w:t>
      </w:r>
      <w:r w:rsidRPr="00683EAA">
        <w:rPr>
          <w:rFonts w:ascii="Times New Roman"/>
          <w:sz w:val="24"/>
          <w:szCs w:val="24"/>
        </w:rPr>
        <w:t>ó</w:t>
      </w:r>
      <w:r w:rsidRPr="00683EAA">
        <w:rPr>
          <w:rFonts w:ascii="Times New Roman"/>
          <w:sz w:val="24"/>
          <w:szCs w:val="24"/>
        </w:rPr>
        <w:t>rias e parasit</w:t>
      </w:r>
      <w:r w:rsidRPr="00683EAA">
        <w:rPr>
          <w:rFonts w:ascii="Times New Roman"/>
          <w:sz w:val="24"/>
          <w:szCs w:val="24"/>
        </w:rPr>
        <w:t>á</w:t>
      </w:r>
      <w:r w:rsidRPr="00683EAA">
        <w:rPr>
          <w:rFonts w:ascii="Times New Roman"/>
          <w:sz w:val="24"/>
          <w:szCs w:val="24"/>
        </w:rPr>
        <w:t>rias. S</w:t>
      </w:r>
      <w:r w:rsidRPr="00683EAA">
        <w:rPr>
          <w:rFonts w:ascii="Times New Roman"/>
          <w:sz w:val="24"/>
          <w:szCs w:val="24"/>
        </w:rPr>
        <w:t>ã</w:t>
      </w:r>
      <w:r w:rsidRPr="00683EAA">
        <w:rPr>
          <w:rFonts w:ascii="Times New Roman"/>
          <w:sz w:val="24"/>
          <w:szCs w:val="24"/>
        </w:rPr>
        <w:t>o a segunda causa de morte n</w:t>
      </w:r>
      <w:r w:rsidRPr="00683EAA">
        <w:rPr>
          <w:rFonts w:ascii="Times New Roman"/>
          <w:sz w:val="24"/>
          <w:szCs w:val="24"/>
        </w:rPr>
        <w:t>ã</w:t>
      </w:r>
      <w:r w:rsidRPr="00683EAA">
        <w:rPr>
          <w:rFonts w:ascii="Times New Roman"/>
          <w:sz w:val="24"/>
          <w:szCs w:val="24"/>
        </w:rPr>
        <w:t>o violenta em crian</w:t>
      </w:r>
      <w:r w:rsidRPr="00683EAA">
        <w:rPr>
          <w:rFonts w:ascii="Times New Roman"/>
          <w:sz w:val="24"/>
          <w:szCs w:val="24"/>
        </w:rPr>
        <w:t>ç</w:t>
      </w:r>
      <w:r w:rsidRPr="00683EAA">
        <w:rPr>
          <w:rFonts w:ascii="Times New Roman"/>
          <w:sz w:val="24"/>
          <w:szCs w:val="24"/>
        </w:rPr>
        <w:t>as de 5 a 14 anos. Na regi</w:t>
      </w:r>
      <w:r w:rsidRPr="00683EAA">
        <w:rPr>
          <w:rFonts w:ascii="Times New Roman"/>
          <w:sz w:val="24"/>
          <w:szCs w:val="24"/>
        </w:rPr>
        <w:t>ã</w:t>
      </w:r>
      <w:r w:rsidRPr="00683EAA">
        <w:rPr>
          <w:rFonts w:ascii="Times New Roman"/>
          <w:sz w:val="24"/>
          <w:szCs w:val="24"/>
        </w:rPr>
        <w:t>o Nordeste figuram como a quinta principal causa, para homens e mulheres. J</w:t>
      </w:r>
      <w:r w:rsidRPr="00683EAA">
        <w:rPr>
          <w:rFonts w:ascii="Times New Roman"/>
          <w:sz w:val="24"/>
          <w:szCs w:val="24"/>
        </w:rPr>
        <w:t>á</w:t>
      </w:r>
      <w:r w:rsidRPr="00683EAA">
        <w:rPr>
          <w:rFonts w:ascii="Times New Roman"/>
          <w:sz w:val="24"/>
          <w:szCs w:val="24"/>
        </w:rPr>
        <w:t xml:space="preserve"> nas regi</w:t>
      </w:r>
      <w:r w:rsidRPr="00683EAA">
        <w:rPr>
          <w:rFonts w:ascii="Times New Roman"/>
          <w:sz w:val="24"/>
          <w:szCs w:val="24"/>
        </w:rPr>
        <w:t>õ</w:t>
      </w:r>
      <w:r w:rsidRPr="00683EAA">
        <w:rPr>
          <w:rFonts w:ascii="Times New Roman"/>
          <w:sz w:val="24"/>
          <w:szCs w:val="24"/>
        </w:rPr>
        <w:t>es sudeste e sul, constituem a segunda principal causa de morte (INCA, 2008).</w:t>
      </w:r>
    </w:p>
    <w:p w:rsidR="005E0C42" w:rsidRPr="00683EAA" w:rsidRDefault="00E50D61">
      <w:pPr>
        <w:spacing w:line="360" w:lineRule="auto"/>
        <w:ind w:firstLine="1134"/>
        <w:jc w:val="both"/>
        <w:rPr>
          <w:rFonts w:ascii="Times New Roman"/>
          <w:sz w:val="24"/>
          <w:szCs w:val="24"/>
        </w:rPr>
      </w:pPr>
      <w:r w:rsidRPr="00683EAA">
        <w:rPr>
          <w:rFonts w:ascii="Times New Roman"/>
          <w:sz w:val="24"/>
          <w:szCs w:val="24"/>
        </w:rPr>
        <w:t>O n</w:t>
      </w:r>
      <w:r w:rsidRPr="00683EAA">
        <w:rPr>
          <w:rFonts w:ascii="Times New Roman"/>
          <w:sz w:val="24"/>
          <w:szCs w:val="24"/>
        </w:rPr>
        <w:t>ú</w:t>
      </w:r>
      <w:r w:rsidRPr="00683EAA">
        <w:rPr>
          <w:rFonts w:ascii="Times New Roman"/>
          <w:sz w:val="24"/>
          <w:szCs w:val="24"/>
        </w:rPr>
        <w:t>mero de casos novos de c</w:t>
      </w:r>
      <w:r w:rsidRPr="00683EAA">
        <w:rPr>
          <w:rFonts w:ascii="Times New Roman"/>
          <w:sz w:val="24"/>
          <w:szCs w:val="24"/>
        </w:rPr>
        <w:t>â</w:t>
      </w:r>
      <w:r w:rsidRPr="00683EAA">
        <w:rPr>
          <w:rFonts w:ascii="Times New Roman"/>
          <w:sz w:val="24"/>
          <w:szCs w:val="24"/>
        </w:rPr>
        <w:t xml:space="preserve">ncer do Sistema Nervoso Central (SNC) estimado para o Brasil em 2016 </w:t>
      </w:r>
      <w:r w:rsidRPr="00683EAA">
        <w:rPr>
          <w:rFonts w:ascii="Times New Roman"/>
          <w:sz w:val="24"/>
          <w:szCs w:val="24"/>
        </w:rPr>
        <w:t>é</w:t>
      </w:r>
      <w:r w:rsidRPr="00683EAA">
        <w:rPr>
          <w:rFonts w:ascii="Times New Roman"/>
          <w:sz w:val="24"/>
          <w:szCs w:val="24"/>
        </w:rPr>
        <w:t xml:space="preserve"> de 5.440 casos em homens e de 4.830 em mulheres. Sem considerar os tumores de pele n</w:t>
      </w:r>
      <w:r w:rsidRPr="00683EAA">
        <w:rPr>
          <w:rFonts w:ascii="Times New Roman"/>
          <w:sz w:val="24"/>
          <w:szCs w:val="24"/>
        </w:rPr>
        <w:t>ã</w:t>
      </w:r>
      <w:r w:rsidRPr="00683EAA">
        <w:rPr>
          <w:rFonts w:ascii="Times New Roman"/>
          <w:sz w:val="24"/>
          <w:szCs w:val="24"/>
        </w:rPr>
        <w:t>o melanoma, o c</w:t>
      </w:r>
      <w:r w:rsidRPr="00683EAA">
        <w:rPr>
          <w:rFonts w:ascii="Times New Roman"/>
          <w:sz w:val="24"/>
          <w:szCs w:val="24"/>
        </w:rPr>
        <w:t>â</w:t>
      </w:r>
      <w:r w:rsidRPr="00683EAA">
        <w:rPr>
          <w:rFonts w:ascii="Times New Roman"/>
          <w:sz w:val="24"/>
          <w:szCs w:val="24"/>
        </w:rPr>
        <w:t xml:space="preserve">ncer do SNC em homens </w:t>
      </w:r>
      <w:r w:rsidRPr="00683EAA">
        <w:rPr>
          <w:rFonts w:ascii="Times New Roman"/>
          <w:sz w:val="24"/>
          <w:szCs w:val="24"/>
        </w:rPr>
        <w:t>é</w:t>
      </w:r>
      <w:r w:rsidRPr="00683EAA">
        <w:rPr>
          <w:rFonts w:ascii="Times New Roman"/>
          <w:sz w:val="24"/>
          <w:szCs w:val="24"/>
        </w:rPr>
        <w:t xml:space="preserve"> o 8</w:t>
      </w:r>
      <w:r w:rsidRPr="00683EAA">
        <w:rPr>
          <w:rFonts w:ascii="Times New Roman"/>
          <w:sz w:val="24"/>
          <w:szCs w:val="24"/>
        </w:rPr>
        <w:t>º</w:t>
      </w:r>
      <w:r w:rsidRPr="00683EAA">
        <w:rPr>
          <w:rFonts w:ascii="Times New Roman"/>
          <w:sz w:val="24"/>
          <w:szCs w:val="24"/>
        </w:rPr>
        <w:t xml:space="preserve"> mais frequente nas regi</w:t>
      </w:r>
      <w:r w:rsidRPr="00683EAA">
        <w:rPr>
          <w:rFonts w:ascii="Times New Roman"/>
          <w:sz w:val="24"/>
          <w:szCs w:val="24"/>
        </w:rPr>
        <w:t>õ</w:t>
      </w:r>
      <w:r w:rsidRPr="00683EAA">
        <w:rPr>
          <w:rFonts w:ascii="Times New Roman"/>
          <w:sz w:val="24"/>
          <w:szCs w:val="24"/>
        </w:rPr>
        <w:t>es Nordeste e Sul. Ocupa a 10</w:t>
      </w:r>
      <w:r w:rsidRPr="00683EAA">
        <w:rPr>
          <w:rFonts w:ascii="Times New Roman"/>
          <w:sz w:val="24"/>
          <w:szCs w:val="24"/>
        </w:rPr>
        <w:t>ª</w:t>
      </w:r>
      <w:r w:rsidRPr="00683EAA">
        <w:rPr>
          <w:rFonts w:ascii="Times New Roman"/>
          <w:sz w:val="24"/>
          <w:szCs w:val="24"/>
        </w:rPr>
        <w:t xml:space="preserve"> posi</w:t>
      </w:r>
      <w:r w:rsidRPr="00683EAA">
        <w:rPr>
          <w:rFonts w:ascii="Times New Roman"/>
          <w:sz w:val="24"/>
          <w:szCs w:val="24"/>
        </w:rPr>
        <w:t>çã</w:t>
      </w:r>
      <w:r w:rsidRPr="00683EAA">
        <w:rPr>
          <w:rFonts w:ascii="Times New Roman"/>
          <w:sz w:val="24"/>
          <w:szCs w:val="24"/>
        </w:rPr>
        <w:t>o na regi</w:t>
      </w:r>
      <w:r w:rsidRPr="00683EAA">
        <w:rPr>
          <w:rFonts w:ascii="Times New Roman"/>
          <w:sz w:val="24"/>
          <w:szCs w:val="24"/>
        </w:rPr>
        <w:t>ã</w:t>
      </w:r>
      <w:r w:rsidRPr="00683EAA">
        <w:rPr>
          <w:rFonts w:ascii="Times New Roman"/>
          <w:sz w:val="24"/>
          <w:szCs w:val="24"/>
        </w:rPr>
        <w:t>o Norte e na regi</w:t>
      </w:r>
      <w:r w:rsidRPr="00683EAA">
        <w:rPr>
          <w:rFonts w:ascii="Times New Roman"/>
          <w:sz w:val="24"/>
          <w:szCs w:val="24"/>
        </w:rPr>
        <w:t>ã</w:t>
      </w:r>
      <w:r w:rsidRPr="00683EAA">
        <w:rPr>
          <w:rFonts w:ascii="Times New Roman"/>
          <w:sz w:val="24"/>
          <w:szCs w:val="24"/>
        </w:rPr>
        <w:t>o Centro-Oeste. Na regi</w:t>
      </w:r>
      <w:r w:rsidRPr="00683EAA">
        <w:rPr>
          <w:rFonts w:ascii="Times New Roman"/>
          <w:sz w:val="24"/>
          <w:szCs w:val="24"/>
        </w:rPr>
        <w:t>ã</w:t>
      </w:r>
      <w:r w:rsidRPr="00683EAA">
        <w:rPr>
          <w:rFonts w:ascii="Times New Roman"/>
          <w:sz w:val="24"/>
          <w:szCs w:val="24"/>
        </w:rPr>
        <w:t xml:space="preserve">o Sudeste </w:t>
      </w:r>
      <w:r w:rsidRPr="00683EAA">
        <w:rPr>
          <w:rFonts w:ascii="Times New Roman"/>
          <w:sz w:val="24"/>
          <w:szCs w:val="24"/>
        </w:rPr>
        <w:t>é</w:t>
      </w:r>
      <w:r w:rsidRPr="00683EAA">
        <w:rPr>
          <w:rFonts w:ascii="Times New Roman"/>
          <w:sz w:val="24"/>
          <w:szCs w:val="24"/>
        </w:rPr>
        <w:t xml:space="preserve"> o 11</w:t>
      </w:r>
      <w:r w:rsidRPr="00683EAA">
        <w:rPr>
          <w:rFonts w:ascii="Times New Roman"/>
          <w:sz w:val="24"/>
          <w:szCs w:val="24"/>
        </w:rPr>
        <w:t>º</w:t>
      </w:r>
      <w:r w:rsidRPr="00683EAA">
        <w:rPr>
          <w:rFonts w:ascii="Times New Roman"/>
          <w:sz w:val="24"/>
          <w:szCs w:val="24"/>
        </w:rPr>
        <w:t xml:space="preserve"> mais frequente. Para as mulheres </w:t>
      </w:r>
      <w:r w:rsidRPr="00683EAA">
        <w:rPr>
          <w:rFonts w:ascii="Times New Roman"/>
          <w:sz w:val="24"/>
          <w:szCs w:val="24"/>
        </w:rPr>
        <w:t>é</w:t>
      </w:r>
      <w:r w:rsidRPr="00683EAA">
        <w:rPr>
          <w:rFonts w:ascii="Times New Roman"/>
          <w:sz w:val="24"/>
          <w:szCs w:val="24"/>
        </w:rPr>
        <w:t xml:space="preserve"> o sexto mais frequente na regi</w:t>
      </w:r>
      <w:r w:rsidRPr="00683EAA">
        <w:rPr>
          <w:rFonts w:ascii="Times New Roman"/>
          <w:sz w:val="24"/>
          <w:szCs w:val="24"/>
        </w:rPr>
        <w:t>ã</w:t>
      </w:r>
      <w:r w:rsidRPr="00683EAA">
        <w:rPr>
          <w:rFonts w:ascii="Times New Roman"/>
          <w:sz w:val="24"/>
          <w:szCs w:val="24"/>
        </w:rPr>
        <w:t>o Sul, e oitavo mais frequente na regi</w:t>
      </w:r>
      <w:r w:rsidRPr="00683EAA">
        <w:rPr>
          <w:rFonts w:ascii="Times New Roman"/>
          <w:sz w:val="24"/>
          <w:szCs w:val="24"/>
        </w:rPr>
        <w:t>ã</w:t>
      </w:r>
      <w:r w:rsidRPr="00683EAA">
        <w:rPr>
          <w:rFonts w:ascii="Times New Roman"/>
          <w:sz w:val="24"/>
          <w:szCs w:val="24"/>
        </w:rPr>
        <w:t>o Centro-Oeste. Na regi</w:t>
      </w:r>
      <w:r w:rsidRPr="00683EAA">
        <w:rPr>
          <w:rFonts w:ascii="Times New Roman"/>
          <w:sz w:val="24"/>
          <w:szCs w:val="24"/>
        </w:rPr>
        <w:t>ã</w:t>
      </w:r>
      <w:r w:rsidRPr="00683EAA">
        <w:rPr>
          <w:rFonts w:ascii="Times New Roman"/>
          <w:sz w:val="24"/>
          <w:szCs w:val="24"/>
        </w:rPr>
        <w:t>o Norte ocupa a 10</w:t>
      </w:r>
      <w:r w:rsidRPr="00683EAA">
        <w:rPr>
          <w:rFonts w:ascii="Times New Roman"/>
          <w:sz w:val="24"/>
          <w:szCs w:val="24"/>
        </w:rPr>
        <w:t>ª</w:t>
      </w:r>
      <w:r w:rsidRPr="00683EAA">
        <w:rPr>
          <w:rFonts w:ascii="Times New Roman"/>
          <w:sz w:val="24"/>
          <w:szCs w:val="24"/>
        </w:rPr>
        <w:t xml:space="preserve"> posi</w:t>
      </w:r>
      <w:r w:rsidRPr="00683EAA">
        <w:rPr>
          <w:rFonts w:ascii="Times New Roman"/>
          <w:sz w:val="24"/>
          <w:szCs w:val="24"/>
        </w:rPr>
        <w:t>çã</w:t>
      </w:r>
      <w:r w:rsidRPr="00683EAA">
        <w:rPr>
          <w:rFonts w:ascii="Times New Roman"/>
          <w:sz w:val="24"/>
          <w:szCs w:val="24"/>
        </w:rPr>
        <w:t>o. Enquanto nas regi</w:t>
      </w:r>
      <w:r w:rsidRPr="00683EAA">
        <w:rPr>
          <w:rFonts w:ascii="Times New Roman"/>
          <w:sz w:val="24"/>
          <w:szCs w:val="24"/>
        </w:rPr>
        <w:t>õ</w:t>
      </w:r>
      <w:r w:rsidRPr="00683EAA">
        <w:rPr>
          <w:rFonts w:ascii="Times New Roman"/>
          <w:sz w:val="24"/>
          <w:szCs w:val="24"/>
        </w:rPr>
        <w:t xml:space="preserve">es Sudeste e Nordeste </w:t>
      </w:r>
      <w:r w:rsidRPr="00683EAA">
        <w:rPr>
          <w:rFonts w:ascii="Times New Roman"/>
          <w:sz w:val="24"/>
          <w:szCs w:val="24"/>
        </w:rPr>
        <w:t>é</w:t>
      </w:r>
      <w:r w:rsidRPr="00683EAA">
        <w:rPr>
          <w:rFonts w:ascii="Times New Roman"/>
          <w:sz w:val="24"/>
          <w:szCs w:val="24"/>
        </w:rPr>
        <w:t xml:space="preserve"> o 11</w:t>
      </w:r>
      <w:r w:rsidRPr="00683EAA">
        <w:rPr>
          <w:rFonts w:ascii="Times New Roman"/>
          <w:sz w:val="24"/>
          <w:szCs w:val="24"/>
        </w:rPr>
        <w:t>º</w:t>
      </w:r>
      <w:r w:rsidRPr="00683EAA">
        <w:rPr>
          <w:rFonts w:ascii="Times New Roman"/>
          <w:sz w:val="24"/>
          <w:szCs w:val="24"/>
        </w:rPr>
        <w:t xml:space="preserve"> (INCA, 2016).</w:t>
      </w:r>
    </w:p>
    <w:p w:rsidR="005E0C42" w:rsidRDefault="00130085">
      <w:pPr>
        <w:spacing w:line="360" w:lineRule="auto"/>
        <w:ind w:firstLine="1134"/>
        <w:jc w:val="both"/>
        <w:rPr>
          <w:rFonts w:ascii="Times New Roman"/>
          <w:sz w:val="24"/>
          <w:szCs w:val="24"/>
        </w:rPr>
      </w:pPr>
      <w:r>
        <w:rPr>
          <w:rFonts w:ascii="Times New Roman"/>
          <w:sz w:val="24"/>
          <w:szCs w:val="24"/>
        </w:rPr>
        <w:t>Estima-se que, no ano de 2016, ocorrer</w:t>
      </w:r>
      <w:r>
        <w:rPr>
          <w:rFonts w:ascii="Times New Roman"/>
          <w:sz w:val="24"/>
          <w:szCs w:val="24"/>
        </w:rPr>
        <w:t>ã</w:t>
      </w:r>
      <w:r>
        <w:rPr>
          <w:rFonts w:ascii="Times New Roman"/>
          <w:sz w:val="24"/>
          <w:szCs w:val="24"/>
        </w:rPr>
        <w:t>o 12.600 novos casos de c</w:t>
      </w:r>
      <w:r>
        <w:rPr>
          <w:rFonts w:ascii="Times New Roman"/>
          <w:sz w:val="24"/>
          <w:szCs w:val="24"/>
        </w:rPr>
        <w:t>â</w:t>
      </w:r>
      <w:r>
        <w:rPr>
          <w:rFonts w:ascii="Times New Roman"/>
          <w:sz w:val="24"/>
          <w:szCs w:val="24"/>
        </w:rPr>
        <w:t>ncer em crian</w:t>
      </w:r>
      <w:r>
        <w:rPr>
          <w:rFonts w:ascii="Times New Roman"/>
          <w:sz w:val="24"/>
          <w:szCs w:val="24"/>
        </w:rPr>
        <w:t>ç</w:t>
      </w:r>
      <w:r>
        <w:rPr>
          <w:rFonts w:ascii="Times New Roman"/>
          <w:sz w:val="24"/>
          <w:szCs w:val="24"/>
        </w:rPr>
        <w:t>as e adolescentes at</w:t>
      </w:r>
      <w:r>
        <w:rPr>
          <w:rFonts w:ascii="Times New Roman"/>
          <w:sz w:val="24"/>
          <w:szCs w:val="24"/>
        </w:rPr>
        <w:t>é</w:t>
      </w:r>
      <w:r>
        <w:rPr>
          <w:rFonts w:ascii="Times New Roman"/>
          <w:sz w:val="24"/>
          <w:szCs w:val="24"/>
        </w:rPr>
        <w:t xml:space="preserve"> os 19 anos, no Brasil. As regi</w:t>
      </w:r>
      <w:r>
        <w:rPr>
          <w:rFonts w:ascii="Times New Roman"/>
          <w:sz w:val="24"/>
          <w:szCs w:val="24"/>
        </w:rPr>
        <w:t>õ</w:t>
      </w:r>
      <w:r>
        <w:rPr>
          <w:rFonts w:ascii="Times New Roman"/>
          <w:sz w:val="24"/>
          <w:szCs w:val="24"/>
        </w:rPr>
        <w:t>es Sudeste e Nordeste apresentar</w:t>
      </w:r>
      <w:r>
        <w:rPr>
          <w:rFonts w:ascii="Times New Roman"/>
          <w:sz w:val="24"/>
          <w:szCs w:val="24"/>
        </w:rPr>
        <w:t>ã</w:t>
      </w:r>
      <w:r>
        <w:rPr>
          <w:rFonts w:ascii="Times New Roman"/>
          <w:sz w:val="24"/>
          <w:szCs w:val="24"/>
        </w:rPr>
        <w:t>o os maiores n</w:t>
      </w:r>
      <w:r>
        <w:rPr>
          <w:rFonts w:ascii="Times New Roman"/>
          <w:sz w:val="24"/>
          <w:szCs w:val="24"/>
        </w:rPr>
        <w:t>ú</w:t>
      </w:r>
      <w:r>
        <w:rPr>
          <w:rFonts w:ascii="Times New Roman"/>
          <w:sz w:val="24"/>
          <w:szCs w:val="24"/>
        </w:rPr>
        <w:t>meros de casos novos, 6.050 e 2.750 respectivamente, seguidas pelas regi</w:t>
      </w:r>
      <w:r>
        <w:rPr>
          <w:rFonts w:ascii="Times New Roman"/>
          <w:sz w:val="24"/>
          <w:szCs w:val="24"/>
        </w:rPr>
        <w:t>õ</w:t>
      </w:r>
      <w:r>
        <w:rPr>
          <w:rFonts w:ascii="Times New Roman"/>
          <w:sz w:val="24"/>
          <w:szCs w:val="24"/>
        </w:rPr>
        <w:t>es Sul (1.320 casos novos), Centro-Oeste (1.270 casos novos) e Norte (1.210 casos novos) (INCA, 2016b).</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Nas últimas décadas, as neoplasias infantis vêm adquirindo uma importância especial no âmbito da pediatria, devido </w:t>
      </w:r>
      <w:r w:rsidR="0015432A">
        <w:rPr>
          <w:rFonts w:ascii="Times New Roman" w:eastAsia="Times New Roman" w:hAnsi="Times New Roman"/>
          <w:sz w:val="24"/>
          <w:szCs w:val="24"/>
        </w:rPr>
        <w:t>ao</w:t>
      </w:r>
      <w:r>
        <w:rPr>
          <w:rFonts w:ascii="Times New Roman" w:eastAsia="Times New Roman" w:hAnsi="Times New Roman"/>
          <w:sz w:val="24"/>
          <w:szCs w:val="24"/>
        </w:rPr>
        <w:t xml:space="preserve"> extraordinário avanço nos resultados terapêuticos. Entretanto, esses resultados não são apenas benéficos, já que </w:t>
      </w:r>
      <w:r w:rsidR="000B736D" w:rsidRPr="006379AD">
        <w:rPr>
          <w:rFonts w:ascii="Times New Roman" w:eastAsia="Times New Roman" w:hAnsi="Times New Roman"/>
          <w:sz w:val="24"/>
          <w:szCs w:val="24"/>
        </w:rPr>
        <w:t>os fármacos</w:t>
      </w:r>
      <w:r w:rsidRPr="006379AD">
        <w:rPr>
          <w:rFonts w:ascii="Times New Roman" w:eastAsia="Times New Roman" w:hAnsi="Times New Roman"/>
          <w:sz w:val="24"/>
          <w:szCs w:val="24"/>
        </w:rPr>
        <w:t xml:space="preserve"> utilizad</w:t>
      </w:r>
      <w:r w:rsidR="000B736D" w:rsidRPr="006379AD">
        <w:rPr>
          <w:rFonts w:ascii="Times New Roman" w:eastAsia="Times New Roman" w:hAnsi="Times New Roman"/>
          <w:sz w:val="24"/>
          <w:szCs w:val="24"/>
        </w:rPr>
        <w:t>o</w:t>
      </w:r>
      <w:r w:rsidRPr="006379AD">
        <w:rPr>
          <w:rFonts w:ascii="Times New Roman" w:eastAsia="Times New Roman" w:hAnsi="Times New Roman"/>
          <w:sz w:val="24"/>
          <w:szCs w:val="24"/>
        </w:rPr>
        <w:t>s</w:t>
      </w:r>
      <w:r>
        <w:rPr>
          <w:rFonts w:ascii="Times New Roman" w:eastAsia="Times New Roman" w:hAnsi="Times New Roman"/>
          <w:sz w:val="24"/>
          <w:szCs w:val="24"/>
        </w:rPr>
        <w:t xml:space="preserve"> no tratamento dos tumores afetam tanto as células neoplásicas como as células dos tecidos normais.</w:t>
      </w:r>
    </w:p>
    <w:p w:rsidR="005E0C42" w:rsidRDefault="00735E2D">
      <w:pPr>
        <w:spacing w:line="360" w:lineRule="auto"/>
        <w:ind w:firstLine="1134"/>
        <w:jc w:val="both"/>
        <w:rPr>
          <w:rFonts w:ascii="Times New Roman"/>
          <w:sz w:val="24"/>
          <w:szCs w:val="24"/>
        </w:rPr>
      </w:pPr>
      <w:r w:rsidRPr="00735E2D">
        <w:rPr>
          <w:rFonts w:ascii="Times New Roman"/>
          <w:sz w:val="24"/>
          <w:szCs w:val="24"/>
        </w:rPr>
        <w:t>Estima-se que, no mundo inteiro, cerca de 8 a 15% das neoplasias pedi</w:t>
      </w:r>
      <w:r w:rsidRPr="00735E2D">
        <w:rPr>
          <w:rFonts w:ascii="Times New Roman"/>
          <w:sz w:val="24"/>
          <w:szCs w:val="24"/>
        </w:rPr>
        <w:t>á</w:t>
      </w:r>
      <w:r w:rsidRPr="00735E2D">
        <w:rPr>
          <w:rFonts w:ascii="Times New Roman"/>
          <w:sz w:val="24"/>
          <w:szCs w:val="24"/>
        </w:rPr>
        <w:t>tricas s</w:t>
      </w:r>
      <w:r w:rsidRPr="00735E2D">
        <w:rPr>
          <w:rFonts w:ascii="Times New Roman"/>
          <w:sz w:val="24"/>
          <w:szCs w:val="24"/>
        </w:rPr>
        <w:t>ã</w:t>
      </w:r>
      <w:r w:rsidRPr="00735E2D">
        <w:rPr>
          <w:rFonts w:ascii="Times New Roman"/>
          <w:sz w:val="24"/>
          <w:szCs w:val="24"/>
        </w:rPr>
        <w:t>o representadas pelos tumores do SNC</w:t>
      </w:r>
      <w:r>
        <w:rPr>
          <w:rFonts w:ascii="Times New Roman"/>
          <w:sz w:val="24"/>
          <w:szCs w:val="24"/>
        </w:rPr>
        <w:t xml:space="preserve">. </w:t>
      </w:r>
      <w:r w:rsidR="00130085">
        <w:rPr>
          <w:rFonts w:ascii="Times New Roman"/>
          <w:sz w:val="24"/>
          <w:szCs w:val="24"/>
        </w:rPr>
        <w:t xml:space="preserve">Os tumores do SNC representam a segunda forma de </w:t>
      </w:r>
      <w:proofErr w:type="spellStart"/>
      <w:r w:rsidR="00130085">
        <w:rPr>
          <w:rFonts w:ascii="Times New Roman"/>
          <w:sz w:val="24"/>
          <w:szCs w:val="24"/>
        </w:rPr>
        <w:t>câncer</w:t>
      </w:r>
      <w:proofErr w:type="spellEnd"/>
      <w:r w:rsidR="00130085">
        <w:rPr>
          <w:rFonts w:ascii="Times New Roman"/>
          <w:sz w:val="24"/>
          <w:szCs w:val="24"/>
        </w:rPr>
        <w:t xml:space="preserve"> mais comum em crian</w:t>
      </w:r>
      <w:r w:rsidR="00130085">
        <w:rPr>
          <w:rFonts w:ascii="Times New Roman"/>
          <w:sz w:val="24"/>
          <w:szCs w:val="24"/>
        </w:rPr>
        <w:t>ç</w:t>
      </w:r>
      <w:r w:rsidR="00130085">
        <w:rPr>
          <w:rFonts w:ascii="Times New Roman"/>
          <w:sz w:val="24"/>
          <w:szCs w:val="24"/>
        </w:rPr>
        <w:t xml:space="preserve">as e a principal neoplasia </w:t>
      </w:r>
      <w:proofErr w:type="spellStart"/>
      <w:r w:rsidR="00130085">
        <w:rPr>
          <w:rFonts w:ascii="Times New Roman"/>
          <w:sz w:val="24"/>
          <w:szCs w:val="24"/>
        </w:rPr>
        <w:t>sólida</w:t>
      </w:r>
      <w:proofErr w:type="spellEnd"/>
      <w:r w:rsidR="00130085">
        <w:rPr>
          <w:rFonts w:ascii="Times New Roman"/>
          <w:sz w:val="24"/>
          <w:szCs w:val="24"/>
        </w:rPr>
        <w:t xml:space="preserve"> na </w:t>
      </w:r>
      <w:proofErr w:type="spellStart"/>
      <w:r w:rsidR="00130085">
        <w:rPr>
          <w:rFonts w:ascii="Times New Roman"/>
          <w:sz w:val="24"/>
          <w:szCs w:val="24"/>
        </w:rPr>
        <w:t>infância</w:t>
      </w:r>
      <w:proofErr w:type="spellEnd"/>
      <w:r w:rsidR="00130085">
        <w:rPr>
          <w:rFonts w:ascii="Times New Roman"/>
          <w:sz w:val="24"/>
          <w:szCs w:val="24"/>
        </w:rPr>
        <w:t xml:space="preserve"> nos Estados Unidos da Am</w:t>
      </w:r>
      <w:r w:rsidR="00130085">
        <w:rPr>
          <w:rFonts w:ascii="Times New Roman"/>
          <w:sz w:val="24"/>
          <w:szCs w:val="24"/>
        </w:rPr>
        <w:t>é</w:t>
      </w:r>
      <w:r w:rsidR="00130085">
        <w:rPr>
          <w:rFonts w:ascii="Times New Roman"/>
          <w:sz w:val="24"/>
          <w:szCs w:val="24"/>
        </w:rPr>
        <w:t xml:space="preserve">rica (EUA), ocorrendo em torno de 21,3% de todas as </w:t>
      </w:r>
      <w:proofErr w:type="spellStart"/>
      <w:r w:rsidR="00130085">
        <w:rPr>
          <w:rFonts w:ascii="Times New Roman"/>
          <w:sz w:val="24"/>
          <w:szCs w:val="24"/>
        </w:rPr>
        <w:t>crianças</w:t>
      </w:r>
      <w:proofErr w:type="spellEnd"/>
      <w:r w:rsidR="00130085">
        <w:rPr>
          <w:rFonts w:ascii="Times New Roman"/>
          <w:sz w:val="24"/>
          <w:szCs w:val="24"/>
        </w:rPr>
        <w:t xml:space="preserve"> com </w:t>
      </w:r>
      <w:proofErr w:type="spellStart"/>
      <w:r w:rsidR="00130085">
        <w:rPr>
          <w:rFonts w:ascii="Times New Roman"/>
          <w:sz w:val="24"/>
          <w:szCs w:val="24"/>
        </w:rPr>
        <w:t>doenças</w:t>
      </w:r>
      <w:proofErr w:type="spellEnd"/>
      <w:r w:rsidR="00130085">
        <w:rPr>
          <w:rFonts w:ascii="Times New Roman"/>
          <w:sz w:val="24"/>
          <w:szCs w:val="24"/>
        </w:rPr>
        <w:t xml:space="preserve"> malignas, com </w:t>
      </w:r>
      <w:proofErr w:type="spellStart"/>
      <w:r w:rsidR="00130085">
        <w:rPr>
          <w:rFonts w:ascii="Times New Roman"/>
          <w:sz w:val="24"/>
          <w:szCs w:val="24"/>
        </w:rPr>
        <w:t>incidência</w:t>
      </w:r>
      <w:proofErr w:type="spellEnd"/>
      <w:r w:rsidR="00130085">
        <w:rPr>
          <w:rFonts w:ascii="Times New Roman"/>
          <w:sz w:val="24"/>
          <w:szCs w:val="24"/>
        </w:rPr>
        <w:t xml:space="preserve"> anual de 5,26 casos por 100.000 </w:t>
      </w:r>
      <w:r w:rsidRPr="00735E2D">
        <w:rPr>
          <w:rFonts w:ascii="Times New Roman"/>
          <w:sz w:val="24"/>
          <w:szCs w:val="24"/>
        </w:rPr>
        <w:t>(ARA</w:t>
      </w:r>
      <w:r w:rsidRPr="00735E2D">
        <w:rPr>
          <w:rFonts w:ascii="Times New Roman"/>
          <w:sz w:val="24"/>
          <w:szCs w:val="24"/>
        </w:rPr>
        <w:t>Ú</w:t>
      </w:r>
      <w:r w:rsidRPr="00735E2D">
        <w:rPr>
          <w:rFonts w:ascii="Times New Roman"/>
          <w:sz w:val="24"/>
          <w:szCs w:val="24"/>
        </w:rPr>
        <w:t xml:space="preserve">JO </w:t>
      </w:r>
      <w:r w:rsidRPr="00683EAA">
        <w:rPr>
          <w:rFonts w:ascii="Times New Roman"/>
          <w:i/>
          <w:sz w:val="24"/>
          <w:szCs w:val="24"/>
        </w:rPr>
        <w:t>et al.</w:t>
      </w:r>
      <w:r w:rsidRPr="00735E2D">
        <w:rPr>
          <w:rFonts w:ascii="Times New Roman"/>
          <w:sz w:val="24"/>
          <w:szCs w:val="24"/>
        </w:rPr>
        <w:t xml:space="preserve">, 2011). Cerca de 1 em cada </w:t>
      </w:r>
      <w:r w:rsidRPr="00735E2D">
        <w:rPr>
          <w:rFonts w:ascii="Times New Roman"/>
          <w:sz w:val="24"/>
          <w:szCs w:val="24"/>
        </w:rPr>
        <w:lastRenderedPageBreak/>
        <w:t>2.000 crian</w:t>
      </w:r>
      <w:r w:rsidRPr="00735E2D">
        <w:rPr>
          <w:rFonts w:ascii="Times New Roman"/>
          <w:sz w:val="24"/>
          <w:szCs w:val="24"/>
        </w:rPr>
        <w:t>ç</w:t>
      </w:r>
      <w:r w:rsidRPr="00735E2D">
        <w:rPr>
          <w:rFonts w:ascii="Times New Roman"/>
          <w:sz w:val="24"/>
          <w:szCs w:val="24"/>
        </w:rPr>
        <w:t>as nascidas, entre 2009-2011, ser</w:t>
      </w:r>
      <w:r w:rsidRPr="00735E2D">
        <w:rPr>
          <w:rFonts w:ascii="Times New Roman"/>
          <w:sz w:val="24"/>
          <w:szCs w:val="24"/>
        </w:rPr>
        <w:t>á</w:t>
      </w:r>
      <w:r w:rsidRPr="00735E2D">
        <w:rPr>
          <w:rFonts w:ascii="Times New Roman"/>
          <w:sz w:val="24"/>
          <w:szCs w:val="24"/>
        </w:rPr>
        <w:t xml:space="preserve"> diagnosticada com tumores prim</w:t>
      </w:r>
      <w:r w:rsidRPr="00735E2D">
        <w:rPr>
          <w:rFonts w:ascii="Times New Roman"/>
          <w:sz w:val="24"/>
          <w:szCs w:val="24"/>
        </w:rPr>
        <w:t>á</w:t>
      </w:r>
      <w:r w:rsidRPr="00735E2D">
        <w:rPr>
          <w:rFonts w:ascii="Times New Roman"/>
          <w:sz w:val="24"/>
          <w:szCs w:val="24"/>
        </w:rPr>
        <w:t xml:space="preserve">rios malignos do SNC quando tiverem 14 anos </w:t>
      </w:r>
      <w:r w:rsidR="00130085">
        <w:rPr>
          <w:rFonts w:ascii="Times New Roman"/>
          <w:sz w:val="24"/>
          <w:szCs w:val="24"/>
        </w:rPr>
        <w:t xml:space="preserve">(OSTROM </w:t>
      </w:r>
      <w:r w:rsidR="00130085">
        <w:rPr>
          <w:rFonts w:ascii="Times New Roman"/>
          <w:i/>
          <w:sz w:val="24"/>
          <w:szCs w:val="24"/>
        </w:rPr>
        <w:t>et al</w:t>
      </w:r>
      <w:r w:rsidR="00130085">
        <w:rPr>
          <w:rFonts w:ascii="Times New Roman"/>
          <w:sz w:val="24"/>
          <w:szCs w:val="24"/>
        </w:rPr>
        <w:t xml:space="preserve">., 2015). </w:t>
      </w:r>
    </w:p>
    <w:p w:rsidR="005E0C42" w:rsidRPr="00683EAA" w:rsidRDefault="00E50D61">
      <w:pPr>
        <w:spacing w:line="360" w:lineRule="auto"/>
        <w:ind w:firstLine="1134"/>
        <w:jc w:val="both"/>
        <w:rPr>
          <w:rFonts w:ascii="Times New Roman"/>
          <w:sz w:val="24"/>
          <w:szCs w:val="24"/>
        </w:rPr>
      </w:pPr>
      <w:r w:rsidRPr="00683EAA">
        <w:rPr>
          <w:rFonts w:ascii="Times New Roman"/>
          <w:sz w:val="24"/>
          <w:szCs w:val="24"/>
        </w:rPr>
        <w:t>No Brasil, os tumores de SNC, totalizam em m</w:t>
      </w:r>
      <w:r w:rsidRPr="00683EAA">
        <w:rPr>
          <w:rFonts w:ascii="Times New Roman"/>
          <w:sz w:val="24"/>
          <w:szCs w:val="24"/>
        </w:rPr>
        <w:t>é</w:t>
      </w:r>
      <w:r w:rsidRPr="00683EAA">
        <w:rPr>
          <w:rFonts w:ascii="Times New Roman"/>
          <w:sz w:val="24"/>
          <w:szCs w:val="24"/>
        </w:rPr>
        <w:t>dia 9% da mortalidade em crian</w:t>
      </w:r>
      <w:r w:rsidRPr="00683EAA">
        <w:rPr>
          <w:rFonts w:ascii="Times New Roman"/>
          <w:sz w:val="24"/>
          <w:szCs w:val="24"/>
        </w:rPr>
        <w:t>ç</w:t>
      </w:r>
      <w:r w:rsidRPr="00683EAA">
        <w:rPr>
          <w:rFonts w:ascii="Times New Roman"/>
          <w:sz w:val="24"/>
          <w:szCs w:val="24"/>
        </w:rPr>
        <w:t>as abaixo de um ano, 10,82% para faixa de 1 a 4 anos, 10,94% para 5 a 9 anos, 8,21% para crian</w:t>
      </w:r>
      <w:r w:rsidRPr="00683EAA">
        <w:rPr>
          <w:rFonts w:ascii="Times New Roman"/>
          <w:sz w:val="24"/>
          <w:szCs w:val="24"/>
        </w:rPr>
        <w:t>ç</w:t>
      </w:r>
      <w:r w:rsidRPr="00683EAA">
        <w:rPr>
          <w:rFonts w:ascii="Times New Roman"/>
          <w:sz w:val="24"/>
          <w:szCs w:val="24"/>
        </w:rPr>
        <w:t>as de 10 a 14 anos e 7,31% para adolescentes de 15 a 18 anos. De acordo com o sexo, em todas as faixas et</w:t>
      </w:r>
      <w:r w:rsidRPr="00683EAA">
        <w:rPr>
          <w:rFonts w:ascii="Times New Roman"/>
          <w:sz w:val="24"/>
          <w:szCs w:val="24"/>
        </w:rPr>
        <w:t>á</w:t>
      </w:r>
      <w:r w:rsidRPr="00683EAA">
        <w:rPr>
          <w:rFonts w:ascii="Times New Roman"/>
          <w:sz w:val="24"/>
          <w:szCs w:val="24"/>
        </w:rPr>
        <w:t xml:space="preserve">rias, os dados mostram que as mortes por neoplasias de SNC do tipo </w:t>
      </w:r>
      <w:proofErr w:type="spellStart"/>
      <w:r w:rsidRPr="00683EAA">
        <w:rPr>
          <w:rFonts w:ascii="Times New Roman"/>
          <w:sz w:val="24"/>
          <w:szCs w:val="24"/>
        </w:rPr>
        <w:t>glioma</w:t>
      </w:r>
      <w:proofErr w:type="spellEnd"/>
      <w:r w:rsidRPr="00683EAA">
        <w:rPr>
          <w:rFonts w:ascii="Times New Roman"/>
          <w:sz w:val="24"/>
          <w:szCs w:val="24"/>
        </w:rPr>
        <w:t xml:space="preserve"> s</w:t>
      </w:r>
      <w:r w:rsidRPr="00683EAA">
        <w:rPr>
          <w:rFonts w:ascii="Times New Roman"/>
          <w:sz w:val="24"/>
          <w:szCs w:val="24"/>
        </w:rPr>
        <w:t>ã</w:t>
      </w:r>
      <w:r w:rsidRPr="00683EAA">
        <w:rPr>
          <w:rFonts w:ascii="Times New Roman"/>
          <w:sz w:val="24"/>
          <w:szCs w:val="24"/>
        </w:rPr>
        <w:t>o mais comuns em pessoas do sexo masculino, j</w:t>
      </w:r>
      <w:r w:rsidRPr="00683EAA">
        <w:rPr>
          <w:rFonts w:ascii="Times New Roman"/>
          <w:sz w:val="24"/>
          <w:szCs w:val="24"/>
        </w:rPr>
        <w:t>á</w:t>
      </w:r>
      <w:r w:rsidRPr="00683EAA">
        <w:rPr>
          <w:rFonts w:ascii="Times New Roman"/>
          <w:sz w:val="24"/>
          <w:szCs w:val="24"/>
        </w:rPr>
        <w:t xml:space="preserve"> os </w:t>
      </w:r>
      <w:proofErr w:type="spellStart"/>
      <w:r w:rsidRPr="00683EAA">
        <w:rPr>
          <w:rFonts w:ascii="Times New Roman"/>
          <w:sz w:val="24"/>
          <w:szCs w:val="24"/>
        </w:rPr>
        <w:t>meningiomas</w:t>
      </w:r>
      <w:proofErr w:type="spellEnd"/>
      <w:r w:rsidRPr="00683EAA">
        <w:rPr>
          <w:rFonts w:ascii="Times New Roman"/>
          <w:sz w:val="24"/>
          <w:szCs w:val="24"/>
        </w:rPr>
        <w:t xml:space="preserve"> s</w:t>
      </w:r>
      <w:r w:rsidRPr="00683EAA">
        <w:rPr>
          <w:rFonts w:ascii="Times New Roman"/>
          <w:sz w:val="24"/>
          <w:szCs w:val="24"/>
        </w:rPr>
        <w:t>ã</w:t>
      </w:r>
      <w:r w:rsidRPr="00683EAA">
        <w:rPr>
          <w:rFonts w:ascii="Times New Roman"/>
          <w:sz w:val="24"/>
          <w:szCs w:val="24"/>
        </w:rPr>
        <w:t xml:space="preserve">o mais comuns </w:t>
      </w:r>
      <w:r w:rsidR="00130085" w:rsidRPr="00233E7C">
        <w:rPr>
          <w:rFonts w:ascii="Times New Roman"/>
          <w:sz w:val="24"/>
          <w:szCs w:val="24"/>
        </w:rPr>
        <w:t>no sexo feminino</w:t>
      </w:r>
      <w:r w:rsidRPr="00683EAA">
        <w:rPr>
          <w:rFonts w:ascii="Times New Roman"/>
          <w:sz w:val="24"/>
          <w:szCs w:val="24"/>
        </w:rPr>
        <w:t xml:space="preserve"> (INCA, 2008).</w:t>
      </w:r>
    </w:p>
    <w:p w:rsidR="005E0C42" w:rsidRPr="00683EAA" w:rsidRDefault="006379AD">
      <w:pPr>
        <w:spacing w:line="360" w:lineRule="auto"/>
        <w:ind w:firstLine="1134"/>
        <w:jc w:val="both"/>
        <w:rPr>
          <w:rFonts w:ascii="Times New Roman" w:eastAsia="Times New Roman" w:hAnsi="Times New Roman"/>
          <w:sz w:val="24"/>
          <w:szCs w:val="24"/>
        </w:rPr>
      </w:pPr>
      <w:r>
        <w:rPr>
          <w:rFonts w:ascii="Times New Roman"/>
          <w:sz w:val="24"/>
          <w:szCs w:val="24"/>
        </w:rPr>
        <w:t>De acordo com</w:t>
      </w:r>
      <w:r w:rsidR="00E50D61" w:rsidRPr="00683EAA">
        <w:rPr>
          <w:rFonts w:ascii="Times New Roman"/>
          <w:sz w:val="24"/>
          <w:szCs w:val="24"/>
        </w:rPr>
        <w:t xml:space="preserve"> dados do INCA, a raz</w:t>
      </w:r>
      <w:r w:rsidR="00E50D61" w:rsidRPr="00683EAA">
        <w:rPr>
          <w:rFonts w:ascii="Times New Roman"/>
          <w:sz w:val="24"/>
          <w:szCs w:val="24"/>
        </w:rPr>
        <w:t>ã</w:t>
      </w:r>
      <w:r w:rsidR="00E50D61" w:rsidRPr="00683EAA">
        <w:rPr>
          <w:rFonts w:ascii="Times New Roman"/>
          <w:sz w:val="24"/>
          <w:szCs w:val="24"/>
        </w:rPr>
        <w:t>o mortalidade/incid</w:t>
      </w:r>
      <w:r w:rsidR="00E50D61" w:rsidRPr="00683EAA">
        <w:rPr>
          <w:rFonts w:ascii="Times New Roman"/>
          <w:sz w:val="24"/>
          <w:szCs w:val="24"/>
        </w:rPr>
        <w:t>ê</w:t>
      </w:r>
      <w:r w:rsidR="00E50D61" w:rsidRPr="00683EAA">
        <w:rPr>
          <w:rFonts w:ascii="Times New Roman"/>
          <w:sz w:val="24"/>
          <w:szCs w:val="24"/>
        </w:rPr>
        <w:t xml:space="preserve">ncia de neoplasias do SNC </w:t>
      </w:r>
      <w:r w:rsidR="00E50D61" w:rsidRPr="00683EAA">
        <w:rPr>
          <w:rFonts w:ascii="Times New Roman"/>
          <w:sz w:val="24"/>
          <w:szCs w:val="24"/>
        </w:rPr>
        <w:t>é</w:t>
      </w:r>
      <w:r w:rsidR="00E50D61" w:rsidRPr="00683EAA">
        <w:rPr>
          <w:rFonts w:ascii="Times New Roman"/>
          <w:sz w:val="24"/>
          <w:szCs w:val="24"/>
        </w:rPr>
        <w:t xml:space="preserve"> bastante alta, tanto para o mundo (73%), como para o Brasil (92%) (INCA, 2008).</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Segundo </w:t>
      </w:r>
      <w:proofErr w:type="spellStart"/>
      <w:r>
        <w:rPr>
          <w:rFonts w:ascii="Times New Roman" w:eastAsia="Times New Roman" w:hAnsi="Times New Roman"/>
          <w:sz w:val="24"/>
          <w:szCs w:val="24"/>
        </w:rPr>
        <w:t>Mu</w:t>
      </w:r>
      <w:r w:rsidR="00505AD9">
        <w:rPr>
          <w:rFonts w:ascii="Times New Roman" w:eastAsia="Times New Roman" w:hAnsi="Times New Roman"/>
          <w:sz w:val="24"/>
          <w:szCs w:val="24"/>
        </w:rPr>
        <w:t>ñ</w:t>
      </w:r>
      <w:r>
        <w:rPr>
          <w:rFonts w:ascii="Times New Roman" w:eastAsia="Times New Roman" w:hAnsi="Times New Roman"/>
          <w:sz w:val="24"/>
          <w:szCs w:val="24"/>
        </w:rPr>
        <w:t>oz</w:t>
      </w:r>
      <w:proofErr w:type="spellEnd"/>
      <w:r>
        <w:rPr>
          <w:rFonts w:ascii="Times New Roman" w:eastAsia="Times New Roman" w:hAnsi="Times New Roman"/>
          <w:sz w:val="24"/>
          <w:szCs w:val="24"/>
        </w:rPr>
        <w:t xml:space="preserve"> (19</w:t>
      </w:r>
      <w:r w:rsidR="00505AD9">
        <w:rPr>
          <w:rFonts w:ascii="Times New Roman" w:eastAsia="Times New Roman" w:hAnsi="Times New Roman"/>
          <w:sz w:val="24"/>
          <w:szCs w:val="24"/>
        </w:rPr>
        <w:t>8</w:t>
      </w:r>
      <w:r>
        <w:rPr>
          <w:rFonts w:ascii="Times New Roman" w:eastAsia="Times New Roman" w:hAnsi="Times New Roman"/>
          <w:sz w:val="24"/>
          <w:szCs w:val="24"/>
        </w:rPr>
        <w:t xml:space="preserve">9), a quimioterapia é o método que utiliza compostos químicos no tratamento de doenças causadas por agentes biológicos. Quando aplicada ao câncer, a quimioterapia é chamada de quimioterapia </w:t>
      </w:r>
      <w:proofErr w:type="spellStart"/>
      <w:r>
        <w:rPr>
          <w:rFonts w:ascii="Times New Roman" w:eastAsia="Times New Roman" w:hAnsi="Times New Roman"/>
          <w:sz w:val="24"/>
          <w:szCs w:val="24"/>
        </w:rPr>
        <w:t>antineoplásica</w:t>
      </w:r>
      <w:proofErr w:type="spellEnd"/>
      <w:r>
        <w:rPr>
          <w:rFonts w:ascii="Times New Roman" w:eastAsia="Times New Roman" w:hAnsi="Times New Roman"/>
          <w:sz w:val="24"/>
          <w:szCs w:val="24"/>
        </w:rPr>
        <w:t xml:space="preserve"> ou quimioterapia </w:t>
      </w:r>
      <w:proofErr w:type="spellStart"/>
      <w:r>
        <w:rPr>
          <w:rFonts w:ascii="Times New Roman" w:eastAsia="Times New Roman" w:hAnsi="Times New Roman"/>
          <w:sz w:val="24"/>
          <w:szCs w:val="24"/>
        </w:rPr>
        <w:t>antiblástica</w:t>
      </w:r>
      <w:proofErr w:type="spellEnd"/>
      <w:r>
        <w:rPr>
          <w:rFonts w:ascii="Times New Roman" w:eastAsia="Times New Roman" w:hAnsi="Times New Roman"/>
          <w:sz w:val="24"/>
          <w:szCs w:val="24"/>
        </w:rPr>
        <w:t xml:space="preserve">. </w:t>
      </w:r>
    </w:p>
    <w:p w:rsidR="005E0C42" w:rsidRPr="00683EAA" w:rsidRDefault="00E50D61">
      <w:pPr>
        <w:spacing w:line="360" w:lineRule="auto"/>
        <w:ind w:firstLine="1134"/>
        <w:jc w:val="both"/>
        <w:rPr>
          <w:rFonts w:ascii="Times New Roman" w:eastAsia="Times New Roman" w:hAnsi="Times New Roman"/>
          <w:sz w:val="24"/>
          <w:szCs w:val="24"/>
        </w:rPr>
      </w:pPr>
      <w:r w:rsidRPr="00683EAA">
        <w:rPr>
          <w:rFonts w:ascii="Times New Roman" w:eastAsia="Times New Roman" w:hAnsi="Times New Roman"/>
          <w:sz w:val="24"/>
          <w:szCs w:val="24"/>
        </w:rPr>
        <w:t xml:space="preserve">Atualmente, a quimioterapia pode ser utilizada de forma neoadjuvante, antes da cirurgia; adjuvante, após a cirurgia e juntamente com a radioterapia. Estudos em pacientes com </w:t>
      </w:r>
      <w:proofErr w:type="spellStart"/>
      <w:r w:rsidRPr="00683EAA">
        <w:rPr>
          <w:rFonts w:ascii="Times New Roman" w:eastAsia="Times New Roman" w:hAnsi="Times New Roman"/>
          <w:sz w:val="24"/>
          <w:szCs w:val="24"/>
        </w:rPr>
        <w:t>meduloblastoma</w:t>
      </w:r>
      <w:proofErr w:type="spellEnd"/>
      <w:r w:rsidRPr="00683EAA">
        <w:rPr>
          <w:rFonts w:ascii="Times New Roman" w:eastAsia="Times New Roman" w:hAnsi="Times New Roman"/>
          <w:sz w:val="24"/>
          <w:szCs w:val="24"/>
        </w:rPr>
        <w:t xml:space="preserve"> de alto risco têm mostrado uma sobrevida mais prolongada nos pacientes com quimioterapia adjuvante, apesar dos efeitos adversos que ess</w:t>
      </w:r>
      <w:r w:rsidR="000B736D" w:rsidRPr="006379AD">
        <w:rPr>
          <w:rFonts w:ascii="Times New Roman" w:eastAsia="Times New Roman" w:hAnsi="Times New Roman"/>
          <w:sz w:val="24"/>
          <w:szCs w:val="24"/>
        </w:rPr>
        <w:t>e</w:t>
      </w:r>
      <w:r w:rsidRPr="00683EAA">
        <w:rPr>
          <w:rFonts w:ascii="Times New Roman" w:eastAsia="Times New Roman" w:hAnsi="Times New Roman"/>
          <w:sz w:val="24"/>
          <w:szCs w:val="24"/>
        </w:rPr>
        <w:t xml:space="preserve">s </w:t>
      </w:r>
      <w:r w:rsidR="000B736D" w:rsidRPr="006379AD">
        <w:rPr>
          <w:rFonts w:ascii="Times New Roman" w:eastAsia="Times New Roman" w:hAnsi="Times New Roman"/>
          <w:sz w:val="24"/>
          <w:szCs w:val="24"/>
        </w:rPr>
        <w:t>fármaco</w:t>
      </w:r>
      <w:r w:rsidRPr="00683EAA">
        <w:rPr>
          <w:rFonts w:ascii="Times New Roman" w:eastAsia="Times New Roman" w:hAnsi="Times New Roman"/>
          <w:sz w:val="24"/>
          <w:szCs w:val="24"/>
        </w:rPr>
        <w:t xml:space="preserve">s podem produzir (RUTKOWSKI </w:t>
      </w:r>
      <w:r w:rsidRPr="00683EAA">
        <w:rPr>
          <w:rFonts w:ascii="Times New Roman" w:eastAsia="Times New Roman" w:hAnsi="Times New Roman"/>
          <w:i/>
          <w:sz w:val="24"/>
          <w:szCs w:val="24"/>
        </w:rPr>
        <w:t xml:space="preserve">et al., </w:t>
      </w:r>
      <w:r w:rsidRPr="00683EAA">
        <w:rPr>
          <w:rFonts w:ascii="Times New Roman" w:eastAsia="Times New Roman" w:hAnsi="Times New Roman"/>
          <w:sz w:val="24"/>
          <w:szCs w:val="24"/>
        </w:rPr>
        <w:t>2005).</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efeitos terapêuticos e tóxicos dos quimioterápicos dependem do tempo de exposição e da concentração plasmática </w:t>
      </w:r>
      <w:r w:rsidRPr="006379AD">
        <w:rPr>
          <w:rFonts w:ascii="Times New Roman" w:eastAsia="Times New Roman" w:hAnsi="Times New Roman"/>
          <w:sz w:val="24"/>
          <w:szCs w:val="24"/>
        </w:rPr>
        <w:t>d</w:t>
      </w:r>
      <w:r w:rsidR="000B736D" w:rsidRPr="006379AD">
        <w:rPr>
          <w:rFonts w:ascii="Times New Roman" w:eastAsia="Times New Roman" w:hAnsi="Times New Roman"/>
          <w:sz w:val="24"/>
          <w:szCs w:val="24"/>
        </w:rPr>
        <w:t>o fármaco</w:t>
      </w:r>
      <w:r>
        <w:rPr>
          <w:rFonts w:ascii="Times New Roman" w:eastAsia="Times New Roman" w:hAnsi="Times New Roman"/>
          <w:sz w:val="24"/>
          <w:szCs w:val="24"/>
        </w:rPr>
        <w:t xml:space="preserve">. A toxicidade é variável para os diversos tecidos e depende </w:t>
      </w:r>
      <w:r w:rsidR="000B736D" w:rsidRPr="006379AD">
        <w:rPr>
          <w:rFonts w:ascii="Times New Roman" w:eastAsia="Times New Roman" w:hAnsi="Times New Roman"/>
          <w:sz w:val="24"/>
          <w:szCs w:val="24"/>
        </w:rPr>
        <w:t>do fármaco</w:t>
      </w:r>
      <w:r w:rsidRPr="006379AD">
        <w:rPr>
          <w:rFonts w:ascii="Times New Roman" w:eastAsia="Times New Roman" w:hAnsi="Times New Roman"/>
          <w:sz w:val="24"/>
          <w:szCs w:val="24"/>
        </w:rPr>
        <w:t xml:space="preserve"> utilizad</w:t>
      </w:r>
      <w:r w:rsidR="000B736D" w:rsidRPr="006379AD">
        <w:rPr>
          <w:rFonts w:ascii="Times New Roman" w:eastAsia="Times New Roman" w:hAnsi="Times New Roman"/>
          <w:sz w:val="24"/>
          <w:szCs w:val="24"/>
        </w:rPr>
        <w:t>o</w:t>
      </w:r>
      <w:r>
        <w:rPr>
          <w:rFonts w:ascii="Times New Roman" w:eastAsia="Times New Roman" w:hAnsi="Times New Roman"/>
          <w:sz w:val="24"/>
          <w:szCs w:val="24"/>
        </w:rPr>
        <w:t xml:space="preserve">. Os eventos adversos durante a quimioterapia dependem de vários fatores, entre eles a agressividade da quimioterapia, a combinação e o mecanismo de ação </w:t>
      </w:r>
      <w:r w:rsidR="00DE4C54" w:rsidRPr="006379AD">
        <w:rPr>
          <w:rFonts w:ascii="Times New Roman" w:eastAsia="Times New Roman" w:hAnsi="Times New Roman"/>
          <w:sz w:val="24"/>
          <w:szCs w:val="24"/>
        </w:rPr>
        <w:t>dos medicamentos</w:t>
      </w:r>
      <w:r>
        <w:rPr>
          <w:rFonts w:ascii="Times New Roman" w:eastAsia="Times New Roman" w:hAnsi="Times New Roman"/>
          <w:sz w:val="24"/>
          <w:szCs w:val="24"/>
        </w:rPr>
        <w:t xml:space="preserve">, a localização e capacidade de metástase do tumor, a idade do paciente e as condições clínicas coexistentes. Nem todos os quimioterápicos causam efeitos indesejáveis tais como </w:t>
      </w:r>
      <w:proofErr w:type="spellStart"/>
      <w:r>
        <w:rPr>
          <w:rFonts w:ascii="Times New Roman" w:eastAsia="Times New Roman" w:hAnsi="Times New Roman"/>
          <w:sz w:val="24"/>
          <w:szCs w:val="24"/>
        </w:rPr>
        <w:t>mielossupressão</w:t>
      </w:r>
      <w:proofErr w:type="spellEnd"/>
      <w:r>
        <w:rPr>
          <w:rFonts w:ascii="Times New Roman" w:eastAsia="Times New Roman" w:hAnsi="Times New Roman"/>
          <w:sz w:val="24"/>
          <w:szCs w:val="24"/>
        </w:rPr>
        <w:t>, alopecia e alterações gastrintestinais (náuseas, vômitos e diarreia). As doses para crianças, pessoas idosas e debilitadas devem ser menores, inicialmente, até que se determine o grau de toxicidade e de reversibilidade dos sintomas indesejáveis (GEYER</w:t>
      </w:r>
      <w:r w:rsidR="006379AD">
        <w:rPr>
          <w:rFonts w:ascii="Times New Roman" w:eastAsia="Times New Roman" w:hAnsi="Times New Roman"/>
          <w:sz w:val="24"/>
          <w:szCs w:val="24"/>
        </w:rPr>
        <w:t>;</w:t>
      </w:r>
      <w:r>
        <w:rPr>
          <w:rFonts w:ascii="Times New Roman" w:eastAsia="Times New Roman" w:hAnsi="Times New Roman"/>
          <w:sz w:val="24"/>
          <w:szCs w:val="24"/>
        </w:rPr>
        <w:t xml:space="preserve"> BERGER, </w:t>
      </w:r>
      <w:r w:rsidR="00505AD9">
        <w:rPr>
          <w:rFonts w:ascii="Times New Roman" w:eastAsia="Times New Roman" w:hAnsi="Times New Roman"/>
          <w:sz w:val="24"/>
          <w:szCs w:val="24"/>
        </w:rPr>
        <w:t>1990</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Com os estudos recentes mostrando a efetividade do tratamento quimioterápico adjuvante e neoadjuvante nos tumores do sistema nervoso central, é fundamental averiguar como os pacientes estão reagindo a </w:t>
      </w:r>
      <w:r w:rsidRPr="006379AD">
        <w:rPr>
          <w:rFonts w:ascii="Times New Roman" w:eastAsia="Times New Roman" w:hAnsi="Times New Roman"/>
          <w:sz w:val="24"/>
          <w:szCs w:val="24"/>
        </w:rPr>
        <w:t>ess</w:t>
      </w:r>
      <w:r w:rsidR="00DE4C54" w:rsidRPr="006379AD">
        <w:rPr>
          <w:rFonts w:ascii="Times New Roman" w:eastAsia="Times New Roman" w:hAnsi="Times New Roman"/>
          <w:sz w:val="24"/>
          <w:szCs w:val="24"/>
        </w:rPr>
        <w:t>es medicamento</w:t>
      </w:r>
      <w:r w:rsidRPr="006379AD">
        <w:rPr>
          <w:rFonts w:ascii="Times New Roman" w:eastAsia="Times New Roman" w:hAnsi="Times New Roman"/>
          <w:sz w:val="24"/>
          <w:szCs w:val="24"/>
        </w:rPr>
        <w:t>s</w:t>
      </w:r>
      <w:r>
        <w:rPr>
          <w:rFonts w:ascii="Times New Roman" w:eastAsia="Times New Roman" w:hAnsi="Times New Roman"/>
          <w:sz w:val="24"/>
          <w:szCs w:val="24"/>
        </w:rPr>
        <w:t xml:space="preserve"> e aos seus efeitos adversos.</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O estudo dos eventos adversos na quimioterapia é essencial para o acompanhamento dos pacientes submetidos a tal tratamento. A finalidade deste trabalho é </w:t>
      </w:r>
      <w:r w:rsidR="000E32FA">
        <w:rPr>
          <w:rFonts w:ascii="Times New Roman" w:eastAsia="Times New Roman" w:hAnsi="Times New Roman"/>
          <w:sz w:val="24"/>
          <w:szCs w:val="24"/>
        </w:rPr>
        <w:t xml:space="preserve">relatar a frequência </w:t>
      </w:r>
      <w:r>
        <w:rPr>
          <w:rFonts w:ascii="Times New Roman" w:eastAsia="Times New Roman" w:hAnsi="Times New Roman"/>
          <w:sz w:val="24"/>
          <w:szCs w:val="24"/>
        </w:rPr>
        <w:t xml:space="preserve">desses efeitos nos pacientes submetidos aos protocolos de quimioterapia para tumores do SNC no </w:t>
      </w:r>
      <w:r w:rsidR="00DB5EB2">
        <w:rPr>
          <w:rFonts w:ascii="Times New Roman" w:eastAsia="Times New Roman" w:hAnsi="Times New Roman"/>
          <w:sz w:val="24"/>
          <w:szCs w:val="24"/>
        </w:rPr>
        <w:t>Centro pediátrico do Câncer</w:t>
      </w:r>
      <w:r>
        <w:rPr>
          <w:rFonts w:ascii="Times New Roman" w:eastAsia="Times New Roman" w:hAnsi="Times New Roman"/>
          <w:sz w:val="24"/>
          <w:szCs w:val="24"/>
        </w:rPr>
        <w:t xml:space="preserve"> do Hospital Infantil Albert Sabin (</w:t>
      </w:r>
      <w:r w:rsidR="00DB5EB2">
        <w:rPr>
          <w:rFonts w:ascii="Times New Roman" w:eastAsia="Times New Roman" w:hAnsi="Times New Roman"/>
          <w:sz w:val="24"/>
          <w:szCs w:val="24"/>
        </w:rPr>
        <w:t>CPC-</w:t>
      </w:r>
      <w:r>
        <w:rPr>
          <w:rFonts w:ascii="Times New Roman" w:eastAsia="Times New Roman" w:hAnsi="Times New Roman"/>
          <w:sz w:val="24"/>
          <w:szCs w:val="24"/>
        </w:rPr>
        <w:t>HIAS), visto que nele se concentram os pacientes pediátricos com neoplasias do SNC do Sistema Único de Saúde (SUS) da cidade de Fortaleza e de todo interior do estado do Ceará.</w:t>
      </w:r>
    </w:p>
    <w:p w:rsidR="005E0C42" w:rsidRDefault="00130085">
      <w:pPr>
        <w:spacing w:line="360" w:lineRule="auto"/>
        <w:jc w:val="both"/>
        <w:rPr>
          <w:rFonts w:ascii="Times New Roman"/>
          <w:b/>
          <w:sz w:val="24"/>
          <w:szCs w:val="24"/>
        </w:rPr>
      </w:pPr>
      <w:r>
        <w:br w:type="page"/>
      </w:r>
    </w:p>
    <w:p w:rsidR="005E0C42" w:rsidRDefault="00130085">
      <w:pPr>
        <w:wordWrap w:val="0"/>
        <w:spacing w:after="160" w:line="259" w:lineRule="auto"/>
        <w:jc w:val="both"/>
        <w:rPr>
          <w:rFonts w:ascii="Times New Roman"/>
          <w:b/>
          <w:sz w:val="24"/>
          <w:szCs w:val="24"/>
        </w:rPr>
      </w:pPr>
      <w:r>
        <w:rPr>
          <w:rFonts w:ascii="Times New Roman"/>
          <w:b/>
          <w:sz w:val="24"/>
          <w:szCs w:val="24"/>
        </w:rPr>
        <w:lastRenderedPageBreak/>
        <w:t xml:space="preserve">2 </w:t>
      </w:r>
      <w:r w:rsidR="00E50D61" w:rsidRPr="00683EAA">
        <w:rPr>
          <w:rFonts w:ascii="Times New Roman" w:hAnsi="Times New Roman"/>
          <w:b/>
          <w:sz w:val="24"/>
          <w:szCs w:val="24"/>
        </w:rPr>
        <w:t>REFERENCIAL TE</w:t>
      </w:r>
      <w:r w:rsidR="00380AB0">
        <w:rPr>
          <w:rFonts w:ascii="Times New Roman" w:hAnsi="Times New Roman"/>
          <w:b/>
          <w:sz w:val="24"/>
          <w:szCs w:val="24"/>
        </w:rPr>
        <w:t>ÓRICO</w:t>
      </w:r>
    </w:p>
    <w:p w:rsidR="005E0C42" w:rsidRDefault="005E0C42">
      <w:pPr>
        <w:spacing w:line="360" w:lineRule="auto"/>
        <w:jc w:val="both"/>
        <w:rPr>
          <w:rFonts w:ascii="Times New Roman"/>
          <w:b/>
          <w:sz w:val="24"/>
          <w:szCs w:val="24"/>
        </w:rPr>
      </w:pPr>
    </w:p>
    <w:p w:rsidR="005E0C42" w:rsidRDefault="00130085">
      <w:pPr>
        <w:spacing w:line="360" w:lineRule="auto"/>
        <w:jc w:val="both"/>
        <w:rPr>
          <w:rFonts w:ascii="Times New Roman"/>
          <w:sz w:val="24"/>
          <w:szCs w:val="24"/>
        </w:rPr>
      </w:pPr>
      <w:r>
        <w:rPr>
          <w:rFonts w:ascii="Times New Roman"/>
          <w:b/>
          <w:sz w:val="24"/>
          <w:szCs w:val="24"/>
        </w:rPr>
        <w:t>2.1 O C</w:t>
      </w:r>
      <w:r>
        <w:rPr>
          <w:rFonts w:ascii="Times New Roman"/>
          <w:b/>
          <w:sz w:val="24"/>
          <w:szCs w:val="24"/>
        </w:rPr>
        <w:t>â</w:t>
      </w:r>
      <w:r>
        <w:rPr>
          <w:rFonts w:ascii="Times New Roman"/>
          <w:b/>
          <w:sz w:val="24"/>
          <w:szCs w:val="24"/>
        </w:rPr>
        <w:t>ncer</w:t>
      </w:r>
    </w:p>
    <w:p w:rsidR="005E0C42" w:rsidRDefault="005E0C42">
      <w:pPr>
        <w:spacing w:line="360" w:lineRule="auto"/>
        <w:jc w:val="both"/>
        <w:rPr>
          <w:rFonts w:ascii="Times New Roman"/>
          <w:sz w:val="24"/>
          <w:szCs w:val="24"/>
        </w:rPr>
      </w:pPr>
    </w:p>
    <w:p w:rsidR="005E0C42" w:rsidRDefault="00130085">
      <w:pPr>
        <w:spacing w:line="360" w:lineRule="auto"/>
        <w:jc w:val="both"/>
        <w:rPr>
          <w:rFonts w:ascii="Times New Roman"/>
          <w:b/>
          <w:sz w:val="24"/>
          <w:szCs w:val="24"/>
        </w:rPr>
      </w:pPr>
      <w:r>
        <w:rPr>
          <w:rFonts w:ascii="Times New Roman"/>
          <w:b/>
          <w:i/>
          <w:sz w:val="24"/>
          <w:szCs w:val="24"/>
        </w:rPr>
        <w:t>2.1.1 Caracter</w:t>
      </w:r>
      <w:r>
        <w:rPr>
          <w:rFonts w:ascii="Times New Roman"/>
          <w:b/>
          <w:i/>
          <w:sz w:val="24"/>
          <w:szCs w:val="24"/>
        </w:rPr>
        <w:t>í</w:t>
      </w:r>
      <w:r>
        <w:rPr>
          <w:rFonts w:ascii="Times New Roman"/>
          <w:b/>
          <w:i/>
          <w:sz w:val="24"/>
          <w:szCs w:val="24"/>
        </w:rPr>
        <w:t>sticas e Nomenclatura</w:t>
      </w:r>
    </w:p>
    <w:p w:rsidR="005E0C42" w:rsidRDefault="005E0C42">
      <w:pPr>
        <w:spacing w:line="360" w:lineRule="auto"/>
        <w:jc w:val="both"/>
        <w:rPr>
          <w:rFonts w:ascii="Times New Roman"/>
          <w:sz w:val="24"/>
          <w:szCs w:val="24"/>
        </w:rPr>
      </w:pPr>
    </w:p>
    <w:p w:rsidR="005E0C42" w:rsidRDefault="00130085">
      <w:pPr>
        <w:spacing w:line="360" w:lineRule="auto"/>
        <w:ind w:firstLine="1134"/>
        <w:jc w:val="both"/>
        <w:rPr>
          <w:rFonts w:ascii="Times New Roman"/>
          <w:sz w:val="24"/>
          <w:szCs w:val="24"/>
        </w:rPr>
      </w:pPr>
      <w:r>
        <w:rPr>
          <w:rFonts w:ascii="Times New Roman"/>
          <w:sz w:val="24"/>
          <w:szCs w:val="24"/>
        </w:rPr>
        <w:t xml:space="preserve">A palavra </w:t>
      </w:r>
      <w:r>
        <w:rPr>
          <w:rFonts w:ascii="Times New Roman"/>
          <w:sz w:val="24"/>
          <w:szCs w:val="24"/>
        </w:rPr>
        <w:t>“</w:t>
      </w:r>
      <w:r>
        <w:rPr>
          <w:rFonts w:ascii="Times New Roman"/>
          <w:sz w:val="24"/>
          <w:szCs w:val="24"/>
        </w:rPr>
        <w:t>c</w:t>
      </w:r>
      <w:r>
        <w:rPr>
          <w:rFonts w:ascii="Times New Roman"/>
          <w:sz w:val="24"/>
          <w:szCs w:val="24"/>
        </w:rPr>
        <w:t>â</w:t>
      </w:r>
      <w:r>
        <w:rPr>
          <w:rFonts w:ascii="Times New Roman"/>
          <w:sz w:val="24"/>
          <w:szCs w:val="24"/>
        </w:rPr>
        <w:t>ncer</w:t>
      </w:r>
      <w:r>
        <w:rPr>
          <w:rFonts w:ascii="Times New Roman"/>
          <w:sz w:val="24"/>
          <w:szCs w:val="24"/>
        </w:rPr>
        <w:t>”</w:t>
      </w:r>
      <w:r>
        <w:rPr>
          <w:rFonts w:ascii="Times New Roman"/>
          <w:sz w:val="24"/>
          <w:szCs w:val="24"/>
        </w:rPr>
        <w:t xml:space="preserve"> tem origem latina e significa </w:t>
      </w:r>
      <w:r>
        <w:rPr>
          <w:rFonts w:ascii="Times New Roman"/>
          <w:sz w:val="24"/>
          <w:szCs w:val="24"/>
        </w:rPr>
        <w:t>“</w:t>
      </w:r>
      <w:r>
        <w:rPr>
          <w:rFonts w:ascii="Times New Roman"/>
          <w:sz w:val="24"/>
          <w:szCs w:val="24"/>
        </w:rPr>
        <w:t>caranguejo</w:t>
      </w:r>
      <w:r>
        <w:rPr>
          <w:rFonts w:ascii="Times New Roman"/>
          <w:sz w:val="24"/>
          <w:szCs w:val="24"/>
        </w:rPr>
        <w:t>”</w:t>
      </w:r>
      <w:r>
        <w:rPr>
          <w:rFonts w:ascii="Times New Roman"/>
          <w:sz w:val="24"/>
          <w:szCs w:val="24"/>
        </w:rPr>
        <w:t xml:space="preserve"> (BRASIL, 1971). Foi assim denominada em analogia ao seu crescimento </w:t>
      </w:r>
      <w:proofErr w:type="spellStart"/>
      <w:r>
        <w:rPr>
          <w:rFonts w:ascii="Times New Roman"/>
          <w:sz w:val="24"/>
          <w:szCs w:val="24"/>
        </w:rPr>
        <w:t>infiltrante</w:t>
      </w:r>
      <w:proofErr w:type="spellEnd"/>
      <w:r>
        <w:rPr>
          <w:rFonts w:ascii="Times New Roman"/>
          <w:sz w:val="24"/>
          <w:szCs w:val="24"/>
        </w:rPr>
        <w:t xml:space="preserve">, comparado </w:t>
      </w:r>
      <w:r>
        <w:rPr>
          <w:rFonts w:ascii="Times New Roman"/>
          <w:sz w:val="24"/>
          <w:szCs w:val="24"/>
        </w:rPr>
        <w:t>à</w:t>
      </w:r>
      <w:r>
        <w:rPr>
          <w:rFonts w:ascii="Times New Roman"/>
          <w:sz w:val="24"/>
          <w:szCs w:val="24"/>
        </w:rPr>
        <w:t>s pernas do crust</w:t>
      </w:r>
      <w:r>
        <w:rPr>
          <w:rFonts w:ascii="Times New Roman"/>
          <w:sz w:val="24"/>
          <w:szCs w:val="24"/>
        </w:rPr>
        <w:t>á</w:t>
      </w:r>
      <w:r>
        <w:rPr>
          <w:rFonts w:ascii="Times New Roman"/>
          <w:sz w:val="24"/>
          <w:szCs w:val="24"/>
        </w:rPr>
        <w:t>ceo que as introduz na areia para se fixar e dificultar sua remo</w:t>
      </w:r>
      <w:r>
        <w:rPr>
          <w:rFonts w:ascii="Times New Roman"/>
          <w:sz w:val="24"/>
          <w:szCs w:val="24"/>
        </w:rPr>
        <w:t>çã</w:t>
      </w:r>
      <w:r>
        <w:rPr>
          <w:rFonts w:ascii="Times New Roman"/>
          <w:sz w:val="24"/>
          <w:szCs w:val="24"/>
        </w:rPr>
        <w:t xml:space="preserve">o (ALMEIDA </w:t>
      </w:r>
      <w:r>
        <w:rPr>
          <w:rFonts w:ascii="Times New Roman"/>
          <w:i/>
          <w:sz w:val="24"/>
          <w:szCs w:val="24"/>
        </w:rPr>
        <w:t xml:space="preserve">et al., </w:t>
      </w:r>
      <w:r>
        <w:rPr>
          <w:rFonts w:ascii="Times New Roman"/>
          <w:sz w:val="24"/>
          <w:szCs w:val="24"/>
        </w:rPr>
        <w:t>2005).</w:t>
      </w:r>
    </w:p>
    <w:p w:rsidR="005E0C42" w:rsidRDefault="00130085">
      <w:pPr>
        <w:spacing w:line="360" w:lineRule="auto"/>
        <w:ind w:firstLine="1134"/>
        <w:jc w:val="both"/>
        <w:rPr>
          <w:rFonts w:ascii="Times New Roman" w:eastAsia="Times New Roman" w:hAnsi="Times New Roman"/>
          <w:sz w:val="24"/>
          <w:szCs w:val="24"/>
        </w:rPr>
      </w:pPr>
      <w:r>
        <w:rPr>
          <w:rFonts w:ascii="Times New Roman"/>
          <w:sz w:val="24"/>
          <w:szCs w:val="24"/>
        </w:rPr>
        <w:t>C</w:t>
      </w:r>
      <w:r>
        <w:rPr>
          <w:rFonts w:ascii="Times New Roman"/>
          <w:sz w:val="24"/>
          <w:szCs w:val="24"/>
        </w:rPr>
        <w:t>â</w:t>
      </w:r>
      <w:r>
        <w:rPr>
          <w:rFonts w:ascii="Times New Roman"/>
          <w:sz w:val="24"/>
          <w:szCs w:val="24"/>
        </w:rPr>
        <w:t xml:space="preserve">ncer </w:t>
      </w:r>
      <w:r>
        <w:rPr>
          <w:rFonts w:ascii="Times New Roman"/>
          <w:sz w:val="24"/>
          <w:szCs w:val="24"/>
        </w:rPr>
        <w:t>é</w:t>
      </w:r>
      <w:r>
        <w:rPr>
          <w:rFonts w:ascii="Times New Roman"/>
          <w:sz w:val="24"/>
          <w:szCs w:val="24"/>
        </w:rPr>
        <w:t xml:space="preserve"> o nome dado a um conjunto de mais de 100 doen</w:t>
      </w:r>
      <w:r>
        <w:rPr>
          <w:rFonts w:ascii="Times New Roman"/>
          <w:sz w:val="24"/>
          <w:szCs w:val="24"/>
        </w:rPr>
        <w:t>ç</w:t>
      </w:r>
      <w:r>
        <w:rPr>
          <w:rFonts w:ascii="Times New Roman"/>
          <w:sz w:val="24"/>
          <w:szCs w:val="24"/>
        </w:rPr>
        <w:t>as que t</w:t>
      </w:r>
      <w:r>
        <w:rPr>
          <w:rFonts w:ascii="Times New Roman"/>
          <w:sz w:val="24"/>
          <w:szCs w:val="24"/>
        </w:rPr>
        <w:t>ê</w:t>
      </w:r>
      <w:r>
        <w:rPr>
          <w:rFonts w:ascii="Times New Roman"/>
          <w:sz w:val="24"/>
          <w:szCs w:val="24"/>
        </w:rPr>
        <w:t>m em comum o crescimento desordenado (maligno) de c</w:t>
      </w:r>
      <w:r>
        <w:rPr>
          <w:rFonts w:ascii="Times New Roman"/>
          <w:sz w:val="24"/>
          <w:szCs w:val="24"/>
        </w:rPr>
        <w:t>é</w:t>
      </w:r>
      <w:r>
        <w:rPr>
          <w:rFonts w:ascii="Times New Roman"/>
          <w:sz w:val="24"/>
          <w:szCs w:val="24"/>
        </w:rPr>
        <w:t xml:space="preserve">lulas, que invadem tecidos e </w:t>
      </w:r>
      <w:r>
        <w:rPr>
          <w:rFonts w:ascii="Times New Roman"/>
          <w:sz w:val="24"/>
          <w:szCs w:val="24"/>
        </w:rPr>
        <w:t>ó</w:t>
      </w:r>
      <w:r>
        <w:rPr>
          <w:rFonts w:ascii="Times New Roman"/>
          <w:sz w:val="24"/>
          <w:szCs w:val="24"/>
        </w:rPr>
        <w:t>rg</w:t>
      </w:r>
      <w:r>
        <w:rPr>
          <w:rFonts w:ascii="Times New Roman"/>
          <w:sz w:val="24"/>
          <w:szCs w:val="24"/>
        </w:rPr>
        <w:t>ã</w:t>
      </w:r>
      <w:r>
        <w:rPr>
          <w:rFonts w:ascii="Times New Roman"/>
          <w:sz w:val="24"/>
          <w:szCs w:val="24"/>
        </w:rPr>
        <w:t>os (INCA, 2016). Tamb</w:t>
      </w:r>
      <w:r>
        <w:rPr>
          <w:rFonts w:ascii="Times New Roman"/>
          <w:sz w:val="24"/>
          <w:szCs w:val="24"/>
        </w:rPr>
        <w:t>é</w:t>
      </w:r>
      <w:r>
        <w:rPr>
          <w:rFonts w:ascii="Times New Roman"/>
          <w:sz w:val="24"/>
          <w:szCs w:val="24"/>
        </w:rPr>
        <w:t>m pode ser chamado de tumor maligno ou neoplasia. A caracter</w:t>
      </w:r>
      <w:r>
        <w:rPr>
          <w:rFonts w:ascii="Times New Roman"/>
          <w:sz w:val="24"/>
          <w:szCs w:val="24"/>
        </w:rPr>
        <w:t>í</w:t>
      </w:r>
      <w:r>
        <w:rPr>
          <w:rFonts w:ascii="Times New Roman"/>
          <w:sz w:val="24"/>
          <w:szCs w:val="24"/>
        </w:rPr>
        <w:t xml:space="preserve">stica que o define </w:t>
      </w:r>
      <w:r>
        <w:rPr>
          <w:rFonts w:ascii="Times New Roman"/>
          <w:sz w:val="24"/>
          <w:szCs w:val="24"/>
        </w:rPr>
        <w:t>é</w:t>
      </w:r>
      <w:r>
        <w:rPr>
          <w:rFonts w:ascii="Times New Roman"/>
          <w:sz w:val="24"/>
          <w:szCs w:val="24"/>
        </w:rPr>
        <w:t xml:space="preserve"> a r</w:t>
      </w:r>
      <w:r>
        <w:rPr>
          <w:rFonts w:ascii="Times New Roman"/>
          <w:sz w:val="24"/>
          <w:szCs w:val="24"/>
        </w:rPr>
        <w:t>á</w:t>
      </w:r>
      <w:r>
        <w:rPr>
          <w:rFonts w:ascii="Times New Roman"/>
          <w:sz w:val="24"/>
          <w:szCs w:val="24"/>
        </w:rPr>
        <w:t>pida prolifera</w:t>
      </w:r>
      <w:r>
        <w:rPr>
          <w:rFonts w:ascii="Times New Roman"/>
          <w:sz w:val="24"/>
          <w:szCs w:val="24"/>
        </w:rPr>
        <w:t>çã</w:t>
      </w:r>
      <w:r>
        <w:rPr>
          <w:rFonts w:ascii="Times New Roman"/>
          <w:sz w:val="24"/>
          <w:szCs w:val="24"/>
        </w:rPr>
        <w:t>o de c</w:t>
      </w:r>
      <w:r>
        <w:rPr>
          <w:rFonts w:ascii="Times New Roman"/>
          <w:sz w:val="24"/>
          <w:szCs w:val="24"/>
        </w:rPr>
        <w:t>é</w:t>
      </w:r>
      <w:r>
        <w:rPr>
          <w:rFonts w:ascii="Times New Roman"/>
          <w:sz w:val="24"/>
          <w:szCs w:val="24"/>
        </w:rPr>
        <w:t>lulas anormais que crescem al</w:t>
      </w:r>
      <w:r>
        <w:rPr>
          <w:rFonts w:ascii="Times New Roman"/>
          <w:sz w:val="24"/>
          <w:szCs w:val="24"/>
        </w:rPr>
        <w:t>é</w:t>
      </w:r>
      <w:r>
        <w:rPr>
          <w:rFonts w:ascii="Times New Roman"/>
          <w:sz w:val="24"/>
          <w:szCs w:val="24"/>
        </w:rPr>
        <w:t>m dos limites habituais. Devido a r</w:t>
      </w:r>
      <w:r>
        <w:rPr>
          <w:rFonts w:ascii="Times New Roman"/>
          <w:sz w:val="24"/>
          <w:szCs w:val="24"/>
        </w:rPr>
        <w:t>á</w:t>
      </w:r>
      <w:r>
        <w:rPr>
          <w:rFonts w:ascii="Times New Roman"/>
          <w:sz w:val="24"/>
          <w:szCs w:val="24"/>
        </w:rPr>
        <w:t>pida divis</w:t>
      </w:r>
      <w:r>
        <w:rPr>
          <w:rFonts w:ascii="Times New Roman"/>
          <w:sz w:val="24"/>
          <w:szCs w:val="24"/>
        </w:rPr>
        <w:t>ã</w:t>
      </w:r>
      <w:r>
        <w:rPr>
          <w:rFonts w:ascii="Times New Roman"/>
          <w:sz w:val="24"/>
          <w:szCs w:val="24"/>
        </w:rPr>
        <w:t>o, estas c</w:t>
      </w:r>
      <w:r>
        <w:rPr>
          <w:rFonts w:ascii="Times New Roman"/>
          <w:sz w:val="24"/>
          <w:szCs w:val="24"/>
        </w:rPr>
        <w:t>é</w:t>
      </w:r>
      <w:r>
        <w:rPr>
          <w:rFonts w:ascii="Times New Roman"/>
          <w:sz w:val="24"/>
          <w:szCs w:val="24"/>
        </w:rPr>
        <w:t>lulas tendem a ser muito agressivas e incontrol</w:t>
      </w:r>
      <w:r>
        <w:rPr>
          <w:rFonts w:ascii="Times New Roman"/>
          <w:sz w:val="24"/>
          <w:szCs w:val="24"/>
        </w:rPr>
        <w:t>á</w:t>
      </w:r>
      <w:r>
        <w:rPr>
          <w:rFonts w:ascii="Times New Roman"/>
          <w:sz w:val="24"/>
          <w:szCs w:val="24"/>
        </w:rPr>
        <w:t xml:space="preserve">veis </w:t>
      </w:r>
      <w:r>
        <w:rPr>
          <w:rFonts w:ascii="Times New Roman" w:eastAsia="Times New Roman" w:hAnsi="Times New Roman"/>
          <w:sz w:val="24"/>
          <w:szCs w:val="24"/>
        </w:rPr>
        <w:t xml:space="preserve">determinando a formação de tumores ou neoplasias malignas, </w:t>
      </w:r>
      <w:r>
        <w:rPr>
          <w:rFonts w:ascii="Times New Roman"/>
          <w:sz w:val="24"/>
          <w:szCs w:val="24"/>
        </w:rPr>
        <w:t xml:space="preserve">e podem invadir tecidos adjacentes e se alojarem em outras partes do corpo (WHO, 2015). </w:t>
      </w:r>
      <w:r>
        <w:rPr>
          <w:rFonts w:ascii="Times New Roman" w:eastAsia="Times New Roman" w:hAnsi="Times New Roman"/>
          <w:sz w:val="24"/>
          <w:szCs w:val="24"/>
        </w:rPr>
        <w:t>Por outro lado, um tumor benigno significa simplesmente uma massa localizada de células que se multiplicam vagarosamente e se assemelham ao seu tecido original, raramente constituindo um risco de vida.</w:t>
      </w:r>
    </w:p>
    <w:p w:rsidR="005E0C42" w:rsidRDefault="00130085">
      <w:pPr>
        <w:spacing w:line="360" w:lineRule="auto"/>
        <w:ind w:firstLine="1134"/>
        <w:jc w:val="both"/>
        <w:rPr>
          <w:rFonts w:ascii="Times New Roman"/>
          <w:sz w:val="24"/>
          <w:szCs w:val="24"/>
        </w:rPr>
      </w:pPr>
      <w:r>
        <w:rPr>
          <w:rFonts w:ascii="Times New Roman"/>
          <w:sz w:val="24"/>
          <w:szCs w:val="24"/>
        </w:rPr>
        <w:t>Os tumores podem ter in</w:t>
      </w:r>
      <w:r>
        <w:rPr>
          <w:rFonts w:ascii="Times New Roman"/>
          <w:sz w:val="24"/>
          <w:szCs w:val="24"/>
        </w:rPr>
        <w:t>í</w:t>
      </w:r>
      <w:r>
        <w:rPr>
          <w:rFonts w:ascii="Times New Roman"/>
          <w:sz w:val="24"/>
          <w:szCs w:val="24"/>
        </w:rPr>
        <w:t>cio em diferentes tipos de c</w:t>
      </w:r>
      <w:r>
        <w:rPr>
          <w:rFonts w:ascii="Times New Roman"/>
          <w:sz w:val="24"/>
          <w:szCs w:val="24"/>
        </w:rPr>
        <w:t>é</w:t>
      </w:r>
      <w:r>
        <w:rPr>
          <w:rFonts w:ascii="Times New Roman"/>
          <w:sz w:val="24"/>
          <w:szCs w:val="24"/>
        </w:rPr>
        <w:t>lulas. Quando come</w:t>
      </w:r>
      <w:r>
        <w:rPr>
          <w:rFonts w:ascii="Times New Roman"/>
          <w:sz w:val="24"/>
          <w:szCs w:val="24"/>
        </w:rPr>
        <w:t>ç</w:t>
      </w:r>
      <w:r>
        <w:rPr>
          <w:rFonts w:ascii="Times New Roman"/>
          <w:sz w:val="24"/>
          <w:szCs w:val="24"/>
        </w:rPr>
        <w:t>am em tecidos epiteliais, como pele ou mucosas, s</w:t>
      </w:r>
      <w:r>
        <w:rPr>
          <w:rFonts w:ascii="Times New Roman"/>
          <w:sz w:val="24"/>
          <w:szCs w:val="24"/>
        </w:rPr>
        <w:t>ã</w:t>
      </w:r>
      <w:r>
        <w:rPr>
          <w:rFonts w:ascii="Times New Roman"/>
          <w:sz w:val="24"/>
          <w:szCs w:val="24"/>
        </w:rPr>
        <w:t>o denominados carcinomas. Se o ponto de partida s</w:t>
      </w:r>
      <w:r>
        <w:rPr>
          <w:rFonts w:ascii="Times New Roman"/>
          <w:sz w:val="24"/>
          <w:szCs w:val="24"/>
        </w:rPr>
        <w:t>ã</w:t>
      </w:r>
      <w:r>
        <w:rPr>
          <w:rFonts w:ascii="Times New Roman"/>
          <w:sz w:val="24"/>
          <w:szCs w:val="24"/>
        </w:rPr>
        <w:t>o os tecidos conjuntivos, como osso, m</w:t>
      </w:r>
      <w:r>
        <w:rPr>
          <w:rFonts w:ascii="Times New Roman"/>
          <w:sz w:val="24"/>
          <w:szCs w:val="24"/>
        </w:rPr>
        <w:t>ú</w:t>
      </w:r>
      <w:r>
        <w:rPr>
          <w:rFonts w:ascii="Times New Roman"/>
          <w:sz w:val="24"/>
          <w:szCs w:val="24"/>
        </w:rPr>
        <w:t>sculo ou cartilagem, s</w:t>
      </w:r>
      <w:r>
        <w:rPr>
          <w:rFonts w:ascii="Times New Roman"/>
          <w:sz w:val="24"/>
          <w:szCs w:val="24"/>
        </w:rPr>
        <w:t>ã</w:t>
      </w:r>
      <w:r>
        <w:rPr>
          <w:rFonts w:ascii="Times New Roman"/>
          <w:sz w:val="24"/>
          <w:szCs w:val="24"/>
        </w:rPr>
        <w:t>o chamados sarcomas. Outras caracter</w:t>
      </w:r>
      <w:r>
        <w:rPr>
          <w:rFonts w:ascii="Times New Roman"/>
          <w:sz w:val="24"/>
          <w:szCs w:val="24"/>
        </w:rPr>
        <w:t>í</w:t>
      </w:r>
      <w:r>
        <w:rPr>
          <w:rFonts w:ascii="Times New Roman"/>
          <w:sz w:val="24"/>
          <w:szCs w:val="24"/>
        </w:rPr>
        <w:t>sticas que diferenciam os diversos tipos de c</w:t>
      </w:r>
      <w:r>
        <w:rPr>
          <w:rFonts w:ascii="Times New Roman"/>
          <w:sz w:val="24"/>
          <w:szCs w:val="24"/>
        </w:rPr>
        <w:t>â</w:t>
      </w:r>
      <w:r>
        <w:rPr>
          <w:rFonts w:ascii="Times New Roman"/>
          <w:sz w:val="24"/>
          <w:szCs w:val="24"/>
        </w:rPr>
        <w:t>ncer entre si s</w:t>
      </w:r>
      <w:r>
        <w:rPr>
          <w:rFonts w:ascii="Times New Roman"/>
          <w:sz w:val="24"/>
          <w:szCs w:val="24"/>
        </w:rPr>
        <w:t>ã</w:t>
      </w:r>
      <w:r>
        <w:rPr>
          <w:rFonts w:ascii="Times New Roman"/>
          <w:sz w:val="24"/>
          <w:szCs w:val="24"/>
        </w:rPr>
        <w:t>o a velocidade de multiplica</w:t>
      </w:r>
      <w:r>
        <w:rPr>
          <w:rFonts w:ascii="Times New Roman"/>
          <w:sz w:val="24"/>
          <w:szCs w:val="24"/>
        </w:rPr>
        <w:t>çã</w:t>
      </w:r>
      <w:r>
        <w:rPr>
          <w:rFonts w:ascii="Times New Roman"/>
          <w:sz w:val="24"/>
          <w:szCs w:val="24"/>
        </w:rPr>
        <w:t>o das c</w:t>
      </w:r>
      <w:r>
        <w:rPr>
          <w:rFonts w:ascii="Times New Roman"/>
          <w:sz w:val="24"/>
          <w:szCs w:val="24"/>
        </w:rPr>
        <w:t>é</w:t>
      </w:r>
      <w:r>
        <w:rPr>
          <w:rFonts w:ascii="Times New Roman"/>
          <w:sz w:val="24"/>
          <w:szCs w:val="24"/>
        </w:rPr>
        <w:t xml:space="preserve">lulas e a capacidade de invadir tecidos e </w:t>
      </w:r>
      <w:r>
        <w:rPr>
          <w:rFonts w:ascii="Times New Roman"/>
          <w:sz w:val="24"/>
          <w:szCs w:val="24"/>
        </w:rPr>
        <w:t>ó</w:t>
      </w:r>
      <w:r>
        <w:rPr>
          <w:rFonts w:ascii="Times New Roman"/>
          <w:sz w:val="24"/>
          <w:szCs w:val="24"/>
        </w:rPr>
        <w:t>rg</w:t>
      </w:r>
      <w:r>
        <w:rPr>
          <w:rFonts w:ascii="Times New Roman"/>
          <w:sz w:val="24"/>
          <w:szCs w:val="24"/>
        </w:rPr>
        <w:t>ã</w:t>
      </w:r>
      <w:r>
        <w:rPr>
          <w:rFonts w:ascii="Times New Roman"/>
          <w:sz w:val="24"/>
          <w:szCs w:val="24"/>
        </w:rPr>
        <w:t>os vizinhos ou distantes (met</w:t>
      </w:r>
      <w:r>
        <w:rPr>
          <w:rFonts w:ascii="Times New Roman"/>
          <w:sz w:val="24"/>
          <w:szCs w:val="24"/>
        </w:rPr>
        <w:t>á</w:t>
      </w:r>
      <w:r>
        <w:rPr>
          <w:rFonts w:ascii="Times New Roman"/>
          <w:sz w:val="24"/>
          <w:szCs w:val="24"/>
        </w:rPr>
        <w:t>stases) (INCA, 2016).</w:t>
      </w:r>
    </w:p>
    <w:p w:rsidR="005E0C42" w:rsidRDefault="00130085">
      <w:pPr>
        <w:spacing w:line="360" w:lineRule="auto"/>
        <w:ind w:firstLine="1134"/>
        <w:jc w:val="both"/>
        <w:rPr>
          <w:rFonts w:ascii="Times New Roman"/>
          <w:sz w:val="24"/>
          <w:szCs w:val="24"/>
        </w:rPr>
      </w:pPr>
      <w:r>
        <w:rPr>
          <w:rFonts w:ascii="Times New Roman"/>
          <w:sz w:val="24"/>
          <w:szCs w:val="24"/>
        </w:rPr>
        <w:t>As altera</w:t>
      </w:r>
      <w:r>
        <w:rPr>
          <w:rFonts w:ascii="Times New Roman"/>
          <w:sz w:val="24"/>
          <w:szCs w:val="24"/>
        </w:rPr>
        <w:t>çõ</w:t>
      </w:r>
      <w:r>
        <w:rPr>
          <w:rFonts w:ascii="Times New Roman"/>
          <w:sz w:val="24"/>
          <w:szCs w:val="24"/>
        </w:rPr>
        <w:t>es gen</w:t>
      </w:r>
      <w:r>
        <w:rPr>
          <w:rFonts w:ascii="Times New Roman"/>
          <w:sz w:val="24"/>
          <w:szCs w:val="24"/>
        </w:rPr>
        <w:t>é</w:t>
      </w:r>
      <w:r>
        <w:rPr>
          <w:rFonts w:ascii="Times New Roman"/>
          <w:sz w:val="24"/>
          <w:szCs w:val="24"/>
        </w:rPr>
        <w:t>ticas repassadas pela c</w:t>
      </w:r>
      <w:r>
        <w:rPr>
          <w:rFonts w:ascii="Times New Roman"/>
          <w:sz w:val="24"/>
          <w:szCs w:val="24"/>
        </w:rPr>
        <w:t>é</w:t>
      </w:r>
      <w:r>
        <w:rPr>
          <w:rFonts w:ascii="Times New Roman"/>
          <w:sz w:val="24"/>
          <w:szCs w:val="24"/>
        </w:rPr>
        <w:t>lula tumoral original, mesmo depois de j</w:t>
      </w:r>
      <w:r>
        <w:rPr>
          <w:rFonts w:ascii="Times New Roman"/>
          <w:sz w:val="24"/>
          <w:szCs w:val="24"/>
        </w:rPr>
        <w:t>á</w:t>
      </w:r>
      <w:r>
        <w:rPr>
          <w:rFonts w:ascii="Times New Roman"/>
          <w:sz w:val="24"/>
          <w:szCs w:val="24"/>
        </w:rPr>
        <w:t xml:space="preserve"> ter cessado o est</w:t>
      </w:r>
      <w:r>
        <w:rPr>
          <w:rFonts w:ascii="Times New Roman"/>
          <w:sz w:val="24"/>
          <w:szCs w:val="24"/>
        </w:rPr>
        <w:t>í</w:t>
      </w:r>
      <w:r>
        <w:rPr>
          <w:rFonts w:ascii="Times New Roman"/>
          <w:sz w:val="24"/>
          <w:szCs w:val="24"/>
        </w:rPr>
        <w:t>mulo que deu origem a altera</w:t>
      </w:r>
      <w:r>
        <w:rPr>
          <w:rFonts w:ascii="Times New Roman"/>
          <w:sz w:val="24"/>
          <w:szCs w:val="24"/>
        </w:rPr>
        <w:t>çã</w:t>
      </w:r>
      <w:r>
        <w:rPr>
          <w:rFonts w:ascii="Times New Roman"/>
          <w:sz w:val="24"/>
          <w:szCs w:val="24"/>
        </w:rPr>
        <w:t>o inicial, permitem o crescimento excessivo, aut</w:t>
      </w:r>
      <w:r>
        <w:rPr>
          <w:rFonts w:ascii="Times New Roman"/>
          <w:sz w:val="24"/>
          <w:szCs w:val="24"/>
        </w:rPr>
        <w:t>ô</w:t>
      </w:r>
      <w:r>
        <w:rPr>
          <w:rFonts w:ascii="Times New Roman"/>
          <w:sz w:val="24"/>
          <w:szCs w:val="24"/>
        </w:rPr>
        <w:t>nomo e desordenado de sua prole. Os tumores dependem do hospedeiro para sua nutri</w:t>
      </w:r>
      <w:r>
        <w:rPr>
          <w:rFonts w:ascii="Times New Roman"/>
          <w:sz w:val="24"/>
          <w:szCs w:val="24"/>
        </w:rPr>
        <w:t>çã</w:t>
      </w:r>
      <w:r>
        <w:rPr>
          <w:rFonts w:ascii="Times New Roman"/>
          <w:sz w:val="24"/>
          <w:szCs w:val="24"/>
        </w:rPr>
        <w:t>o e aporte sangu</w:t>
      </w:r>
      <w:r>
        <w:rPr>
          <w:rFonts w:ascii="Times New Roman"/>
          <w:sz w:val="24"/>
          <w:szCs w:val="24"/>
        </w:rPr>
        <w:t>í</w:t>
      </w:r>
      <w:r>
        <w:rPr>
          <w:rFonts w:ascii="Times New Roman"/>
          <w:sz w:val="24"/>
          <w:szCs w:val="24"/>
        </w:rPr>
        <w:t>neo. Eles s</w:t>
      </w:r>
      <w:r>
        <w:rPr>
          <w:rFonts w:ascii="Times New Roman"/>
          <w:sz w:val="24"/>
          <w:szCs w:val="24"/>
        </w:rPr>
        <w:t>ã</w:t>
      </w:r>
      <w:r>
        <w:rPr>
          <w:rFonts w:ascii="Times New Roman"/>
          <w:sz w:val="24"/>
          <w:szCs w:val="24"/>
        </w:rPr>
        <w:t xml:space="preserve">o </w:t>
      </w:r>
      <w:r>
        <w:rPr>
          <w:rFonts w:ascii="Times New Roman"/>
          <w:sz w:val="24"/>
          <w:szCs w:val="24"/>
        </w:rPr>
        <w:t>“</w:t>
      </w:r>
      <w:r>
        <w:rPr>
          <w:rFonts w:ascii="Times New Roman"/>
          <w:sz w:val="24"/>
          <w:szCs w:val="24"/>
        </w:rPr>
        <w:t>clonais</w:t>
      </w:r>
      <w:r>
        <w:rPr>
          <w:rFonts w:ascii="Times New Roman"/>
          <w:sz w:val="24"/>
          <w:szCs w:val="24"/>
        </w:rPr>
        <w:t>”</w:t>
      </w:r>
      <w:r>
        <w:rPr>
          <w:rFonts w:ascii="Times New Roman"/>
          <w:sz w:val="24"/>
          <w:szCs w:val="24"/>
        </w:rPr>
        <w:t xml:space="preserve"> porque surgem de uma s</w:t>
      </w:r>
      <w:r>
        <w:rPr>
          <w:rFonts w:ascii="Times New Roman"/>
          <w:sz w:val="24"/>
          <w:szCs w:val="24"/>
        </w:rPr>
        <w:t>ó</w:t>
      </w:r>
      <w:r>
        <w:rPr>
          <w:rFonts w:ascii="Times New Roman"/>
          <w:sz w:val="24"/>
          <w:szCs w:val="24"/>
        </w:rPr>
        <w:t xml:space="preserve"> c</w:t>
      </w:r>
      <w:r>
        <w:rPr>
          <w:rFonts w:ascii="Times New Roman"/>
          <w:sz w:val="24"/>
          <w:szCs w:val="24"/>
        </w:rPr>
        <w:t>é</w:t>
      </w:r>
      <w:r>
        <w:rPr>
          <w:rFonts w:ascii="Times New Roman"/>
          <w:sz w:val="24"/>
          <w:szCs w:val="24"/>
        </w:rPr>
        <w:t>lula que sofreu altera</w:t>
      </w:r>
      <w:r>
        <w:rPr>
          <w:rFonts w:ascii="Times New Roman"/>
          <w:sz w:val="24"/>
          <w:szCs w:val="24"/>
        </w:rPr>
        <w:t>çõ</w:t>
      </w:r>
      <w:r>
        <w:rPr>
          <w:rFonts w:ascii="Times New Roman"/>
          <w:sz w:val="24"/>
          <w:szCs w:val="24"/>
        </w:rPr>
        <w:t>es gen</w:t>
      </w:r>
      <w:r>
        <w:rPr>
          <w:rFonts w:ascii="Times New Roman"/>
          <w:sz w:val="24"/>
          <w:szCs w:val="24"/>
        </w:rPr>
        <w:t>é</w:t>
      </w:r>
      <w:r>
        <w:rPr>
          <w:rFonts w:ascii="Times New Roman"/>
          <w:sz w:val="24"/>
          <w:szCs w:val="24"/>
        </w:rPr>
        <w:t>ticas</w:t>
      </w:r>
      <w:r w:rsidR="00F07005">
        <w:rPr>
          <w:rFonts w:ascii="Times New Roman"/>
          <w:sz w:val="24"/>
          <w:szCs w:val="24"/>
        </w:rPr>
        <w:t xml:space="preserve"> (STRICKER; KUMAR, 2010)</w:t>
      </w:r>
      <w:r>
        <w:rPr>
          <w:rFonts w:ascii="Times New Roman"/>
          <w:sz w:val="24"/>
          <w:szCs w:val="24"/>
        </w:rPr>
        <w:t>.</w:t>
      </w:r>
    </w:p>
    <w:p w:rsidR="005E0C42" w:rsidRDefault="00130085">
      <w:pPr>
        <w:spacing w:line="360" w:lineRule="auto"/>
        <w:ind w:firstLine="1134"/>
        <w:jc w:val="both"/>
        <w:rPr>
          <w:rFonts w:ascii="Times New Roman"/>
          <w:sz w:val="24"/>
          <w:szCs w:val="24"/>
        </w:rPr>
      </w:pPr>
      <w:r>
        <w:rPr>
          <w:rFonts w:ascii="Times New Roman"/>
          <w:sz w:val="24"/>
          <w:szCs w:val="24"/>
        </w:rPr>
        <w:t xml:space="preserve">O tumor benigno </w:t>
      </w:r>
      <w:r>
        <w:rPr>
          <w:rFonts w:ascii="Times New Roman"/>
          <w:sz w:val="24"/>
          <w:szCs w:val="24"/>
        </w:rPr>
        <w:t>é</w:t>
      </w:r>
      <w:r>
        <w:rPr>
          <w:rFonts w:ascii="Times New Roman"/>
          <w:sz w:val="24"/>
          <w:szCs w:val="24"/>
        </w:rPr>
        <w:t xml:space="preserve"> aquele que n</w:t>
      </w:r>
      <w:r>
        <w:rPr>
          <w:rFonts w:ascii="Times New Roman"/>
          <w:sz w:val="24"/>
          <w:szCs w:val="24"/>
        </w:rPr>
        <w:t>ã</w:t>
      </w:r>
      <w:r>
        <w:rPr>
          <w:rFonts w:ascii="Times New Roman"/>
          <w:sz w:val="24"/>
          <w:szCs w:val="24"/>
        </w:rPr>
        <w:t>o se dissemina para outros locais, tem caracter</w:t>
      </w:r>
      <w:r>
        <w:rPr>
          <w:rFonts w:ascii="Times New Roman"/>
          <w:sz w:val="24"/>
          <w:szCs w:val="24"/>
        </w:rPr>
        <w:t>í</w:t>
      </w:r>
      <w:r>
        <w:rPr>
          <w:rFonts w:ascii="Times New Roman"/>
          <w:sz w:val="24"/>
          <w:szCs w:val="24"/>
        </w:rPr>
        <w:t>sticas macro- e microsc</w:t>
      </w:r>
      <w:r>
        <w:rPr>
          <w:rFonts w:ascii="Times New Roman"/>
          <w:sz w:val="24"/>
          <w:szCs w:val="24"/>
        </w:rPr>
        <w:t>ó</w:t>
      </w:r>
      <w:r>
        <w:rPr>
          <w:rFonts w:ascii="Times New Roman"/>
          <w:sz w:val="24"/>
          <w:szCs w:val="24"/>
        </w:rPr>
        <w:t>picas relativamente inofensivas</w:t>
      </w:r>
      <w:r w:rsidR="00345972">
        <w:rPr>
          <w:rFonts w:ascii="Times New Roman"/>
          <w:sz w:val="24"/>
          <w:szCs w:val="24"/>
        </w:rPr>
        <w:t>,</w:t>
      </w:r>
      <w:r>
        <w:rPr>
          <w:rFonts w:ascii="Times New Roman"/>
          <w:sz w:val="24"/>
          <w:szCs w:val="24"/>
        </w:rPr>
        <w:t xml:space="preserve"> pode ser removido por </w:t>
      </w:r>
      <w:r>
        <w:rPr>
          <w:rFonts w:ascii="Times New Roman"/>
          <w:sz w:val="24"/>
          <w:szCs w:val="24"/>
        </w:rPr>
        <w:lastRenderedPageBreak/>
        <w:t>cirurgia local e o paciente tem mais chances de sobreviv</w:t>
      </w:r>
      <w:r>
        <w:rPr>
          <w:rFonts w:ascii="Times New Roman"/>
          <w:sz w:val="24"/>
          <w:szCs w:val="24"/>
        </w:rPr>
        <w:t>ê</w:t>
      </w:r>
      <w:r>
        <w:rPr>
          <w:rFonts w:ascii="Times New Roman"/>
          <w:sz w:val="24"/>
          <w:szCs w:val="24"/>
        </w:rPr>
        <w:t xml:space="preserve">ncia. Referem-se como </w:t>
      </w:r>
      <w:r>
        <w:rPr>
          <w:rFonts w:ascii="Times New Roman"/>
          <w:sz w:val="24"/>
          <w:szCs w:val="24"/>
        </w:rPr>
        <w:t>“</w:t>
      </w:r>
      <w:r>
        <w:rPr>
          <w:rFonts w:ascii="Times New Roman"/>
          <w:sz w:val="24"/>
          <w:szCs w:val="24"/>
        </w:rPr>
        <w:t>c</w:t>
      </w:r>
      <w:r>
        <w:rPr>
          <w:rFonts w:ascii="Times New Roman"/>
          <w:sz w:val="24"/>
          <w:szCs w:val="24"/>
        </w:rPr>
        <w:t>â</w:t>
      </w:r>
      <w:r>
        <w:rPr>
          <w:rFonts w:ascii="Times New Roman"/>
          <w:sz w:val="24"/>
          <w:szCs w:val="24"/>
        </w:rPr>
        <w:t>ncer</w:t>
      </w:r>
      <w:r>
        <w:rPr>
          <w:rFonts w:ascii="Times New Roman"/>
          <w:sz w:val="24"/>
          <w:szCs w:val="24"/>
        </w:rPr>
        <w:t>”</w:t>
      </w:r>
      <w:r>
        <w:rPr>
          <w:rFonts w:ascii="Times New Roman"/>
          <w:sz w:val="24"/>
          <w:szCs w:val="24"/>
        </w:rPr>
        <w:t xml:space="preserve"> os tumores malignos, cuja les</w:t>
      </w:r>
      <w:r>
        <w:rPr>
          <w:rFonts w:ascii="Times New Roman"/>
          <w:sz w:val="24"/>
          <w:szCs w:val="24"/>
        </w:rPr>
        <w:t>ã</w:t>
      </w:r>
      <w:r>
        <w:rPr>
          <w:rFonts w:ascii="Times New Roman"/>
          <w:sz w:val="24"/>
          <w:szCs w:val="24"/>
        </w:rPr>
        <w:t>o pode invadir e destruir estruturas adjacentes, e disseminar-se para estruturas distantes (</w:t>
      </w:r>
      <w:proofErr w:type="spellStart"/>
      <w:r>
        <w:rPr>
          <w:rFonts w:ascii="Times New Roman"/>
          <w:sz w:val="24"/>
          <w:szCs w:val="24"/>
        </w:rPr>
        <w:t>metastatizar</w:t>
      </w:r>
      <w:proofErr w:type="spellEnd"/>
      <w:r>
        <w:rPr>
          <w:rFonts w:ascii="Times New Roman"/>
          <w:sz w:val="24"/>
          <w:szCs w:val="24"/>
        </w:rPr>
        <w:t xml:space="preserve">), levando </w:t>
      </w:r>
      <w:r>
        <w:rPr>
          <w:rFonts w:ascii="Times New Roman"/>
          <w:sz w:val="24"/>
          <w:szCs w:val="24"/>
        </w:rPr>
        <w:t>à</w:t>
      </w:r>
      <w:r>
        <w:rPr>
          <w:rFonts w:ascii="Times New Roman"/>
          <w:sz w:val="24"/>
          <w:szCs w:val="24"/>
        </w:rPr>
        <w:t xml:space="preserve"> morte. C</w:t>
      </w:r>
      <w:r>
        <w:rPr>
          <w:rFonts w:ascii="Times New Roman"/>
          <w:sz w:val="24"/>
          <w:szCs w:val="24"/>
        </w:rPr>
        <w:t>â</w:t>
      </w:r>
      <w:r>
        <w:rPr>
          <w:rFonts w:ascii="Times New Roman"/>
          <w:sz w:val="24"/>
          <w:szCs w:val="24"/>
        </w:rPr>
        <w:t>nceres ou tumores malignos quando tratados com sucesso e precocemente podem n</w:t>
      </w:r>
      <w:r>
        <w:rPr>
          <w:rFonts w:ascii="Times New Roman"/>
          <w:sz w:val="24"/>
          <w:szCs w:val="24"/>
        </w:rPr>
        <w:t>ã</w:t>
      </w:r>
      <w:r>
        <w:rPr>
          <w:rFonts w:ascii="Times New Roman"/>
          <w:sz w:val="24"/>
          <w:szCs w:val="24"/>
        </w:rPr>
        <w:t>o levar a morte</w:t>
      </w:r>
      <w:r w:rsidR="00F07005">
        <w:rPr>
          <w:rFonts w:ascii="Times New Roman"/>
          <w:sz w:val="24"/>
          <w:szCs w:val="24"/>
        </w:rPr>
        <w:t xml:space="preserve"> (STRICKER; KUMAR, 2010)</w:t>
      </w:r>
      <w:r>
        <w:rPr>
          <w:rFonts w:ascii="Times New Roman"/>
          <w:sz w:val="24"/>
          <w:szCs w:val="24"/>
        </w:rPr>
        <w:t>.</w:t>
      </w:r>
    </w:p>
    <w:p w:rsidR="005E0C42" w:rsidRDefault="00130085">
      <w:pPr>
        <w:spacing w:line="360" w:lineRule="auto"/>
        <w:ind w:firstLine="1134"/>
        <w:jc w:val="both"/>
        <w:rPr>
          <w:rFonts w:ascii="Times New Roman"/>
          <w:sz w:val="24"/>
          <w:szCs w:val="24"/>
        </w:rPr>
      </w:pPr>
      <w:r>
        <w:rPr>
          <w:rFonts w:ascii="Times New Roman"/>
          <w:sz w:val="24"/>
          <w:szCs w:val="24"/>
        </w:rPr>
        <w:t>Tumores malignos e benignos possuem par</w:t>
      </w:r>
      <w:r>
        <w:rPr>
          <w:rFonts w:ascii="Times New Roman"/>
          <w:sz w:val="24"/>
          <w:szCs w:val="24"/>
        </w:rPr>
        <w:t>ê</w:t>
      </w:r>
      <w:r>
        <w:rPr>
          <w:rFonts w:ascii="Times New Roman"/>
          <w:sz w:val="24"/>
          <w:szCs w:val="24"/>
        </w:rPr>
        <w:t>nquima e estroma. As c</w:t>
      </w:r>
      <w:r>
        <w:rPr>
          <w:rFonts w:ascii="Times New Roman"/>
          <w:sz w:val="24"/>
          <w:szCs w:val="24"/>
        </w:rPr>
        <w:t>é</w:t>
      </w:r>
      <w:r>
        <w:rPr>
          <w:rFonts w:ascii="Times New Roman"/>
          <w:sz w:val="24"/>
          <w:szCs w:val="24"/>
        </w:rPr>
        <w:t>lulas clonais s</w:t>
      </w:r>
      <w:r>
        <w:rPr>
          <w:rFonts w:ascii="Times New Roman"/>
          <w:sz w:val="24"/>
          <w:szCs w:val="24"/>
        </w:rPr>
        <w:t>ã</w:t>
      </w:r>
      <w:r>
        <w:rPr>
          <w:rFonts w:ascii="Times New Roman"/>
          <w:sz w:val="24"/>
          <w:szCs w:val="24"/>
        </w:rPr>
        <w:t xml:space="preserve">o o primeiro e o segundo </w:t>
      </w:r>
      <w:r>
        <w:rPr>
          <w:rFonts w:ascii="Times New Roman"/>
          <w:sz w:val="24"/>
          <w:szCs w:val="24"/>
        </w:rPr>
        <w:t>é</w:t>
      </w:r>
      <w:r>
        <w:rPr>
          <w:rFonts w:ascii="Times New Roman"/>
          <w:sz w:val="24"/>
          <w:szCs w:val="24"/>
        </w:rPr>
        <w:t xml:space="preserve"> constitu</w:t>
      </w:r>
      <w:r>
        <w:rPr>
          <w:rFonts w:ascii="Times New Roman"/>
          <w:sz w:val="24"/>
          <w:szCs w:val="24"/>
        </w:rPr>
        <w:t>í</w:t>
      </w:r>
      <w:r>
        <w:rPr>
          <w:rFonts w:ascii="Times New Roman"/>
          <w:sz w:val="24"/>
          <w:szCs w:val="24"/>
        </w:rPr>
        <w:t>do de tecido conjuntivo, vasos sangu</w:t>
      </w:r>
      <w:r>
        <w:rPr>
          <w:rFonts w:ascii="Times New Roman"/>
          <w:sz w:val="24"/>
          <w:szCs w:val="24"/>
        </w:rPr>
        <w:t>í</w:t>
      </w:r>
      <w:r>
        <w:rPr>
          <w:rFonts w:ascii="Times New Roman"/>
          <w:sz w:val="24"/>
          <w:szCs w:val="24"/>
        </w:rPr>
        <w:t>neos, macr</w:t>
      </w:r>
      <w:r>
        <w:rPr>
          <w:rFonts w:ascii="Times New Roman"/>
          <w:sz w:val="24"/>
          <w:szCs w:val="24"/>
        </w:rPr>
        <w:t>ó</w:t>
      </w:r>
      <w:r>
        <w:rPr>
          <w:rFonts w:ascii="Times New Roman"/>
          <w:sz w:val="24"/>
          <w:szCs w:val="24"/>
        </w:rPr>
        <w:t>fagos e linf</w:t>
      </w:r>
      <w:r>
        <w:rPr>
          <w:rFonts w:ascii="Times New Roman"/>
          <w:sz w:val="24"/>
          <w:szCs w:val="24"/>
        </w:rPr>
        <w:t>ó</w:t>
      </w:r>
      <w:r>
        <w:rPr>
          <w:rFonts w:ascii="Times New Roman"/>
          <w:sz w:val="24"/>
          <w:szCs w:val="24"/>
        </w:rPr>
        <w:t>citos. Do estroma depende a evolu</w:t>
      </w:r>
      <w:r>
        <w:rPr>
          <w:rFonts w:ascii="Times New Roman"/>
          <w:sz w:val="24"/>
          <w:szCs w:val="24"/>
        </w:rPr>
        <w:t>çã</w:t>
      </w:r>
      <w:r>
        <w:rPr>
          <w:rFonts w:ascii="Times New Roman"/>
          <w:sz w:val="24"/>
          <w:szCs w:val="24"/>
        </w:rPr>
        <w:t xml:space="preserve">o do tumor. Um estroma carnoso e mole denota um suporte </w:t>
      </w:r>
      <w:proofErr w:type="spellStart"/>
      <w:r w:rsidR="000E32FA">
        <w:rPr>
          <w:rFonts w:ascii="Times New Roman"/>
          <w:sz w:val="24"/>
          <w:szCs w:val="24"/>
        </w:rPr>
        <w:t>estromal</w:t>
      </w:r>
      <w:proofErr w:type="spellEnd"/>
      <w:r w:rsidR="000E32FA">
        <w:rPr>
          <w:rFonts w:ascii="Times New Roman"/>
          <w:sz w:val="24"/>
          <w:szCs w:val="24"/>
        </w:rPr>
        <w:t xml:space="preserve"> escasso, outros, como </w:t>
      </w:r>
      <w:r>
        <w:rPr>
          <w:rFonts w:ascii="Times New Roman"/>
          <w:sz w:val="24"/>
          <w:szCs w:val="24"/>
        </w:rPr>
        <w:t>o c</w:t>
      </w:r>
      <w:r>
        <w:rPr>
          <w:rFonts w:ascii="Times New Roman"/>
          <w:sz w:val="24"/>
          <w:szCs w:val="24"/>
        </w:rPr>
        <w:t>â</w:t>
      </w:r>
      <w:r>
        <w:rPr>
          <w:rFonts w:ascii="Times New Roman"/>
          <w:sz w:val="24"/>
          <w:szCs w:val="24"/>
        </w:rPr>
        <w:t xml:space="preserve">ncer de mama possuem estromas colagenosos e duros, denominados </w:t>
      </w:r>
      <w:proofErr w:type="spellStart"/>
      <w:r>
        <w:rPr>
          <w:rFonts w:ascii="Times New Roman"/>
          <w:sz w:val="24"/>
          <w:szCs w:val="24"/>
        </w:rPr>
        <w:t>desmoplasmas</w:t>
      </w:r>
      <w:proofErr w:type="spellEnd"/>
      <w:r w:rsidR="00F07005">
        <w:rPr>
          <w:rFonts w:ascii="Times New Roman"/>
          <w:sz w:val="24"/>
          <w:szCs w:val="24"/>
        </w:rPr>
        <w:t xml:space="preserve"> (STRICKER; KUMAR, 2010)</w:t>
      </w:r>
      <w:r>
        <w:rPr>
          <w:rFonts w:ascii="Times New Roman"/>
          <w:sz w:val="24"/>
          <w:szCs w:val="24"/>
        </w:rPr>
        <w:t>.</w:t>
      </w:r>
      <w:r w:rsidR="00AA3F6A">
        <w:rPr>
          <w:rFonts w:ascii="Times New Roman"/>
          <w:sz w:val="24"/>
          <w:szCs w:val="24"/>
        </w:rPr>
        <w:t xml:space="preserve"> </w:t>
      </w:r>
    </w:p>
    <w:p w:rsidR="005E0C42" w:rsidRDefault="00130085">
      <w:pPr>
        <w:spacing w:line="360" w:lineRule="auto"/>
        <w:ind w:firstLine="1134"/>
        <w:jc w:val="both"/>
        <w:rPr>
          <w:rFonts w:ascii="Times New Roman"/>
          <w:sz w:val="24"/>
          <w:szCs w:val="24"/>
        </w:rPr>
      </w:pPr>
      <w:r>
        <w:rPr>
          <w:rFonts w:ascii="Times New Roman"/>
          <w:sz w:val="24"/>
          <w:szCs w:val="24"/>
        </w:rPr>
        <w:t xml:space="preserve">Adiciona-se para tumores benignos o sufixo </w:t>
      </w:r>
      <w:r>
        <w:rPr>
          <w:rFonts w:ascii="Times New Roman"/>
          <w:sz w:val="24"/>
          <w:szCs w:val="24"/>
        </w:rPr>
        <w:t>–</w:t>
      </w:r>
      <w:proofErr w:type="spellStart"/>
      <w:r>
        <w:rPr>
          <w:rFonts w:ascii="Times New Roman"/>
          <w:sz w:val="24"/>
          <w:szCs w:val="24"/>
        </w:rPr>
        <w:t>oma</w:t>
      </w:r>
      <w:proofErr w:type="spellEnd"/>
      <w:r>
        <w:rPr>
          <w:rFonts w:ascii="Times New Roman"/>
          <w:sz w:val="24"/>
          <w:szCs w:val="24"/>
        </w:rPr>
        <w:t xml:space="preserve"> </w:t>
      </w:r>
      <w:r>
        <w:rPr>
          <w:rFonts w:ascii="Times New Roman"/>
          <w:sz w:val="24"/>
          <w:szCs w:val="24"/>
        </w:rPr>
        <w:t>à</w:t>
      </w:r>
      <w:r>
        <w:rPr>
          <w:rFonts w:ascii="Times New Roman"/>
          <w:sz w:val="24"/>
          <w:szCs w:val="24"/>
        </w:rPr>
        <w:t xml:space="preserve"> c</w:t>
      </w:r>
      <w:r>
        <w:rPr>
          <w:rFonts w:ascii="Times New Roman"/>
          <w:sz w:val="24"/>
          <w:szCs w:val="24"/>
        </w:rPr>
        <w:t>é</w:t>
      </w:r>
      <w:r>
        <w:rPr>
          <w:rFonts w:ascii="Times New Roman"/>
          <w:sz w:val="24"/>
          <w:szCs w:val="24"/>
        </w:rPr>
        <w:t xml:space="preserve">lula de origem. A nomenclatura de tumores epiteliais </w:t>
      </w:r>
      <w:r>
        <w:rPr>
          <w:rFonts w:ascii="Times New Roman"/>
          <w:sz w:val="24"/>
          <w:szCs w:val="24"/>
        </w:rPr>
        <w:t>é</w:t>
      </w:r>
      <w:r>
        <w:rPr>
          <w:rFonts w:ascii="Times New Roman"/>
          <w:sz w:val="24"/>
          <w:szCs w:val="24"/>
        </w:rPr>
        <w:t xml:space="preserve"> um pouco mais complexa porque envolve forma macro- e microsc</w:t>
      </w:r>
      <w:r>
        <w:rPr>
          <w:rFonts w:ascii="Times New Roman"/>
          <w:sz w:val="24"/>
          <w:szCs w:val="24"/>
        </w:rPr>
        <w:t>ó</w:t>
      </w:r>
      <w:r>
        <w:rPr>
          <w:rFonts w:ascii="Times New Roman"/>
          <w:sz w:val="24"/>
          <w:szCs w:val="24"/>
        </w:rPr>
        <w:t>pica, c</w:t>
      </w:r>
      <w:r>
        <w:rPr>
          <w:rFonts w:ascii="Times New Roman"/>
          <w:sz w:val="24"/>
          <w:szCs w:val="24"/>
        </w:rPr>
        <w:t>é</w:t>
      </w:r>
      <w:r>
        <w:rPr>
          <w:rFonts w:ascii="Times New Roman"/>
          <w:sz w:val="24"/>
          <w:szCs w:val="24"/>
        </w:rPr>
        <w:t>lula de origem e arquitetura macrosc</w:t>
      </w:r>
      <w:r>
        <w:rPr>
          <w:rFonts w:ascii="Times New Roman"/>
          <w:sz w:val="24"/>
          <w:szCs w:val="24"/>
        </w:rPr>
        <w:t>ó</w:t>
      </w:r>
      <w:r>
        <w:rPr>
          <w:rFonts w:ascii="Times New Roman"/>
          <w:sz w:val="24"/>
          <w:szCs w:val="24"/>
        </w:rPr>
        <w:t xml:space="preserve">pica. Para tumores malignos, a nomenclatura </w:t>
      </w:r>
      <w:r>
        <w:rPr>
          <w:rFonts w:ascii="Times New Roman"/>
          <w:sz w:val="24"/>
          <w:szCs w:val="24"/>
        </w:rPr>
        <w:t>é</w:t>
      </w:r>
      <w:r>
        <w:rPr>
          <w:rFonts w:ascii="Times New Roman"/>
          <w:sz w:val="24"/>
          <w:szCs w:val="24"/>
        </w:rPr>
        <w:t xml:space="preserve"> a mesma que para os benignos adicionando-se outros prefixos. Os tumores malignos originados do tecido </w:t>
      </w:r>
      <w:proofErr w:type="spellStart"/>
      <w:r>
        <w:rPr>
          <w:rFonts w:ascii="Times New Roman"/>
          <w:sz w:val="24"/>
          <w:szCs w:val="24"/>
        </w:rPr>
        <w:t>mesenquimal</w:t>
      </w:r>
      <w:proofErr w:type="spellEnd"/>
      <w:r>
        <w:rPr>
          <w:rFonts w:ascii="Times New Roman"/>
          <w:sz w:val="24"/>
          <w:szCs w:val="24"/>
        </w:rPr>
        <w:t>, por exemplo, por serem carnosos s</w:t>
      </w:r>
      <w:r>
        <w:rPr>
          <w:rFonts w:ascii="Times New Roman"/>
          <w:sz w:val="24"/>
          <w:szCs w:val="24"/>
        </w:rPr>
        <w:t>ã</w:t>
      </w:r>
      <w:r>
        <w:rPr>
          <w:rFonts w:ascii="Times New Roman"/>
          <w:sz w:val="24"/>
          <w:szCs w:val="24"/>
        </w:rPr>
        <w:t xml:space="preserve">o chamados de sarcomas e </w:t>
      </w:r>
      <w:proofErr w:type="gramStart"/>
      <w:r>
        <w:rPr>
          <w:rFonts w:ascii="Times New Roman"/>
          <w:sz w:val="24"/>
          <w:szCs w:val="24"/>
        </w:rPr>
        <w:t>os neoplasmas epiteliais</w:t>
      </w:r>
      <w:proofErr w:type="gramEnd"/>
      <w:r>
        <w:rPr>
          <w:rFonts w:ascii="Times New Roman"/>
          <w:sz w:val="24"/>
          <w:szCs w:val="24"/>
        </w:rPr>
        <w:t>, carcinomas. Tumores cujas c</w:t>
      </w:r>
      <w:r>
        <w:rPr>
          <w:rFonts w:ascii="Times New Roman"/>
          <w:sz w:val="24"/>
          <w:szCs w:val="24"/>
        </w:rPr>
        <w:t>é</w:t>
      </w:r>
      <w:r>
        <w:rPr>
          <w:rFonts w:ascii="Times New Roman"/>
          <w:sz w:val="24"/>
          <w:szCs w:val="24"/>
        </w:rPr>
        <w:t>lulas s</w:t>
      </w:r>
      <w:r>
        <w:rPr>
          <w:rFonts w:ascii="Times New Roman"/>
          <w:sz w:val="24"/>
          <w:szCs w:val="24"/>
        </w:rPr>
        <w:t>ã</w:t>
      </w:r>
      <w:r>
        <w:rPr>
          <w:rFonts w:ascii="Times New Roman"/>
          <w:sz w:val="24"/>
          <w:szCs w:val="24"/>
        </w:rPr>
        <w:t>o indiferenciadas de origem histol</w:t>
      </w:r>
      <w:r>
        <w:rPr>
          <w:rFonts w:ascii="Times New Roman"/>
          <w:sz w:val="24"/>
          <w:szCs w:val="24"/>
        </w:rPr>
        <w:t>ó</w:t>
      </w:r>
      <w:r>
        <w:rPr>
          <w:rFonts w:ascii="Times New Roman"/>
          <w:sz w:val="24"/>
          <w:szCs w:val="24"/>
        </w:rPr>
        <w:t>gica desconhecidas s</w:t>
      </w:r>
      <w:r>
        <w:rPr>
          <w:rFonts w:ascii="Times New Roman"/>
          <w:sz w:val="24"/>
          <w:szCs w:val="24"/>
        </w:rPr>
        <w:t>ã</w:t>
      </w:r>
      <w:r>
        <w:rPr>
          <w:rFonts w:ascii="Times New Roman"/>
          <w:sz w:val="24"/>
          <w:szCs w:val="24"/>
        </w:rPr>
        <w:t>o chamados de tumores malignos indiferenciados. Tumores mistos s</w:t>
      </w:r>
      <w:r>
        <w:rPr>
          <w:rFonts w:ascii="Times New Roman"/>
          <w:sz w:val="24"/>
          <w:szCs w:val="24"/>
        </w:rPr>
        <w:t>ã</w:t>
      </w:r>
      <w:r>
        <w:rPr>
          <w:rFonts w:ascii="Times New Roman"/>
          <w:sz w:val="24"/>
          <w:szCs w:val="24"/>
        </w:rPr>
        <w:t>o diferencia</w:t>
      </w:r>
      <w:r>
        <w:rPr>
          <w:rFonts w:ascii="Times New Roman"/>
          <w:sz w:val="24"/>
          <w:szCs w:val="24"/>
        </w:rPr>
        <w:t>çõ</w:t>
      </w:r>
      <w:r>
        <w:rPr>
          <w:rFonts w:ascii="Times New Roman"/>
          <w:sz w:val="24"/>
          <w:szCs w:val="24"/>
        </w:rPr>
        <w:t>es celulares divergentes de um mesmo clone (STRICKER</w:t>
      </w:r>
      <w:r w:rsidR="00F07005">
        <w:rPr>
          <w:rFonts w:ascii="Times New Roman"/>
          <w:sz w:val="24"/>
          <w:szCs w:val="24"/>
        </w:rPr>
        <w:t>;</w:t>
      </w:r>
      <w:r>
        <w:rPr>
          <w:rFonts w:ascii="Times New Roman"/>
          <w:sz w:val="24"/>
          <w:szCs w:val="24"/>
        </w:rPr>
        <w:t xml:space="preserve"> KUMAR, 2010).</w:t>
      </w:r>
    </w:p>
    <w:p w:rsidR="005E0C42" w:rsidRDefault="00130085">
      <w:pPr>
        <w:spacing w:line="360" w:lineRule="auto"/>
        <w:ind w:firstLine="1134"/>
        <w:jc w:val="both"/>
        <w:rPr>
          <w:rFonts w:ascii="Times New Roman"/>
          <w:sz w:val="24"/>
          <w:szCs w:val="24"/>
        </w:rPr>
      </w:pPr>
      <w:r>
        <w:rPr>
          <w:rFonts w:ascii="Times New Roman"/>
          <w:sz w:val="24"/>
          <w:szCs w:val="24"/>
        </w:rPr>
        <w:t>O c</w:t>
      </w:r>
      <w:r>
        <w:rPr>
          <w:rFonts w:ascii="Times New Roman"/>
          <w:sz w:val="24"/>
          <w:szCs w:val="24"/>
        </w:rPr>
        <w:t>â</w:t>
      </w:r>
      <w:r>
        <w:rPr>
          <w:rFonts w:ascii="Times New Roman"/>
          <w:sz w:val="24"/>
          <w:szCs w:val="24"/>
        </w:rPr>
        <w:t xml:space="preserve">ncer ainda </w:t>
      </w:r>
      <w:r>
        <w:rPr>
          <w:rFonts w:ascii="Times New Roman"/>
          <w:sz w:val="24"/>
          <w:szCs w:val="24"/>
        </w:rPr>
        <w:t>é</w:t>
      </w:r>
      <w:r>
        <w:rPr>
          <w:rFonts w:ascii="Times New Roman"/>
          <w:sz w:val="24"/>
          <w:szCs w:val="24"/>
        </w:rPr>
        <w:t xml:space="preserve"> uma das doen</w:t>
      </w:r>
      <w:r>
        <w:rPr>
          <w:rFonts w:ascii="Times New Roman"/>
          <w:sz w:val="24"/>
          <w:szCs w:val="24"/>
        </w:rPr>
        <w:t>ç</w:t>
      </w:r>
      <w:r>
        <w:rPr>
          <w:rFonts w:ascii="Times New Roman"/>
          <w:sz w:val="24"/>
          <w:szCs w:val="24"/>
        </w:rPr>
        <w:t xml:space="preserve">as que mais causam temor na sociedade por ter se tornado um estigma de mortalidade e dor. </w:t>
      </w:r>
      <w:r>
        <w:rPr>
          <w:rFonts w:ascii="Times New Roman"/>
          <w:sz w:val="24"/>
          <w:szCs w:val="24"/>
        </w:rPr>
        <w:t>É</w:t>
      </w:r>
      <w:r>
        <w:rPr>
          <w:rFonts w:ascii="Times New Roman"/>
          <w:sz w:val="24"/>
          <w:szCs w:val="24"/>
        </w:rPr>
        <w:t xml:space="preserve"> uma das principais causas de morte no mundo, sendo respons</w:t>
      </w:r>
      <w:r>
        <w:rPr>
          <w:rFonts w:ascii="Times New Roman"/>
          <w:sz w:val="24"/>
          <w:szCs w:val="24"/>
        </w:rPr>
        <w:t>á</w:t>
      </w:r>
      <w:r>
        <w:rPr>
          <w:rFonts w:ascii="Times New Roman"/>
          <w:sz w:val="24"/>
          <w:szCs w:val="24"/>
        </w:rPr>
        <w:t>vel por 8,2 milh</w:t>
      </w:r>
      <w:r>
        <w:rPr>
          <w:rFonts w:ascii="Times New Roman"/>
          <w:sz w:val="24"/>
          <w:szCs w:val="24"/>
        </w:rPr>
        <w:t>õ</w:t>
      </w:r>
      <w:r>
        <w:rPr>
          <w:rFonts w:ascii="Times New Roman"/>
          <w:sz w:val="24"/>
          <w:szCs w:val="24"/>
        </w:rPr>
        <w:t xml:space="preserve">es de mortes em 2012. No Brasil, </w:t>
      </w:r>
      <w:r>
        <w:rPr>
          <w:rFonts w:ascii="Times New Roman"/>
          <w:sz w:val="24"/>
          <w:szCs w:val="24"/>
        </w:rPr>
        <w:t>é</w:t>
      </w:r>
      <w:r>
        <w:rPr>
          <w:rFonts w:ascii="Times New Roman"/>
          <w:sz w:val="24"/>
          <w:szCs w:val="24"/>
        </w:rPr>
        <w:t xml:space="preserve"> a segunda causa de morte por doen</w:t>
      </w:r>
      <w:r>
        <w:rPr>
          <w:rFonts w:ascii="Times New Roman"/>
          <w:sz w:val="24"/>
          <w:szCs w:val="24"/>
        </w:rPr>
        <w:t>ç</w:t>
      </w:r>
      <w:r>
        <w:rPr>
          <w:rFonts w:ascii="Times New Roman"/>
          <w:sz w:val="24"/>
          <w:szCs w:val="24"/>
        </w:rPr>
        <w:t>a, precedida apenas por doen</w:t>
      </w:r>
      <w:r>
        <w:rPr>
          <w:rFonts w:ascii="Times New Roman"/>
          <w:sz w:val="24"/>
          <w:szCs w:val="24"/>
        </w:rPr>
        <w:t>ç</w:t>
      </w:r>
      <w:r>
        <w:rPr>
          <w:rFonts w:ascii="Times New Roman"/>
          <w:sz w:val="24"/>
          <w:szCs w:val="24"/>
        </w:rPr>
        <w:t>as cardiovasculares (INCA, 2009). Para o ano de 2030, a Organiza</w:t>
      </w:r>
      <w:r>
        <w:rPr>
          <w:rFonts w:ascii="Times New Roman"/>
          <w:sz w:val="24"/>
          <w:szCs w:val="24"/>
        </w:rPr>
        <w:t>çã</w:t>
      </w:r>
      <w:r>
        <w:rPr>
          <w:rFonts w:ascii="Times New Roman"/>
          <w:sz w:val="24"/>
          <w:szCs w:val="24"/>
        </w:rPr>
        <w:t>o Mundial da Sa</w:t>
      </w:r>
      <w:r>
        <w:rPr>
          <w:rFonts w:ascii="Times New Roman"/>
          <w:sz w:val="24"/>
          <w:szCs w:val="24"/>
        </w:rPr>
        <w:t>ú</w:t>
      </w:r>
      <w:r>
        <w:rPr>
          <w:rFonts w:ascii="Times New Roman"/>
          <w:sz w:val="24"/>
          <w:szCs w:val="24"/>
        </w:rPr>
        <w:t>de (OMS) estima que o c</w:t>
      </w:r>
      <w:r>
        <w:rPr>
          <w:rFonts w:ascii="Times New Roman"/>
          <w:sz w:val="24"/>
          <w:szCs w:val="24"/>
        </w:rPr>
        <w:t>â</w:t>
      </w:r>
      <w:r>
        <w:rPr>
          <w:rFonts w:ascii="Times New Roman"/>
          <w:sz w:val="24"/>
          <w:szCs w:val="24"/>
        </w:rPr>
        <w:t>ncer seja respons</w:t>
      </w:r>
      <w:r>
        <w:rPr>
          <w:rFonts w:ascii="Times New Roman"/>
          <w:sz w:val="24"/>
          <w:szCs w:val="24"/>
        </w:rPr>
        <w:t>á</w:t>
      </w:r>
      <w:r>
        <w:rPr>
          <w:rFonts w:ascii="Times New Roman"/>
          <w:sz w:val="24"/>
          <w:szCs w:val="24"/>
        </w:rPr>
        <w:t>vel por 13,1 milh</w:t>
      </w:r>
      <w:r>
        <w:rPr>
          <w:rFonts w:ascii="Times New Roman"/>
          <w:sz w:val="24"/>
          <w:szCs w:val="24"/>
        </w:rPr>
        <w:t>õ</w:t>
      </w:r>
      <w:r>
        <w:rPr>
          <w:rFonts w:ascii="Times New Roman"/>
          <w:sz w:val="24"/>
          <w:szCs w:val="24"/>
        </w:rPr>
        <w:t xml:space="preserve">es de </w:t>
      </w:r>
      <w:r>
        <w:rPr>
          <w:rFonts w:ascii="Times New Roman"/>
          <w:sz w:val="24"/>
          <w:szCs w:val="24"/>
        </w:rPr>
        <w:t>ó</w:t>
      </w:r>
      <w:r>
        <w:rPr>
          <w:rFonts w:ascii="Times New Roman"/>
          <w:sz w:val="24"/>
          <w:szCs w:val="24"/>
        </w:rPr>
        <w:t>bitos (WHO, 2015).</w:t>
      </w:r>
    </w:p>
    <w:p w:rsidR="005E0C42" w:rsidRDefault="005E0C42">
      <w:pPr>
        <w:spacing w:line="360" w:lineRule="auto"/>
        <w:jc w:val="both"/>
        <w:rPr>
          <w:rFonts w:ascii="Times New Roman"/>
          <w:i/>
          <w:sz w:val="24"/>
          <w:szCs w:val="24"/>
        </w:rPr>
      </w:pPr>
    </w:p>
    <w:p w:rsidR="005E0C42" w:rsidRDefault="00130085">
      <w:pPr>
        <w:spacing w:line="360" w:lineRule="auto"/>
        <w:jc w:val="both"/>
        <w:rPr>
          <w:rFonts w:ascii="Times New Roman"/>
          <w:b/>
          <w:i/>
          <w:sz w:val="24"/>
          <w:szCs w:val="24"/>
        </w:rPr>
      </w:pPr>
      <w:r>
        <w:rPr>
          <w:rFonts w:ascii="Times New Roman"/>
          <w:b/>
          <w:i/>
          <w:sz w:val="24"/>
          <w:szCs w:val="24"/>
        </w:rPr>
        <w:t>2.1.2 C</w:t>
      </w:r>
      <w:r>
        <w:rPr>
          <w:rFonts w:ascii="Times New Roman"/>
          <w:b/>
          <w:i/>
          <w:sz w:val="24"/>
          <w:szCs w:val="24"/>
        </w:rPr>
        <w:t>â</w:t>
      </w:r>
      <w:r>
        <w:rPr>
          <w:rFonts w:ascii="Times New Roman"/>
          <w:b/>
          <w:i/>
          <w:sz w:val="24"/>
          <w:szCs w:val="24"/>
        </w:rPr>
        <w:t>ncer Pedi</w:t>
      </w:r>
      <w:r>
        <w:rPr>
          <w:rFonts w:ascii="Times New Roman"/>
          <w:b/>
          <w:i/>
          <w:sz w:val="24"/>
          <w:szCs w:val="24"/>
        </w:rPr>
        <w:t>á</w:t>
      </w:r>
      <w:r>
        <w:rPr>
          <w:rFonts w:ascii="Times New Roman"/>
          <w:b/>
          <w:i/>
          <w:sz w:val="24"/>
          <w:szCs w:val="24"/>
        </w:rPr>
        <w:t>trico</w:t>
      </w:r>
    </w:p>
    <w:p w:rsidR="005E0C42" w:rsidRDefault="005E0C42">
      <w:pPr>
        <w:spacing w:line="360" w:lineRule="auto"/>
        <w:jc w:val="both"/>
        <w:rPr>
          <w:rFonts w:ascii="Times New Roman"/>
          <w:b/>
          <w:i/>
          <w:sz w:val="24"/>
          <w:szCs w:val="24"/>
        </w:rPr>
      </w:pPr>
    </w:p>
    <w:p w:rsidR="005E0C42" w:rsidRDefault="00130085">
      <w:pPr>
        <w:spacing w:line="360" w:lineRule="auto"/>
        <w:ind w:firstLine="1134"/>
        <w:jc w:val="both"/>
        <w:rPr>
          <w:rFonts w:ascii="Times New Roman"/>
          <w:sz w:val="24"/>
          <w:szCs w:val="24"/>
        </w:rPr>
      </w:pPr>
      <w:r>
        <w:rPr>
          <w:rFonts w:ascii="Times New Roman"/>
          <w:sz w:val="24"/>
          <w:szCs w:val="24"/>
        </w:rPr>
        <w:t>O c</w:t>
      </w:r>
      <w:r>
        <w:rPr>
          <w:rFonts w:ascii="Times New Roman"/>
          <w:sz w:val="24"/>
          <w:szCs w:val="24"/>
        </w:rPr>
        <w:t>â</w:t>
      </w:r>
      <w:r>
        <w:rPr>
          <w:rFonts w:ascii="Times New Roman"/>
          <w:sz w:val="24"/>
          <w:szCs w:val="24"/>
        </w:rPr>
        <w:t>ncer na inf</w:t>
      </w:r>
      <w:r>
        <w:rPr>
          <w:rFonts w:ascii="Times New Roman"/>
          <w:sz w:val="24"/>
          <w:szCs w:val="24"/>
        </w:rPr>
        <w:t>â</w:t>
      </w:r>
      <w:r>
        <w:rPr>
          <w:rFonts w:ascii="Times New Roman"/>
          <w:sz w:val="24"/>
          <w:szCs w:val="24"/>
        </w:rPr>
        <w:t>ncia e adolesc</w:t>
      </w:r>
      <w:r>
        <w:rPr>
          <w:rFonts w:ascii="Times New Roman"/>
          <w:sz w:val="24"/>
          <w:szCs w:val="24"/>
        </w:rPr>
        <w:t>ê</w:t>
      </w:r>
      <w:r>
        <w:rPr>
          <w:rFonts w:ascii="Times New Roman"/>
          <w:sz w:val="24"/>
          <w:szCs w:val="24"/>
        </w:rPr>
        <w:t>ncia difere em v</w:t>
      </w:r>
      <w:r>
        <w:rPr>
          <w:rFonts w:ascii="Times New Roman"/>
          <w:sz w:val="24"/>
          <w:szCs w:val="24"/>
        </w:rPr>
        <w:t>á</w:t>
      </w:r>
      <w:r>
        <w:rPr>
          <w:rFonts w:ascii="Times New Roman"/>
          <w:sz w:val="24"/>
          <w:szCs w:val="24"/>
        </w:rPr>
        <w:t>rios aspectos do c</w:t>
      </w:r>
      <w:r>
        <w:rPr>
          <w:rFonts w:ascii="Times New Roman"/>
          <w:sz w:val="24"/>
          <w:szCs w:val="24"/>
        </w:rPr>
        <w:t>â</w:t>
      </w:r>
      <w:r>
        <w:rPr>
          <w:rFonts w:ascii="Times New Roman"/>
          <w:sz w:val="24"/>
          <w:szCs w:val="24"/>
        </w:rPr>
        <w:t>ncer na idade adulta. Al</w:t>
      </w:r>
      <w:r>
        <w:rPr>
          <w:rFonts w:ascii="Times New Roman"/>
          <w:sz w:val="24"/>
          <w:szCs w:val="24"/>
        </w:rPr>
        <w:t>é</w:t>
      </w:r>
      <w:r>
        <w:rPr>
          <w:rFonts w:ascii="Times New Roman"/>
          <w:sz w:val="24"/>
          <w:szCs w:val="24"/>
        </w:rPr>
        <w:t>m de se tratar de uma doen</w:t>
      </w:r>
      <w:r>
        <w:rPr>
          <w:rFonts w:ascii="Times New Roman"/>
          <w:sz w:val="24"/>
          <w:szCs w:val="24"/>
        </w:rPr>
        <w:t>ç</w:t>
      </w:r>
      <w:r>
        <w:rPr>
          <w:rFonts w:ascii="Times New Roman"/>
          <w:sz w:val="24"/>
          <w:szCs w:val="24"/>
        </w:rPr>
        <w:t>a rara na faixa et</w:t>
      </w:r>
      <w:r>
        <w:rPr>
          <w:rFonts w:ascii="Times New Roman"/>
          <w:sz w:val="24"/>
          <w:szCs w:val="24"/>
        </w:rPr>
        <w:t>á</w:t>
      </w:r>
      <w:r>
        <w:rPr>
          <w:rFonts w:ascii="Times New Roman"/>
          <w:sz w:val="24"/>
          <w:szCs w:val="24"/>
        </w:rPr>
        <w:t>ria de 0 a 19 anos, as diferen</w:t>
      </w:r>
      <w:r>
        <w:rPr>
          <w:rFonts w:ascii="Times New Roman"/>
          <w:sz w:val="24"/>
          <w:szCs w:val="24"/>
        </w:rPr>
        <w:t>ç</w:t>
      </w:r>
      <w:r>
        <w:rPr>
          <w:rFonts w:ascii="Times New Roman"/>
          <w:sz w:val="24"/>
          <w:szCs w:val="24"/>
        </w:rPr>
        <w:t>as se acentuam na origem biol</w:t>
      </w:r>
      <w:r>
        <w:rPr>
          <w:rFonts w:ascii="Times New Roman"/>
          <w:sz w:val="24"/>
          <w:szCs w:val="24"/>
        </w:rPr>
        <w:t>ó</w:t>
      </w:r>
      <w:r>
        <w:rPr>
          <w:rFonts w:ascii="Times New Roman"/>
          <w:sz w:val="24"/>
          <w:szCs w:val="24"/>
        </w:rPr>
        <w:t>gica, nos fatores de risco, nos tipos histol</w:t>
      </w:r>
      <w:r>
        <w:rPr>
          <w:rFonts w:ascii="Times New Roman"/>
          <w:sz w:val="24"/>
          <w:szCs w:val="24"/>
        </w:rPr>
        <w:t>ó</w:t>
      </w:r>
      <w:r>
        <w:rPr>
          <w:rFonts w:ascii="Times New Roman"/>
          <w:sz w:val="24"/>
          <w:szCs w:val="24"/>
        </w:rPr>
        <w:t>gicos, no s</w:t>
      </w:r>
      <w:r>
        <w:rPr>
          <w:rFonts w:ascii="Times New Roman"/>
          <w:sz w:val="24"/>
          <w:szCs w:val="24"/>
        </w:rPr>
        <w:t>í</w:t>
      </w:r>
      <w:r>
        <w:rPr>
          <w:rFonts w:ascii="Times New Roman"/>
          <w:sz w:val="24"/>
          <w:szCs w:val="24"/>
        </w:rPr>
        <w:t>tio anat</w:t>
      </w:r>
      <w:r>
        <w:rPr>
          <w:rFonts w:ascii="Times New Roman"/>
          <w:sz w:val="24"/>
          <w:szCs w:val="24"/>
        </w:rPr>
        <w:t>ô</w:t>
      </w:r>
      <w:r>
        <w:rPr>
          <w:rFonts w:ascii="Times New Roman"/>
          <w:sz w:val="24"/>
          <w:szCs w:val="24"/>
        </w:rPr>
        <w:t>mico e nas respostas ao tratamento. Essas caracter</w:t>
      </w:r>
      <w:r>
        <w:rPr>
          <w:rFonts w:ascii="Times New Roman"/>
          <w:sz w:val="24"/>
          <w:szCs w:val="24"/>
        </w:rPr>
        <w:t>í</w:t>
      </w:r>
      <w:r>
        <w:rPr>
          <w:rFonts w:ascii="Times New Roman"/>
          <w:sz w:val="24"/>
          <w:szCs w:val="24"/>
        </w:rPr>
        <w:t>sticas interferem na forma de apresenta</w:t>
      </w:r>
      <w:r>
        <w:rPr>
          <w:rFonts w:ascii="Times New Roman"/>
          <w:sz w:val="24"/>
          <w:szCs w:val="24"/>
        </w:rPr>
        <w:t>çã</w:t>
      </w:r>
      <w:r>
        <w:rPr>
          <w:rFonts w:ascii="Times New Roman"/>
          <w:sz w:val="24"/>
          <w:szCs w:val="24"/>
        </w:rPr>
        <w:t>o cl</w:t>
      </w:r>
      <w:r>
        <w:rPr>
          <w:rFonts w:ascii="Times New Roman"/>
          <w:sz w:val="24"/>
          <w:szCs w:val="24"/>
        </w:rPr>
        <w:t>í</w:t>
      </w:r>
      <w:r>
        <w:rPr>
          <w:rFonts w:ascii="Times New Roman"/>
          <w:sz w:val="24"/>
          <w:szCs w:val="24"/>
        </w:rPr>
        <w:t>nica e nas medidas de preven</w:t>
      </w:r>
      <w:r>
        <w:rPr>
          <w:rFonts w:ascii="Times New Roman"/>
          <w:sz w:val="24"/>
          <w:szCs w:val="24"/>
        </w:rPr>
        <w:t>çã</w:t>
      </w:r>
      <w:r>
        <w:rPr>
          <w:rFonts w:ascii="Times New Roman"/>
          <w:sz w:val="24"/>
          <w:szCs w:val="24"/>
        </w:rPr>
        <w:t>o prim</w:t>
      </w:r>
      <w:r>
        <w:rPr>
          <w:rFonts w:ascii="Times New Roman"/>
          <w:sz w:val="24"/>
          <w:szCs w:val="24"/>
        </w:rPr>
        <w:t>á</w:t>
      </w:r>
      <w:r>
        <w:rPr>
          <w:rFonts w:ascii="Times New Roman"/>
          <w:sz w:val="24"/>
          <w:szCs w:val="24"/>
        </w:rPr>
        <w:t>ria e secund</w:t>
      </w:r>
      <w:r>
        <w:rPr>
          <w:rFonts w:ascii="Times New Roman"/>
          <w:sz w:val="24"/>
          <w:szCs w:val="24"/>
        </w:rPr>
        <w:t>á</w:t>
      </w:r>
      <w:r>
        <w:rPr>
          <w:rFonts w:ascii="Times New Roman"/>
          <w:sz w:val="24"/>
          <w:szCs w:val="24"/>
        </w:rPr>
        <w:t>ria (POLOCK</w:t>
      </w:r>
      <w:r w:rsidR="00F07005">
        <w:rPr>
          <w:rFonts w:ascii="Times New Roman"/>
          <w:sz w:val="24"/>
          <w:szCs w:val="24"/>
        </w:rPr>
        <w:t>;</w:t>
      </w:r>
      <w:r>
        <w:rPr>
          <w:rFonts w:ascii="Times New Roman"/>
          <w:sz w:val="24"/>
          <w:szCs w:val="24"/>
        </w:rPr>
        <w:t xml:space="preserve"> KNUDSON JUNIOR, 2006).</w:t>
      </w:r>
    </w:p>
    <w:p w:rsidR="005E0C42" w:rsidRDefault="00130085">
      <w:pPr>
        <w:spacing w:line="360" w:lineRule="auto"/>
        <w:ind w:firstLine="1134"/>
        <w:jc w:val="both"/>
        <w:rPr>
          <w:rFonts w:ascii="Times New Roman"/>
          <w:sz w:val="24"/>
          <w:szCs w:val="24"/>
        </w:rPr>
      </w:pPr>
      <w:r>
        <w:rPr>
          <w:rFonts w:ascii="Times New Roman"/>
          <w:sz w:val="24"/>
          <w:szCs w:val="24"/>
        </w:rPr>
        <w:lastRenderedPageBreak/>
        <w:t xml:space="preserve">No paciente adulto, a maioria das neoplasias malignas </w:t>
      </w:r>
      <w:r>
        <w:rPr>
          <w:rFonts w:ascii="Times New Roman"/>
          <w:sz w:val="24"/>
          <w:szCs w:val="24"/>
        </w:rPr>
        <w:t>é</w:t>
      </w:r>
      <w:r>
        <w:rPr>
          <w:rFonts w:ascii="Times New Roman"/>
          <w:sz w:val="24"/>
          <w:szCs w:val="24"/>
        </w:rPr>
        <w:t xml:space="preserve"> de origem epitelial, com evolu</w:t>
      </w:r>
      <w:r>
        <w:rPr>
          <w:rFonts w:ascii="Times New Roman"/>
          <w:sz w:val="24"/>
          <w:szCs w:val="24"/>
        </w:rPr>
        <w:t>çã</w:t>
      </w:r>
      <w:r>
        <w:rPr>
          <w:rFonts w:ascii="Times New Roman"/>
          <w:sz w:val="24"/>
          <w:szCs w:val="24"/>
        </w:rPr>
        <w:t>o lenta, e muitas vezes pass</w:t>
      </w:r>
      <w:r>
        <w:rPr>
          <w:rFonts w:ascii="Times New Roman"/>
          <w:sz w:val="24"/>
          <w:szCs w:val="24"/>
        </w:rPr>
        <w:t>í</w:t>
      </w:r>
      <w:r>
        <w:rPr>
          <w:rFonts w:ascii="Times New Roman"/>
          <w:sz w:val="24"/>
          <w:szCs w:val="24"/>
        </w:rPr>
        <w:t>vel de preven</w:t>
      </w:r>
      <w:r>
        <w:rPr>
          <w:rFonts w:ascii="Times New Roman"/>
          <w:sz w:val="24"/>
          <w:szCs w:val="24"/>
        </w:rPr>
        <w:t>çã</w:t>
      </w:r>
      <w:r>
        <w:rPr>
          <w:rFonts w:ascii="Times New Roman"/>
          <w:sz w:val="24"/>
          <w:szCs w:val="24"/>
        </w:rPr>
        <w:t>o prim</w:t>
      </w:r>
      <w:r>
        <w:rPr>
          <w:rFonts w:ascii="Times New Roman"/>
          <w:sz w:val="24"/>
          <w:szCs w:val="24"/>
        </w:rPr>
        <w:t>á</w:t>
      </w:r>
      <w:r>
        <w:rPr>
          <w:rFonts w:ascii="Times New Roman"/>
          <w:sz w:val="24"/>
          <w:szCs w:val="24"/>
        </w:rPr>
        <w:t>ria por serem causadas ou influenciadas por fatores de risco ambientais como o tabagismo, o etilismo, o sedentarismo e a obesidade. J</w:t>
      </w:r>
      <w:r>
        <w:rPr>
          <w:rFonts w:ascii="Times New Roman"/>
          <w:sz w:val="24"/>
          <w:szCs w:val="24"/>
        </w:rPr>
        <w:t>á</w:t>
      </w:r>
      <w:r>
        <w:rPr>
          <w:rFonts w:ascii="Times New Roman"/>
          <w:sz w:val="24"/>
          <w:szCs w:val="24"/>
        </w:rPr>
        <w:t xml:space="preserve"> na crian</w:t>
      </w:r>
      <w:r>
        <w:rPr>
          <w:rFonts w:ascii="Times New Roman"/>
          <w:sz w:val="24"/>
          <w:szCs w:val="24"/>
        </w:rPr>
        <w:t>ç</w:t>
      </w:r>
      <w:r>
        <w:rPr>
          <w:rFonts w:ascii="Times New Roman"/>
          <w:sz w:val="24"/>
          <w:szCs w:val="24"/>
        </w:rPr>
        <w:t>a e no adolescente, os tumores em geral s</w:t>
      </w:r>
      <w:r>
        <w:rPr>
          <w:rFonts w:ascii="Times New Roman"/>
          <w:sz w:val="24"/>
          <w:szCs w:val="24"/>
        </w:rPr>
        <w:t>ã</w:t>
      </w:r>
      <w:r>
        <w:rPr>
          <w:rFonts w:ascii="Times New Roman"/>
          <w:sz w:val="24"/>
          <w:szCs w:val="24"/>
        </w:rPr>
        <w:t>o de origem embrion</w:t>
      </w:r>
      <w:r>
        <w:rPr>
          <w:rFonts w:ascii="Times New Roman"/>
          <w:sz w:val="24"/>
          <w:szCs w:val="24"/>
        </w:rPr>
        <w:t>á</w:t>
      </w:r>
      <w:r>
        <w:rPr>
          <w:rFonts w:ascii="Times New Roman"/>
          <w:sz w:val="24"/>
          <w:szCs w:val="24"/>
        </w:rPr>
        <w:t>ria, mais agressivos, de evolu</w:t>
      </w:r>
      <w:r>
        <w:rPr>
          <w:rFonts w:ascii="Times New Roman"/>
          <w:sz w:val="24"/>
          <w:szCs w:val="24"/>
        </w:rPr>
        <w:t>çã</w:t>
      </w:r>
      <w:r>
        <w:rPr>
          <w:rFonts w:ascii="Times New Roman"/>
          <w:sz w:val="24"/>
          <w:szCs w:val="24"/>
        </w:rPr>
        <w:t>o mais r</w:t>
      </w:r>
      <w:r>
        <w:rPr>
          <w:rFonts w:ascii="Times New Roman"/>
          <w:sz w:val="24"/>
          <w:szCs w:val="24"/>
        </w:rPr>
        <w:t>á</w:t>
      </w:r>
      <w:r>
        <w:rPr>
          <w:rFonts w:ascii="Times New Roman"/>
          <w:sz w:val="24"/>
          <w:szCs w:val="24"/>
        </w:rPr>
        <w:t>pida, muitas vezes em est</w:t>
      </w:r>
      <w:r>
        <w:rPr>
          <w:rFonts w:ascii="Times New Roman"/>
          <w:sz w:val="24"/>
          <w:szCs w:val="24"/>
        </w:rPr>
        <w:t>á</w:t>
      </w:r>
      <w:r>
        <w:rPr>
          <w:rFonts w:ascii="Times New Roman"/>
          <w:sz w:val="24"/>
          <w:szCs w:val="24"/>
        </w:rPr>
        <w:t>gio avan</w:t>
      </w:r>
      <w:r>
        <w:rPr>
          <w:rFonts w:ascii="Times New Roman"/>
          <w:sz w:val="24"/>
          <w:szCs w:val="24"/>
        </w:rPr>
        <w:t>ç</w:t>
      </w:r>
      <w:r>
        <w:rPr>
          <w:rFonts w:ascii="Times New Roman"/>
          <w:sz w:val="24"/>
          <w:szCs w:val="24"/>
        </w:rPr>
        <w:t>ado no momento do diagn</w:t>
      </w:r>
      <w:r>
        <w:rPr>
          <w:rFonts w:ascii="Times New Roman"/>
          <w:sz w:val="24"/>
          <w:szCs w:val="24"/>
        </w:rPr>
        <w:t>ó</w:t>
      </w:r>
      <w:r>
        <w:rPr>
          <w:rFonts w:ascii="Times New Roman"/>
          <w:sz w:val="24"/>
          <w:szCs w:val="24"/>
        </w:rPr>
        <w:t xml:space="preserve">stico. No processo de </w:t>
      </w:r>
      <w:proofErr w:type="spellStart"/>
      <w:r>
        <w:rPr>
          <w:rFonts w:ascii="Times New Roman"/>
          <w:sz w:val="24"/>
          <w:szCs w:val="24"/>
        </w:rPr>
        <w:t>carcinog</w:t>
      </w:r>
      <w:r>
        <w:rPr>
          <w:rFonts w:ascii="Times New Roman"/>
          <w:sz w:val="24"/>
          <w:szCs w:val="24"/>
        </w:rPr>
        <w:t>ê</w:t>
      </w:r>
      <w:r>
        <w:rPr>
          <w:rFonts w:ascii="Times New Roman"/>
          <w:sz w:val="24"/>
          <w:szCs w:val="24"/>
        </w:rPr>
        <w:t>nese</w:t>
      </w:r>
      <w:proofErr w:type="spellEnd"/>
      <w:r>
        <w:rPr>
          <w:rFonts w:ascii="Times New Roman"/>
          <w:sz w:val="24"/>
          <w:szCs w:val="24"/>
        </w:rPr>
        <w:t xml:space="preserve"> dos tumores pedi</w:t>
      </w:r>
      <w:r>
        <w:rPr>
          <w:rFonts w:ascii="Times New Roman"/>
          <w:sz w:val="24"/>
          <w:szCs w:val="24"/>
        </w:rPr>
        <w:t>á</w:t>
      </w:r>
      <w:r>
        <w:rPr>
          <w:rFonts w:ascii="Times New Roman"/>
          <w:sz w:val="24"/>
          <w:szCs w:val="24"/>
        </w:rPr>
        <w:t>tricos os fatores ambientais exercem pouca ou nenhuma influ</w:t>
      </w:r>
      <w:r>
        <w:rPr>
          <w:rFonts w:ascii="Times New Roman"/>
          <w:sz w:val="24"/>
          <w:szCs w:val="24"/>
        </w:rPr>
        <w:t>ê</w:t>
      </w:r>
      <w:r>
        <w:rPr>
          <w:rFonts w:ascii="Times New Roman"/>
          <w:sz w:val="24"/>
          <w:szCs w:val="24"/>
        </w:rPr>
        <w:t>ncia, dificultando as medidas de preven</w:t>
      </w:r>
      <w:r>
        <w:rPr>
          <w:rFonts w:ascii="Times New Roman"/>
          <w:sz w:val="24"/>
          <w:szCs w:val="24"/>
        </w:rPr>
        <w:t>çã</w:t>
      </w:r>
      <w:r>
        <w:rPr>
          <w:rFonts w:ascii="Times New Roman"/>
          <w:sz w:val="24"/>
          <w:szCs w:val="24"/>
        </w:rPr>
        <w:t>o prim</w:t>
      </w:r>
      <w:r>
        <w:rPr>
          <w:rFonts w:ascii="Times New Roman"/>
          <w:sz w:val="24"/>
          <w:szCs w:val="24"/>
        </w:rPr>
        <w:t>á</w:t>
      </w:r>
      <w:r>
        <w:rPr>
          <w:rFonts w:ascii="Times New Roman"/>
          <w:sz w:val="24"/>
          <w:szCs w:val="24"/>
        </w:rPr>
        <w:t>ria. O diagn</w:t>
      </w:r>
      <w:r>
        <w:rPr>
          <w:rFonts w:ascii="Times New Roman"/>
          <w:sz w:val="24"/>
          <w:szCs w:val="24"/>
        </w:rPr>
        <w:t>ó</w:t>
      </w:r>
      <w:r>
        <w:rPr>
          <w:rFonts w:ascii="Times New Roman"/>
          <w:sz w:val="24"/>
          <w:szCs w:val="24"/>
        </w:rPr>
        <w:t xml:space="preserve">stico precoce </w:t>
      </w:r>
      <w:r>
        <w:rPr>
          <w:rFonts w:ascii="Times New Roman"/>
          <w:sz w:val="24"/>
          <w:szCs w:val="24"/>
        </w:rPr>
        <w:t>é</w:t>
      </w:r>
      <w:r>
        <w:rPr>
          <w:rFonts w:ascii="Times New Roman"/>
          <w:sz w:val="24"/>
          <w:szCs w:val="24"/>
        </w:rPr>
        <w:t>, portanto, uma medida de preven</w:t>
      </w:r>
      <w:r>
        <w:rPr>
          <w:rFonts w:ascii="Times New Roman"/>
          <w:sz w:val="24"/>
          <w:szCs w:val="24"/>
        </w:rPr>
        <w:t>çã</w:t>
      </w:r>
      <w:r>
        <w:rPr>
          <w:rFonts w:ascii="Times New Roman"/>
          <w:sz w:val="24"/>
          <w:szCs w:val="24"/>
        </w:rPr>
        <w:t>o secund</w:t>
      </w:r>
      <w:r>
        <w:rPr>
          <w:rFonts w:ascii="Times New Roman"/>
          <w:sz w:val="24"/>
          <w:szCs w:val="24"/>
        </w:rPr>
        <w:t>á</w:t>
      </w:r>
      <w:r>
        <w:rPr>
          <w:rFonts w:ascii="Times New Roman"/>
          <w:sz w:val="24"/>
          <w:szCs w:val="24"/>
        </w:rPr>
        <w:t>ria, que possui grande potencial na mudan</w:t>
      </w:r>
      <w:r>
        <w:rPr>
          <w:rFonts w:ascii="Times New Roman"/>
          <w:sz w:val="24"/>
          <w:szCs w:val="24"/>
        </w:rPr>
        <w:t>ç</w:t>
      </w:r>
      <w:r>
        <w:rPr>
          <w:rFonts w:ascii="Times New Roman"/>
          <w:sz w:val="24"/>
          <w:szCs w:val="24"/>
        </w:rPr>
        <w:t>a da realidade para as crian</w:t>
      </w:r>
      <w:r>
        <w:rPr>
          <w:rFonts w:ascii="Times New Roman"/>
          <w:sz w:val="24"/>
          <w:szCs w:val="24"/>
        </w:rPr>
        <w:t>ç</w:t>
      </w:r>
      <w:r>
        <w:rPr>
          <w:rFonts w:ascii="Times New Roman"/>
          <w:sz w:val="24"/>
          <w:szCs w:val="24"/>
        </w:rPr>
        <w:t>as e adolescentes com c</w:t>
      </w:r>
      <w:r>
        <w:rPr>
          <w:rFonts w:ascii="Times New Roman"/>
          <w:sz w:val="24"/>
          <w:szCs w:val="24"/>
        </w:rPr>
        <w:t>â</w:t>
      </w:r>
      <w:r>
        <w:rPr>
          <w:rFonts w:ascii="Times New Roman"/>
          <w:sz w:val="24"/>
          <w:szCs w:val="24"/>
        </w:rPr>
        <w:t>ncer, permitindo o tratamento das doen</w:t>
      </w:r>
      <w:r>
        <w:rPr>
          <w:rFonts w:ascii="Times New Roman"/>
          <w:sz w:val="24"/>
          <w:szCs w:val="24"/>
        </w:rPr>
        <w:t>ç</w:t>
      </w:r>
      <w:r>
        <w:rPr>
          <w:rFonts w:ascii="Times New Roman"/>
          <w:sz w:val="24"/>
          <w:szCs w:val="24"/>
        </w:rPr>
        <w:t>as em est</w:t>
      </w:r>
      <w:r>
        <w:rPr>
          <w:rFonts w:ascii="Times New Roman"/>
          <w:sz w:val="24"/>
          <w:szCs w:val="24"/>
        </w:rPr>
        <w:t>á</w:t>
      </w:r>
      <w:r>
        <w:rPr>
          <w:rFonts w:ascii="Times New Roman"/>
          <w:sz w:val="24"/>
          <w:szCs w:val="24"/>
        </w:rPr>
        <w:t>gios iniciais e a utiliza</w:t>
      </w:r>
      <w:r>
        <w:rPr>
          <w:rFonts w:ascii="Times New Roman"/>
          <w:sz w:val="24"/>
          <w:szCs w:val="24"/>
        </w:rPr>
        <w:t>çã</w:t>
      </w:r>
      <w:r>
        <w:rPr>
          <w:rFonts w:ascii="Times New Roman"/>
          <w:sz w:val="24"/>
          <w:szCs w:val="24"/>
        </w:rPr>
        <w:t>o de modalidades de tratamento menos agressivas e menos t</w:t>
      </w:r>
      <w:r>
        <w:rPr>
          <w:rFonts w:ascii="Times New Roman"/>
          <w:sz w:val="24"/>
          <w:szCs w:val="24"/>
        </w:rPr>
        <w:t>ó</w:t>
      </w:r>
      <w:r>
        <w:rPr>
          <w:rFonts w:ascii="Times New Roman"/>
          <w:sz w:val="24"/>
          <w:szCs w:val="24"/>
        </w:rPr>
        <w:t>xicas</w:t>
      </w:r>
      <w:r w:rsidR="00345972">
        <w:rPr>
          <w:rFonts w:ascii="Times New Roman"/>
          <w:sz w:val="24"/>
          <w:szCs w:val="24"/>
        </w:rPr>
        <w:t>,</w:t>
      </w:r>
      <w:r>
        <w:rPr>
          <w:rFonts w:ascii="Times New Roman"/>
          <w:sz w:val="24"/>
          <w:szCs w:val="24"/>
        </w:rPr>
        <w:t xml:space="preserve"> proporcionando melhores resultados com menos sequelas (MALOGOLOWKIN </w:t>
      </w:r>
      <w:r>
        <w:rPr>
          <w:rFonts w:ascii="Times New Roman"/>
          <w:i/>
          <w:sz w:val="24"/>
          <w:szCs w:val="24"/>
        </w:rPr>
        <w:t xml:space="preserve">et al., </w:t>
      </w:r>
      <w:r>
        <w:rPr>
          <w:rFonts w:ascii="Times New Roman"/>
          <w:sz w:val="24"/>
          <w:szCs w:val="24"/>
        </w:rPr>
        <w:t>2006).</w:t>
      </w:r>
    </w:p>
    <w:p w:rsidR="005E0C42" w:rsidRDefault="00130085">
      <w:pPr>
        <w:spacing w:line="360" w:lineRule="auto"/>
        <w:ind w:firstLine="1134"/>
        <w:jc w:val="both"/>
        <w:rPr>
          <w:rFonts w:ascii="Times New Roman"/>
          <w:sz w:val="24"/>
          <w:szCs w:val="24"/>
        </w:rPr>
      </w:pPr>
      <w:r>
        <w:rPr>
          <w:rFonts w:ascii="Times New Roman"/>
          <w:sz w:val="24"/>
          <w:szCs w:val="24"/>
        </w:rPr>
        <w:t>O INCA estima que 12.600 casos novos de c</w:t>
      </w:r>
      <w:r>
        <w:rPr>
          <w:rFonts w:ascii="Times New Roman"/>
          <w:sz w:val="24"/>
          <w:szCs w:val="24"/>
        </w:rPr>
        <w:t>â</w:t>
      </w:r>
      <w:r>
        <w:rPr>
          <w:rFonts w:ascii="Times New Roman"/>
          <w:sz w:val="24"/>
          <w:szCs w:val="24"/>
        </w:rPr>
        <w:t>ncer afetar</w:t>
      </w:r>
      <w:r w:rsidR="00345972">
        <w:rPr>
          <w:rFonts w:ascii="Times New Roman"/>
          <w:sz w:val="24"/>
          <w:szCs w:val="24"/>
        </w:rPr>
        <w:t>ã</w:t>
      </w:r>
      <w:r w:rsidR="00345972">
        <w:rPr>
          <w:rFonts w:ascii="Times New Roman"/>
          <w:sz w:val="24"/>
          <w:szCs w:val="24"/>
        </w:rPr>
        <w:t>o</w:t>
      </w:r>
      <w:r>
        <w:rPr>
          <w:rFonts w:ascii="Times New Roman"/>
          <w:sz w:val="24"/>
          <w:szCs w:val="24"/>
        </w:rPr>
        <w:t xml:space="preserve"> crian</w:t>
      </w:r>
      <w:r>
        <w:rPr>
          <w:rFonts w:ascii="Times New Roman"/>
          <w:sz w:val="24"/>
          <w:szCs w:val="24"/>
        </w:rPr>
        <w:t>ç</w:t>
      </w:r>
      <w:r>
        <w:rPr>
          <w:rFonts w:ascii="Times New Roman"/>
          <w:sz w:val="24"/>
          <w:szCs w:val="24"/>
        </w:rPr>
        <w:t>as e adolescentes at</w:t>
      </w:r>
      <w:r>
        <w:rPr>
          <w:rFonts w:ascii="Times New Roman"/>
          <w:sz w:val="24"/>
          <w:szCs w:val="24"/>
        </w:rPr>
        <w:t>é</w:t>
      </w:r>
      <w:r>
        <w:rPr>
          <w:rFonts w:ascii="Times New Roman"/>
          <w:sz w:val="24"/>
          <w:szCs w:val="24"/>
        </w:rPr>
        <w:t xml:space="preserve"> os 19 anos, no Brasil, em 2016. As regi</w:t>
      </w:r>
      <w:r>
        <w:rPr>
          <w:rFonts w:ascii="Times New Roman"/>
          <w:sz w:val="24"/>
          <w:szCs w:val="24"/>
        </w:rPr>
        <w:t>õ</w:t>
      </w:r>
      <w:r>
        <w:rPr>
          <w:rFonts w:ascii="Times New Roman"/>
          <w:sz w:val="24"/>
          <w:szCs w:val="24"/>
        </w:rPr>
        <w:t>es Sudeste e Nordeste apresentar</w:t>
      </w:r>
      <w:r>
        <w:rPr>
          <w:rFonts w:ascii="Times New Roman"/>
          <w:sz w:val="24"/>
          <w:szCs w:val="24"/>
        </w:rPr>
        <w:t>ã</w:t>
      </w:r>
      <w:r>
        <w:rPr>
          <w:rFonts w:ascii="Times New Roman"/>
          <w:sz w:val="24"/>
          <w:szCs w:val="24"/>
        </w:rPr>
        <w:t>o os maiores n</w:t>
      </w:r>
      <w:r>
        <w:rPr>
          <w:rFonts w:ascii="Times New Roman"/>
          <w:sz w:val="24"/>
          <w:szCs w:val="24"/>
        </w:rPr>
        <w:t>ú</w:t>
      </w:r>
      <w:r>
        <w:rPr>
          <w:rFonts w:ascii="Times New Roman"/>
          <w:sz w:val="24"/>
          <w:szCs w:val="24"/>
        </w:rPr>
        <w:t>meros de casos novos, seguidas pelas regi</w:t>
      </w:r>
      <w:r>
        <w:rPr>
          <w:rFonts w:ascii="Times New Roman"/>
          <w:sz w:val="24"/>
          <w:szCs w:val="24"/>
        </w:rPr>
        <w:t>õ</w:t>
      </w:r>
      <w:r>
        <w:rPr>
          <w:rFonts w:ascii="Times New Roman"/>
          <w:sz w:val="24"/>
          <w:szCs w:val="24"/>
        </w:rPr>
        <w:t xml:space="preserve">es Sul, Centro-Oeste e Norte </w:t>
      </w:r>
      <w:r w:rsidRPr="00233E7C">
        <w:rPr>
          <w:rFonts w:ascii="Times New Roman"/>
          <w:sz w:val="24"/>
          <w:szCs w:val="24"/>
        </w:rPr>
        <w:t>(</w:t>
      </w:r>
      <w:r w:rsidR="00E50D61" w:rsidRPr="00683EAA">
        <w:rPr>
          <w:rFonts w:ascii="Times New Roman"/>
          <w:sz w:val="24"/>
          <w:szCs w:val="24"/>
        </w:rPr>
        <w:t>INCA, 2016)</w:t>
      </w:r>
      <w:r w:rsidRPr="00233E7C">
        <w:rPr>
          <w:rFonts w:ascii="Times New Roman"/>
          <w:sz w:val="24"/>
          <w:szCs w:val="24"/>
        </w:rPr>
        <w:t>.</w:t>
      </w:r>
    </w:p>
    <w:p w:rsidR="005E0C42" w:rsidRDefault="00130085">
      <w:pPr>
        <w:spacing w:line="360" w:lineRule="auto"/>
        <w:ind w:firstLine="1134"/>
        <w:jc w:val="both"/>
        <w:rPr>
          <w:rFonts w:ascii="Times New Roman"/>
          <w:sz w:val="24"/>
          <w:szCs w:val="24"/>
        </w:rPr>
      </w:pPr>
      <w:r>
        <w:rPr>
          <w:rFonts w:ascii="Times New Roman"/>
          <w:sz w:val="24"/>
          <w:szCs w:val="24"/>
        </w:rPr>
        <w:t>No Brasil, o n</w:t>
      </w:r>
      <w:r>
        <w:rPr>
          <w:rFonts w:ascii="Times New Roman"/>
          <w:sz w:val="24"/>
          <w:szCs w:val="24"/>
        </w:rPr>
        <w:t>ú</w:t>
      </w:r>
      <w:r>
        <w:rPr>
          <w:rFonts w:ascii="Times New Roman"/>
          <w:sz w:val="24"/>
          <w:szCs w:val="24"/>
        </w:rPr>
        <w:t>mero de casos novos de c</w:t>
      </w:r>
      <w:r>
        <w:rPr>
          <w:rFonts w:ascii="Times New Roman"/>
          <w:sz w:val="24"/>
          <w:szCs w:val="24"/>
        </w:rPr>
        <w:t>â</w:t>
      </w:r>
      <w:r>
        <w:rPr>
          <w:rFonts w:ascii="Times New Roman"/>
          <w:sz w:val="24"/>
          <w:szCs w:val="24"/>
        </w:rPr>
        <w:t>ncer na faixa et</w:t>
      </w:r>
      <w:r>
        <w:rPr>
          <w:rFonts w:ascii="Times New Roman"/>
          <w:sz w:val="24"/>
          <w:szCs w:val="24"/>
        </w:rPr>
        <w:t>á</w:t>
      </w:r>
      <w:r>
        <w:rPr>
          <w:rFonts w:ascii="Times New Roman"/>
          <w:sz w:val="24"/>
          <w:szCs w:val="24"/>
        </w:rPr>
        <w:t>ria abaixo de 19 anos representa um percentual pequeno em rela</w:t>
      </w:r>
      <w:r>
        <w:rPr>
          <w:rFonts w:ascii="Times New Roman"/>
          <w:sz w:val="24"/>
          <w:szCs w:val="24"/>
        </w:rPr>
        <w:t>çã</w:t>
      </w:r>
      <w:r>
        <w:rPr>
          <w:rFonts w:ascii="Times New Roman"/>
          <w:sz w:val="24"/>
          <w:szCs w:val="24"/>
        </w:rPr>
        <w:t xml:space="preserve">o ao total </w:t>
      </w:r>
      <w:r>
        <w:rPr>
          <w:rFonts w:ascii="Times New Roman"/>
          <w:sz w:val="24"/>
          <w:szCs w:val="24"/>
        </w:rPr>
        <w:t>–</w:t>
      </w:r>
      <w:r>
        <w:rPr>
          <w:rFonts w:ascii="Times New Roman"/>
          <w:sz w:val="24"/>
          <w:szCs w:val="24"/>
        </w:rPr>
        <w:t xml:space="preserve"> de 2% a 3%, ainda assim </w:t>
      </w:r>
      <w:r>
        <w:rPr>
          <w:rFonts w:ascii="Times New Roman"/>
          <w:sz w:val="24"/>
          <w:szCs w:val="24"/>
        </w:rPr>
        <w:t>é</w:t>
      </w:r>
      <w:r>
        <w:rPr>
          <w:rFonts w:ascii="Times New Roman"/>
          <w:sz w:val="24"/>
          <w:szCs w:val="24"/>
        </w:rPr>
        <w:t xml:space="preserve"> a segunda causa de morte nesta popula</w:t>
      </w:r>
      <w:r>
        <w:rPr>
          <w:rFonts w:ascii="Times New Roman"/>
          <w:sz w:val="24"/>
          <w:szCs w:val="24"/>
        </w:rPr>
        <w:t>çã</w:t>
      </w:r>
      <w:r>
        <w:rPr>
          <w:rFonts w:ascii="Times New Roman"/>
          <w:sz w:val="24"/>
          <w:szCs w:val="24"/>
        </w:rPr>
        <w:t>o. Em pa</w:t>
      </w:r>
      <w:r>
        <w:rPr>
          <w:rFonts w:ascii="Times New Roman"/>
          <w:sz w:val="24"/>
          <w:szCs w:val="24"/>
        </w:rPr>
        <w:t>í</w:t>
      </w:r>
      <w:r>
        <w:rPr>
          <w:rFonts w:ascii="Times New Roman"/>
          <w:sz w:val="24"/>
          <w:szCs w:val="24"/>
        </w:rPr>
        <w:t>ses desenvolvidos, o c</w:t>
      </w:r>
      <w:r>
        <w:rPr>
          <w:rFonts w:ascii="Times New Roman"/>
          <w:sz w:val="24"/>
          <w:szCs w:val="24"/>
        </w:rPr>
        <w:t>â</w:t>
      </w:r>
      <w:r>
        <w:rPr>
          <w:rFonts w:ascii="Times New Roman"/>
          <w:sz w:val="24"/>
          <w:szCs w:val="24"/>
        </w:rPr>
        <w:t>ncer pedi</w:t>
      </w:r>
      <w:r>
        <w:rPr>
          <w:rFonts w:ascii="Times New Roman"/>
          <w:sz w:val="24"/>
          <w:szCs w:val="24"/>
        </w:rPr>
        <w:t>á</w:t>
      </w:r>
      <w:r>
        <w:rPr>
          <w:rFonts w:ascii="Times New Roman"/>
          <w:sz w:val="24"/>
          <w:szCs w:val="24"/>
        </w:rPr>
        <w:t xml:space="preserve">trico, na faixa de 0 a 14 anos, </w:t>
      </w:r>
      <w:r>
        <w:rPr>
          <w:rFonts w:ascii="Times New Roman"/>
          <w:sz w:val="24"/>
          <w:szCs w:val="24"/>
        </w:rPr>
        <w:t>é</w:t>
      </w:r>
      <w:r>
        <w:rPr>
          <w:rFonts w:ascii="Times New Roman"/>
          <w:sz w:val="24"/>
          <w:szCs w:val="24"/>
        </w:rPr>
        <w:t xml:space="preserve"> a mais importante causa de </w:t>
      </w:r>
      <w:r>
        <w:rPr>
          <w:rFonts w:ascii="Times New Roman"/>
          <w:sz w:val="24"/>
          <w:szCs w:val="24"/>
        </w:rPr>
        <w:t>ó</w:t>
      </w:r>
      <w:r>
        <w:rPr>
          <w:rFonts w:ascii="Times New Roman"/>
          <w:sz w:val="24"/>
          <w:szCs w:val="24"/>
        </w:rPr>
        <w:t>bito. Em pa</w:t>
      </w:r>
      <w:r>
        <w:rPr>
          <w:rFonts w:ascii="Times New Roman"/>
          <w:sz w:val="24"/>
          <w:szCs w:val="24"/>
        </w:rPr>
        <w:t>í</w:t>
      </w:r>
      <w:r>
        <w:rPr>
          <w:rFonts w:ascii="Times New Roman"/>
          <w:sz w:val="24"/>
          <w:szCs w:val="24"/>
        </w:rPr>
        <w:t xml:space="preserve">ses em desenvolvimento </w:t>
      </w:r>
      <w:r>
        <w:rPr>
          <w:rFonts w:ascii="Times New Roman"/>
          <w:sz w:val="24"/>
          <w:szCs w:val="24"/>
        </w:rPr>
        <w:t>é</w:t>
      </w:r>
      <w:r>
        <w:rPr>
          <w:rFonts w:ascii="Times New Roman"/>
          <w:sz w:val="24"/>
          <w:szCs w:val="24"/>
        </w:rPr>
        <w:t xml:space="preserve"> a segunda taxa de mortalidade, atr</w:t>
      </w:r>
      <w:r>
        <w:rPr>
          <w:rFonts w:ascii="Times New Roman"/>
          <w:sz w:val="24"/>
          <w:szCs w:val="24"/>
        </w:rPr>
        <w:t>á</w:t>
      </w:r>
      <w:r>
        <w:rPr>
          <w:rFonts w:ascii="Times New Roman"/>
          <w:sz w:val="24"/>
          <w:szCs w:val="24"/>
        </w:rPr>
        <w:t>s apenas de causas externas (INCA, 2009).</w:t>
      </w:r>
    </w:p>
    <w:p w:rsidR="005E0C42" w:rsidRDefault="00130085">
      <w:pPr>
        <w:spacing w:line="360" w:lineRule="auto"/>
        <w:ind w:firstLine="1134"/>
        <w:jc w:val="both"/>
        <w:rPr>
          <w:rFonts w:ascii="Times New Roman"/>
          <w:sz w:val="24"/>
          <w:szCs w:val="24"/>
        </w:rPr>
      </w:pPr>
      <w:r>
        <w:rPr>
          <w:rFonts w:ascii="Times New Roman"/>
          <w:sz w:val="24"/>
          <w:szCs w:val="24"/>
        </w:rPr>
        <w:t>Os tumores dos pacientes pedi</w:t>
      </w:r>
      <w:r>
        <w:rPr>
          <w:rFonts w:ascii="Times New Roman"/>
          <w:sz w:val="24"/>
          <w:szCs w:val="24"/>
        </w:rPr>
        <w:t>á</w:t>
      </w:r>
      <w:r>
        <w:rPr>
          <w:rFonts w:ascii="Times New Roman"/>
          <w:sz w:val="24"/>
          <w:szCs w:val="24"/>
        </w:rPr>
        <w:t>tricos podem ser subdivididos em dois grandes grupos: Tumores hematol</w:t>
      </w:r>
      <w:r>
        <w:rPr>
          <w:rFonts w:ascii="Times New Roman"/>
          <w:sz w:val="24"/>
          <w:szCs w:val="24"/>
        </w:rPr>
        <w:t>ó</w:t>
      </w:r>
      <w:r>
        <w:rPr>
          <w:rFonts w:ascii="Times New Roman"/>
          <w:sz w:val="24"/>
          <w:szCs w:val="24"/>
        </w:rPr>
        <w:t>gicos, como as leucemias e os linfomas; Tumores s</w:t>
      </w:r>
      <w:r>
        <w:rPr>
          <w:rFonts w:ascii="Times New Roman"/>
          <w:sz w:val="24"/>
          <w:szCs w:val="24"/>
        </w:rPr>
        <w:t>ó</w:t>
      </w:r>
      <w:r>
        <w:rPr>
          <w:rFonts w:ascii="Times New Roman"/>
          <w:sz w:val="24"/>
          <w:szCs w:val="24"/>
        </w:rPr>
        <w:t>lidos, como os do Sistema Nervoso Central/ C</w:t>
      </w:r>
      <w:r>
        <w:rPr>
          <w:rFonts w:ascii="Times New Roman"/>
          <w:sz w:val="24"/>
          <w:szCs w:val="24"/>
        </w:rPr>
        <w:t>é</w:t>
      </w:r>
      <w:r>
        <w:rPr>
          <w:rFonts w:ascii="Times New Roman"/>
          <w:sz w:val="24"/>
          <w:szCs w:val="24"/>
        </w:rPr>
        <w:t>rebro, tumores abdominais (</w:t>
      </w:r>
      <w:proofErr w:type="spellStart"/>
      <w:r>
        <w:rPr>
          <w:rFonts w:ascii="Times New Roman"/>
          <w:sz w:val="24"/>
          <w:szCs w:val="24"/>
        </w:rPr>
        <w:t>neuroblastomas</w:t>
      </w:r>
      <w:proofErr w:type="spellEnd"/>
      <w:r>
        <w:rPr>
          <w:rFonts w:ascii="Times New Roman"/>
          <w:sz w:val="24"/>
          <w:szCs w:val="24"/>
        </w:rPr>
        <w:t xml:space="preserve">, </w:t>
      </w:r>
      <w:proofErr w:type="spellStart"/>
      <w:r>
        <w:rPr>
          <w:rFonts w:ascii="Times New Roman"/>
          <w:sz w:val="24"/>
          <w:szCs w:val="24"/>
        </w:rPr>
        <w:t>hepatoblastomas</w:t>
      </w:r>
      <w:proofErr w:type="spellEnd"/>
      <w:r>
        <w:rPr>
          <w:rFonts w:ascii="Times New Roman"/>
          <w:sz w:val="24"/>
          <w:szCs w:val="24"/>
        </w:rPr>
        <w:t xml:space="preserve">, </w:t>
      </w:r>
      <w:proofErr w:type="spellStart"/>
      <w:r>
        <w:rPr>
          <w:rFonts w:ascii="Times New Roman"/>
          <w:sz w:val="24"/>
          <w:szCs w:val="24"/>
        </w:rPr>
        <w:t>nefroblastomas</w:t>
      </w:r>
      <w:proofErr w:type="spellEnd"/>
      <w:r>
        <w:rPr>
          <w:rFonts w:ascii="Times New Roman"/>
          <w:sz w:val="24"/>
          <w:szCs w:val="24"/>
        </w:rPr>
        <w:t xml:space="preserve">), tumores </w:t>
      </w:r>
      <w:r>
        <w:rPr>
          <w:rFonts w:ascii="Times New Roman"/>
          <w:sz w:val="24"/>
          <w:szCs w:val="24"/>
        </w:rPr>
        <w:t>ó</w:t>
      </w:r>
      <w:r>
        <w:rPr>
          <w:rFonts w:ascii="Times New Roman"/>
          <w:sz w:val="24"/>
          <w:szCs w:val="24"/>
        </w:rPr>
        <w:t>sseos e os tumores de partes moles (</w:t>
      </w:r>
      <w:proofErr w:type="spellStart"/>
      <w:r>
        <w:rPr>
          <w:rFonts w:ascii="Times New Roman"/>
          <w:sz w:val="24"/>
          <w:szCs w:val="24"/>
        </w:rPr>
        <w:t>rabdomiossarcomas</w:t>
      </w:r>
      <w:proofErr w:type="spellEnd"/>
      <w:r>
        <w:rPr>
          <w:rFonts w:ascii="Times New Roman"/>
          <w:sz w:val="24"/>
          <w:szCs w:val="24"/>
        </w:rPr>
        <w:t xml:space="preserve">, sarcoma sinovial, </w:t>
      </w:r>
      <w:proofErr w:type="spellStart"/>
      <w:r>
        <w:rPr>
          <w:rFonts w:ascii="Times New Roman"/>
          <w:sz w:val="24"/>
          <w:szCs w:val="24"/>
        </w:rPr>
        <w:t>fibrossarcomas</w:t>
      </w:r>
      <w:proofErr w:type="spellEnd"/>
      <w:r>
        <w:rPr>
          <w:rFonts w:ascii="Times New Roman"/>
          <w:sz w:val="24"/>
          <w:szCs w:val="24"/>
        </w:rPr>
        <w:t>), por exemplo</w:t>
      </w:r>
      <w:r w:rsidR="00C27C92">
        <w:rPr>
          <w:rFonts w:ascii="Times New Roman"/>
          <w:sz w:val="24"/>
          <w:szCs w:val="24"/>
        </w:rPr>
        <w:t xml:space="preserve"> (INCA, 2009).</w:t>
      </w:r>
    </w:p>
    <w:p w:rsidR="005E0C42" w:rsidRDefault="00130085">
      <w:pPr>
        <w:spacing w:line="360" w:lineRule="auto"/>
        <w:ind w:firstLine="1134"/>
        <w:jc w:val="both"/>
        <w:rPr>
          <w:rFonts w:ascii="Times New Roman"/>
          <w:sz w:val="24"/>
          <w:szCs w:val="24"/>
        </w:rPr>
      </w:pPr>
      <w:r>
        <w:rPr>
          <w:rFonts w:ascii="Times New Roman"/>
          <w:sz w:val="24"/>
          <w:szCs w:val="24"/>
        </w:rPr>
        <w:t>Nos pa</w:t>
      </w:r>
      <w:r>
        <w:rPr>
          <w:rFonts w:ascii="Times New Roman"/>
          <w:sz w:val="24"/>
          <w:szCs w:val="24"/>
        </w:rPr>
        <w:t>í</w:t>
      </w:r>
      <w:r>
        <w:rPr>
          <w:rFonts w:ascii="Times New Roman"/>
          <w:sz w:val="24"/>
          <w:szCs w:val="24"/>
        </w:rPr>
        <w:t>ses desenvolvidos, a taxa de cura do c</w:t>
      </w:r>
      <w:r>
        <w:rPr>
          <w:rFonts w:ascii="Times New Roman"/>
          <w:sz w:val="24"/>
          <w:szCs w:val="24"/>
        </w:rPr>
        <w:t>â</w:t>
      </w:r>
      <w:r>
        <w:rPr>
          <w:rFonts w:ascii="Times New Roman"/>
          <w:sz w:val="24"/>
          <w:szCs w:val="24"/>
        </w:rPr>
        <w:t>ncer na crian</w:t>
      </w:r>
      <w:r>
        <w:rPr>
          <w:rFonts w:ascii="Times New Roman"/>
          <w:sz w:val="24"/>
          <w:szCs w:val="24"/>
        </w:rPr>
        <w:t>ç</w:t>
      </w:r>
      <w:r>
        <w:rPr>
          <w:rFonts w:ascii="Times New Roman"/>
          <w:sz w:val="24"/>
          <w:szCs w:val="24"/>
        </w:rPr>
        <w:t>a e no adolescente supera os 70%. No entanto, em nosso meio, dados oficiais dos Registros Hospitalares de C</w:t>
      </w:r>
      <w:r>
        <w:rPr>
          <w:rFonts w:ascii="Times New Roman"/>
          <w:sz w:val="24"/>
          <w:szCs w:val="24"/>
        </w:rPr>
        <w:t>â</w:t>
      </w:r>
      <w:r>
        <w:rPr>
          <w:rFonts w:ascii="Times New Roman"/>
          <w:sz w:val="24"/>
          <w:szCs w:val="24"/>
        </w:rPr>
        <w:t>ncer mostram que estamos aqu</w:t>
      </w:r>
      <w:r>
        <w:rPr>
          <w:rFonts w:ascii="Times New Roman"/>
          <w:sz w:val="24"/>
          <w:szCs w:val="24"/>
        </w:rPr>
        <w:t>é</w:t>
      </w:r>
      <w:r>
        <w:rPr>
          <w:rFonts w:ascii="Times New Roman"/>
          <w:sz w:val="24"/>
          <w:szCs w:val="24"/>
        </w:rPr>
        <w:t xml:space="preserve">m dessas cifras. Podemos atribuir essa defasagem </w:t>
      </w:r>
      <w:r>
        <w:rPr>
          <w:rFonts w:ascii="Times New Roman"/>
          <w:sz w:val="24"/>
          <w:szCs w:val="24"/>
        </w:rPr>
        <w:t>à</w:t>
      </w:r>
      <w:r>
        <w:rPr>
          <w:rFonts w:ascii="Times New Roman"/>
          <w:sz w:val="24"/>
          <w:szCs w:val="24"/>
        </w:rPr>
        <w:t xml:space="preserve"> demora na suspeita do diagn</w:t>
      </w:r>
      <w:r>
        <w:rPr>
          <w:rFonts w:ascii="Times New Roman"/>
          <w:sz w:val="24"/>
          <w:szCs w:val="24"/>
        </w:rPr>
        <w:t>ó</w:t>
      </w:r>
      <w:r>
        <w:rPr>
          <w:rFonts w:ascii="Times New Roman"/>
          <w:sz w:val="24"/>
          <w:szCs w:val="24"/>
        </w:rPr>
        <w:t xml:space="preserve">stico que, se fosse realizado precocemente, agilizaria o encaminhamento dos pacientes, e </w:t>
      </w:r>
      <w:r>
        <w:rPr>
          <w:rFonts w:ascii="Times New Roman"/>
          <w:sz w:val="24"/>
          <w:szCs w:val="24"/>
        </w:rPr>
        <w:t>à</w:t>
      </w:r>
      <w:r>
        <w:rPr>
          <w:rFonts w:ascii="Times New Roman"/>
          <w:sz w:val="24"/>
          <w:szCs w:val="24"/>
        </w:rPr>
        <w:t xml:space="preserve"> qualidade do tratamento oferecido, tornando as condi</w:t>
      </w:r>
      <w:r>
        <w:rPr>
          <w:rFonts w:ascii="Times New Roman"/>
          <w:sz w:val="24"/>
          <w:szCs w:val="24"/>
        </w:rPr>
        <w:t>çõ</w:t>
      </w:r>
      <w:r>
        <w:rPr>
          <w:rFonts w:ascii="Times New Roman"/>
          <w:sz w:val="24"/>
          <w:szCs w:val="24"/>
        </w:rPr>
        <w:t>es bastante diferentes em nosso imenso territ</w:t>
      </w:r>
      <w:r>
        <w:rPr>
          <w:rFonts w:ascii="Times New Roman"/>
          <w:sz w:val="24"/>
          <w:szCs w:val="24"/>
        </w:rPr>
        <w:t>ó</w:t>
      </w:r>
      <w:r>
        <w:rPr>
          <w:rFonts w:ascii="Times New Roman"/>
          <w:sz w:val="24"/>
          <w:szCs w:val="24"/>
        </w:rPr>
        <w:t>rio</w:t>
      </w:r>
      <w:r w:rsidR="009C7B27">
        <w:rPr>
          <w:rFonts w:ascii="Times New Roman"/>
          <w:sz w:val="24"/>
          <w:szCs w:val="24"/>
        </w:rPr>
        <w:t xml:space="preserve"> (INCA, 2009)</w:t>
      </w:r>
      <w:r>
        <w:rPr>
          <w:rFonts w:ascii="Times New Roman"/>
          <w:sz w:val="24"/>
          <w:szCs w:val="24"/>
        </w:rPr>
        <w:t>. Infelizmente, algumas crian</w:t>
      </w:r>
      <w:r>
        <w:rPr>
          <w:rFonts w:ascii="Times New Roman"/>
          <w:sz w:val="24"/>
          <w:szCs w:val="24"/>
        </w:rPr>
        <w:t>ç</w:t>
      </w:r>
      <w:r>
        <w:rPr>
          <w:rFonts w:ascii="Times New Roman"/>
          <w:sz w:val="24"/>
          <w:szCs w:val="24"/>
        </w:rPr>
        <w:t>as ainda morrem neste pa</w:t>
      </w:r>
      <w:r>
        <w:rPr>
          <w:rFonts w:ascii="Times New Roman"/>
          <w:sz w:val="24"/>
          <w:szCs w:val="24"/>
        </w:rPr>
        <w:t>í</w:t>
      </w:r>
      <w:r>
        <w:rPr>
          <w:rFonts w:ascii="Times New Roman"/>
          <w:sz w:val="24"/>
          <w:szCs w:val="24"/>
        </w:rPr>
        <w:t>s n</w:t>
      </w:r>
      <w:r>
        <w:rPr>
          <w:rFonts w:ascii="Times New Roman"/>
          <w:sz w:val="24"/>
          <w:szCs w:val="24"/>
        </w:rPr>
        <w:t>ã</w:t>
      </w:r>
      <w:r>
        <w:rPr>
          <w:rFonts w:ascii="Times New Roman"/>
          <w:sz w:val="24"/>
          <w:szCs w:val="24"/>
        </w:rPr>
        <w:t>o por ter c</w:t>
      </w:r>
      <w:r>
        <w:rPr>
          <w:rFonts w:ascii="Times New Roman"/>
          <w:sz w:val="24"/>
          <w:szCs w:val="24"/>
        </w:rPr>
        <w:t>â</w:t>
      </w:r>
      <w:r>
        <w:rPr>
          <w:rFonts w:ascii="Times New Roman"/>
          <w:sz w:val="24"/>
          <w:szCs w:val="24"/>
        </w:rPr>
        <w:t>ncer, mas por serem brasileiras.</w:t>
      </w:r>
    </w:p>
    <w:p w:rsidR="005E0C42" w:rsidRDefault="005E0C42">
      <w:pPr>
        <w:spacing w:line="360" w:lineRule="auto"/>
        <w:ind w:firstLine="1134"/>
        <w:jc w:val="both"/>
        <w:rPr>
          <w:rFonts w:ascii="Times New Roman"/>
          <w:sz w:val="24"/>
          <w:szCs w:val="24"/>
        </w:rPr>
      </w:pPr>
    </w:p>
    <w:p w:rsidR="005E0C42" w:rsidRDefault="00130085">
      <w:pPr>
        <w:spacing w:line="360" w:lineRule="auto"/>
        <w:jc w:val="both"/>
        <w:rPr>
          <w:rFonts w:ascii="Times New Roman"/>
          <w:b/>
          <w:i/>
          <w:sz w:val="24"/>
          <w:szCs w:val="24"/>
        </w:rPr>
      </w:pPr>
      <w:r>
        <w:rPr>
          <w:rFonts w:ascii="Times New Roman"/>
          <w:b/>
          <w:i/>
          <w:sz w:val="24"/>
          <w:szCs w:val="24"/>
        </w:rPr>
        <w:t>2.1.3 Tumores do Sistema Nervoso Central</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Anatomicamente o Sistema Nervoso Central está dividido em encéfalo e medula espinhal. O encéfalo é constituído pelo cérebro, tronco encefálico e cerebelo. </w:t>
      </w:r>
      <w:r w:rsidR="002E3CC3">
        <w:rPr>
          <w:rFonts w:ascii="Times New Roman" w:eastAsia="Times New Roman" w:hAnsi="Times New Roman"/>
          <w:sz w:val="24"/>
          <w:szCs w:val="24"/>
        </w:rPr>
        <w:t>O</w:t>
      </w:r>
      <w:r>
        <w:rPr>
          <w:rFonts w:ascii="Times New Roman" w:eastAsia="Times New Roman" w:hAnsi="Times New Roman"/>
          <w:sz w:val="24"/>
          <w:szCs w:val="24"/>
        </w:rPr>
        <w:t xml:space="preserve"> cérebro, por sua vez, se subdivide em </w:t>
      </w:r>
      <w:proofErr w:type="spellStart"/>
      <w:r>
        <w:rPr>
          <w:rFonts w:ascii="Times New Roman" w:eastAsia="Times New Roman" w:hAnsi="Times New Roman"/>
          <w:sz w:val="24"/>
          <w:szCs w:val="24"/>
        </w:rPr>
        <w:t>te</w:t>
      </w:r>
      <w:r w:rsidRPr="00F07005">
        <w:rPr>
          <w:rFonts w:ascii="Times New Roman" w:eastAsia="Times New Roman" w:hAnsi="Times New Roman"/>
          <w:sz w:val="24"/>
          <w:szCs w:val="24"/>
        </w:rPr>
        <w:t>lencéfalo</w:t>
      </w:r>
      <w:proofErr w:type="spellEnd"/>
      <w:r w:rsidRPr="00F07005">
        <w:rPr>
          <w:rFonts w:ascii="Times New Roman" w:eastAsia="Times New Roman" w:hAnsi="Times New Roman"/>
          <w:sz w:val="24"/>
          <w:szCs w:val="24"/>
        </w:rPr>
        <w:t xml:space="preserve"> e diencéfalo, enquanto o tronco encefálico é subdividido em mesencéfalo, ponte e bulbo.</w:t>
      </w:r>
      <w:r w:rsidR="00840EC2" w:rsidRPr="00F07005">
        <w:rPr>
          <w:rFonts w:ascii="Times New Roman" w:eastAsia="Times New Roman" w:hAnsi="Times New Roman"/>
          <w:sz w:val="24"/>
          <w:szCs w:val="24"/>
        </w:rPr>
        <w:t xml:space="preserve"> </w:t>
      </w:r>
      <w:r w:rsidRPr="00F07005">
        <w:rPr>
          <w:rFonts w:ascii="Times New Roman" w:eastAsia="Times New Roman" w:hAnsi="Times New Roman"/>
          <w:sz w:val="24"/>
          <w:szCs w:val="24"/>
        </w:rPr>
        <w:t>Os tumores do SNC compreendem os tumores primários localizados no cérebro, meninges e os que acometem as outras estruturas que compõem o SNC.</w:t>
      </w:r>
      <w:r w:rsidR="00840EC2" w:rsidRPr="00F07005">
        <w:rPr>
          <w:rFonts w:ascii="Times New Roman" w:eastAsia="Times New Roman" w:hAnsi="Times New Roman"/>
          <w:sz w:val="24"/>
          <w:szCs w:val="24"/>
        </w:rPr>
        <w:t xml:space="preserve"> </w:t>
      </w:r>
      <w:r w:rsidRPr="00F07005">
        <w:rPr>
          <w:rFonts w:ascii="Times New Roman" w:eastAsia="Times New Roman" w:hAnsi="Times New Roman"/>
          <w:sz w:val="24"/>
          <w:szCs w:val="24"/>
        </w:rPr>
        <w:t>A classificação d</w:t>
      </w:r>
      <w:r w:rsidR="00840EC2" w:rsidRPr="00F07005">
        <w:rPr>
          <w:rFonts w:ascii="Times New Roman" w:eastAsia="Times New Roman" w:hAnsi="Times New Roman"/>
          <w:sz w:val="24"/>
          <w:szCs w:val="24"/>
        </w:rPr>
        <w:t>estes</w:t>
      </w:r>
      <w:r w:rsidR="00840EC2">
        <w:rPr>
          <w:rFonts w:ascii="Times New Roman" w:eastAsia="Times New Roman" w:hAnsi="Times New Roman"/>
          <w:sz w:val="24"/>
          <w:szCs w:val="24"/>
        </w:rPr>
        <w:t>,</w:t>
      </w:r>
      <w:r>
        <w:rPr>
          <w:rFonts w:ascii="Times New Roman" w:eastAsia="Times New Roman" w:hAnsi="Times New Roman"/>
          <w:sz w:val="24"/>
          <w:szCs w:val="24"/>
        </w:rPr>
        <w:t xml:space="preserve"> em adultos é feita através da terceira edição da Classificação Internacional das Doenças para Oncologia (CID-O-3) (FRITZ, </w:t>
      </w:r>
      <w:r>
        <w:rPr>
          <w:rFonts w:ascii="Times New Roman" w:eastAsia="Times New Roman" w:hAnsi="Times New Roman"/>
          <w:i/>
          <w:sz w:val="24"/>
          <w:szCs w:val="24"/>
        </w:rPr>
        <w:t xml:space="preserve">et al., </w:t>
      </w:r>
      <w:r>
        <w:rPr>
          <w:rFonts w:ascii="Times New Roman" w:eastAsia="Times New Roman" w:hAnsi="Times New Roman"/>
          <w:sz w:val="24"/>
          <w:szCs w:val="24"/>
        </w:rPr>
        <w:t xml:space="preserve">2000) e da Classificação dos Tumores do Sistema Nervoso Central da Organização Mundial de Saúde (OMS) (LOUIS </w:t>
      </w:r>
      <w:r>
        <w:rPr>
          <w:rFonts w:ascii="Times New Roman" w:eastAsia="Times New Roman" w:hAnsi="Times New Roman"/>
          <w:i/>
          <w:sz w:val="24"/>
          <w:szCs w:val="24"/>
        </w:rPr>
        <w:t xml:space="preserve">et al., </w:t>
      </w:r>
      <w:r>
        <w:rPr>
          <w:rFonts w:ascii="Times New Roman" w:eastAsia="Times New Roman" w:hAnsi="Times New Roman"/>
          <w:sz w:val="24"/>
          <w:szCs w:val="24"/>
        </w:rPr>
        <w:t>2007).</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Cada tipo de tumor tem a sua própria biologia, tratamento e prognóstico e cada um deles é susceptível de ser causado por diversos fatores de risco. Mesmo os tumores “benignos” podem ser letais devido a sua localização no cérebro, a sua capacidade de infiltrar localmente, e a sua propensão para transformar-se em maligno. Isso torna o estudo dos tumores cerebrais uma ciência difícil e cria problemas na descrição da epidemiologia destas condições (MCKINNEY, 2004).</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w:t>
      </w:r>
      <w:r w:rsidR="000B3507">
        <w:rPr>
          <w:rFonts w:ascii="Times New Roman" w:eastAsia="Times New Roman" w:hAnsi="Times New Roman"/>
          <w:sz w:val="24"/>
          <w:szCs w:val="24"/>
        </w:rPr>
        <w:t>incid</w:t>
      </w:r>
      <w:r>
        <w:rPr>
          <w:rFonts w:ascii="Times New Roman" w:eastAsia="Times New Roman" w:hAnsi="Times New Roman"/>
          <w:sz w:val="24"/>
          <w:szCs w:val="24"/>
        </w:rPr>
        <w:t>ência anual global dos tumores primários do SNC no Reino Unido é de 7 por 100.000. Tumores cerebrais (</w:t>
      </w:r>
      <w:proofErr w:type="spellStart"/>
      <w:r>
        <w:rPr>
          <w:rFonts w:ascii="Times New Roman" w:eastAsia="Times New Roman" w:hAnsi="Times New Roman"/>
          <w:sz w:val="24"/>
          <w:szCs w:val="24"/>
        </w:rPr>
        <w:t>telencéfalo</w:t>
      </w:r>
      <w:proofErr w:type="spellEnd"/>
      <w:r>
        <w:rPr>
          <w:rFonts w:ascii="Times New Roman" w:eastAsia="Times New Roman" w:hAnsi="Times New Roman"/>
          <w:sz w:val="24"/>
          <w:szCs w:val="24"/>
        </w:rPr>
        <w:t xml:space="preserve"> e diencéfalo) representam 60% destes e são geralmente </w:t>
      </w:r>
      <w:proofErr w:type="spellStart"/>
      <w:r>
        <w:rPr>
          <w:rFonts w:ascii="Times New Roman" w:eastAsia="Times New Roman" w:hAnsi="Times New Roman"/>
          <w:sz w:val="24"/>
          <w:szCs w:val="24"/>
        </w:rPr>
        <w:t>gliomas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Meningiomas</w:t>
      </w:r>
      <w:proofErr w:type="spellEnd"/>
      <w:r>
        <w:rPr>
          <w:rFonts w:ascii="Times New Roman" w:eastAsia="Times New Roman" w:hAnsi="Times New Roman"/>
          <w:sz w:val="24"/>
          <w:szCs w:val="24"/>
        </w:rPr>
        <w:t xml:space="preserve"> representam mais de 25% e são geralmente benignos, </w:t>
      </w:r>
      <w:proofErr w:type="gramStart"/>
      <w:r>
        <w:rPr>
          <w:rFonts w:ascii="Times New Roman" w:eastAsia="Times New Roman" w:hAnsi="Times New Roman"/>
          <w:sz w:val="24"/>
          <w:szCs w:val="24"/>
        </w:rPr>
        <w:t>contudo</w:t>
      </w:r>
      <w:proofErr w:type="gramEnd"/>
      <w:r>
        <w:rPr>
          <w:rFonts w:ascii="Times New Roman" w:eastAsia="Times New Roman" w:hAnsi="Times New Roman"/>
          <w:sz w:val="24"/>
          <w:szCs w:val="24"/>
        </w:rPr>
        <w:t xml:space="preserve"> podem produzir considerável morbidade, dependendo da sua localização. Os tumores endócrinos, especialmente resultantes da pituitária, equivalem a 11% do total. Tumores cerebrais secundários são cerca de três vezes mais comuns do que os primários (BROWN, 2013; SCHMIDT-HANSEN; BERENDSE</w:t>
      </w:r>
      <w:r w:rsidR="00F07005">
        <w:rPr>
          <w:rFonts w:ascii="Times New Roman" w:eastAsia="Times New Roman" w:hAnsi="Times New Roman"/>
          <w:sz w:val="24"/>
          <w:szCs w:val="24"/>
        </w:rPr>
        <w:t>;</w:t>
      </w:r>
      <w:r>
        <w:rPr>
          <w:rFonts w:ascii="Times New Roman" w:eastAsia="Times New Roman" w:hAnsi="Times New Roman"/>
          <w:sz w:val="24"/>
          <w:szCs w:val="24"/>
        </w:rPr>
        <w:t xml:space="preserve"> HAMILTON, 2015).</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maior proporção de tumores do SNC em adultos é </w:t>
      </w:r>
      <w:proofErr w:type="spellStart"/>
      <w:r>
        <w:rPr>
          <w:rFonts w:ascii="Times New Roman" w:eastAsia="Times New Roman" w:hAnsi="Times New Roman"/>
          <w:sz w:val="24"/>
          <w:szCs w:val="24"/>
        </w:rPr>
        <w:t>supratentorial</w:t>
      </w:r>
      <w:proofErr w:type="spellEnd"/>
      <w:r>
        <w:rPr>
          <w:rFonts w:ascii="Times New Roman" w:eastAsia="Times New Roman" w:hAnsi="Times New Roman"/>
          <w:sz w:val="24"/>
          <w:szCs w:val="24"/>
        </w:rPr>
        <w:t xml:space="preserve">, surgindo nos lobos frontal, temporal e parietal, e a maioria (86%) são </w:t>
      </w:r>
      <w:proofErr w:type="spellStart"/>
      <w:r>
        <w:rPr>
          <w:rFonts w:ascii="Times New Roman" w:eastAsia="Times New Roman" w:hAnsi="Times New Roman"/>
          <w:sz w:val="24"/>
          <w:szCs w:val="24"/>
        </w:rPr>
        <w:t>gliomas</w:t>
      </w:r>
      <w:proofErr w:type="spellEnd"/>
      <w:r>
        <w:rPr>
          <w:rFonts w:ascii="Times New Roman" w:eastAsia="Times New Roman" w:hAnsi="Times New Roman"/>
          <w:sz w:val="24"/>
          <w:szCs w:val="24"/>
        </w:rPr>
        <w:t xml:space="preserve">. Os </w:t>
      </w:r>
      <w:proofErr w:type="spellStart"/>
      <w:r>
        <w:rPr>
          <w:rFonts w:ascii="Times New Roman" w:eastAsia="Times New Roman" w:hAnsi="Times New Roman"/>
          <w:sz w:val="24"/>
          <w:szCs w:val="24"/>
        </w:rPr>
        <w:t>Gliomas</w:t>
      </w:r>
      <w:proofErr w:type="spellEnd"/>
      <w:r>
        <w:rPr>
          <w:rFonts w:ascii="Times New Roman" w:eastAsia="Times New Roman" w:hAnsi="Times New Roman"/>
          <w:sz w:val="24"/>
          <w:szCs w:val="24"/>
        </w:rPr>
        <w:t xml:space="preserve"> são tumores que surgem a partir de células </w:t>
      </w:r>
      <w:proofErr w:type="spellStart"/>
      <w:r>
        <w:rPr>
          <w:rFonts w:ascii="Times New Roman" w:eastAsia="Times New Roman" w:hAnsi="Times New Roman"/>
          <w:sz w:val="24"/>
          <w:szCs w:val="24"/>
        </w:rPr>
        <w:t>gliais</w:t>
      </w:r>
      <w:proofErr w:type="spellEnd"/>
      <w:r>
        <w:rPr>
          <w:rFonts w:ascii="Times New Roman" w:eastAsia="Times New Roman" w:hAnsi="Times New Roman"/>
          <w:sz w:val="24"/>
          <w:szCs w:val="24"/>
        </w:rPr>
        <w:t xml:space="preserve"> ou precursoras e incluem </w:t>
      </w:r>
      <w:proofErr w:type="spellStart"/>
      <w:r>
        <w:rPr>
          <w:rFonts w:ascii="Times New Roman" w:eastAsia="Times New Roman" w:hAnsi="Times New Roman"/>
          <w:sz w:val="24"/>
          <w:szCs w:val="24"/>
        </w:rPr>
        <w:t>astrocitoma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glioblastoma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oligodendroglioma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ependimoma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glioma</w:t>
      </w:r>
      <w:proofErr w:type="spellEnd"/>
      <w:r>
        <w:rPr>
          <w:rFonts w:ascii="Times New Roman" w:eastAsia="Times New Roman" w:hAnsi="Times New Roman"/>
          <w:sz w:val="24"/>
          <w:szCs w:val="24"/>
        </w:rPr>
        <w:t xml:space="preserve"> misto, </w:t>
      </w:r>
      <w:proofErr w:type="spellStart"/>
      <w:r>
        <w:rPr>
          <w:rFonts w:ascii="Times New Roman" w:eastAsia="Times New Roman" w:hAnsi="Times New Roman"/>
          <w:sz w:val="24"/>
          <w:szCs w:val="24"/>
        </w:rPr>
        <w:t>glioma</w:t>
      </w:r>
      <w:proofErr w:type="spellEnd"/>
      <w:r>
        <w:rPr>
          <w:rFonts w:ascii="Times New Roman" w:eastAsia="Times New Roman" w:hAnsi="Times New Roman"/>
          <w:sz w:val="24"/>
          <w:szCs w:val="24"/>
        </w:rPr>
        <w:t xml:space="preserve"> maligno, </w:t>
      </w:r>
      <w:proofErr w:type="spellStart"/>
      <w:r>
        <w:rPr>
          <w:rFonts w:ascii="Times New Roman" w:eastAsia="Times New Roman" w:hAnsi="Times New Roman"/>
          <w:sz w:val="24"/>
          <w:szCs w:val="24"/>
        </w:rPr>
        <w:t>gliomas</w:t>
      </w:r>
      <w:proofErr w:type="spellEnd"/>
      <w:r>
        <w:rPr>
          <w:rFonts w:ascii="Times New Roman" w:eastAsia="Times New Roman" w:hAnsi="Times New Roman"/>
          <w:sz w:val="24"/>
          <w:szCs w:val="24"/>
        </w:rPr>
        <w:t xml:space="preserve"> sem outra especificação (SOE) e alguns de histologia rara (OSTROM </w:t>
      </w:r>
      <w:r>
        <w:rPr>
          <w:rFonts w:ascii="Times New Roman" w:eastAsia="Times New Roman" w:hAnsi="Times New Roman"/>
          <w:i/>
          <w:sz w:val="24"/>
          <w:szCs w:val="24"/>
        </w:rPr>
        <w:t xml:space="preserve">et al., </w:t>
      </w:r>
      <w:r>
        <w:rPr>
          <w:rFonts w:ascii="Times New Roman" w:eastAsia="Times New Roman" w:hAnsi="Times New Roman"/>
          <w:sz w:val="24"/>
          <w:szCs w:val="24"/>
        </w:rPr>
        <w:t>2014).</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Os sinais e sintomas mais comuns apresentados pelos pacientes com tumores do SNC são: Convulsões de início agudo, sinais e sintomas de hipertensão intracraniana, paralisia de nervos cranianos, déficits neurológicos focais, ataxia, alteração ou perda da visão, paraparesia</w:t>
      </w:r>
      <w:r w:rsidR="00F07005">
        <w:rPr>
          <w:rFonts w:ascii="Times New Roman" w:eastAsia="Times New Roman" w:hAnsi="Times New Roman"/>
          <w:sz w:val="24"/>
          <w:szCs w:val="24"/>
        </w:rPr>
        <w:t xml:space="preserve"> (OSTROM </w:t>
      </w:r>
      <w:r w:rsidR="00F07005">
        <w:rPr>
          <w:rFonts w:ascii="Times New Roman" w:eastAsia="Times New Roman" w:hAnsi="Times New Roman"/>
          <w:i/>
          <w:sz w:val="24"/>
          <w:szCs w:val="24"/>
        </w:rPr>
        <w:t xml:space="preserve">et al., </w:t>
      </w:r>
      <w:r w:rsidR="00F07005">
        <w:rPr>
          <w:rFonts w:ascii="Times New Roman" w:eastAsia="Times New Roman" w:hAnsi="Times New Roman"/>
          <w:sz w:val="24"/>
          <w:szCs w:val="24"/>
        </w:rPr>
        <w:t>2014)</w:t>
      </w:r>
      <w:r>
        <w:rPr>
          <w:rFonts w:ascii="Times New Roman" w:eastAsia="Times New Roman" w:hAnsi="Times New Roman"/>
          <w:sz w:val="24"/>
          <w:szCs w:val="24"/>
        </w:rPr>
        <w:t>.</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b/>
          <w:i/>
          <w:sz w:val="24"/>
          <w:szCs w:val="24"/>
        </w:rPr>
      </w:pPr>
      <w:r>
        <w:rPr>
          <w:rFonts w:ascii="Times New Roman" w:eastAsia="Times New Roman" w:hAnsi="Times New Roman"/>
          <w:b/>
          <w:i/>
          <w:sz w:val="24"/>
          <w:szCs w:val="24"/>
        </w:rPr>
        <w:t xml:space="preserve">2.1.3.1 Tumores do Sistema Nervoso Central em pacientes pediátricos </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 câncer é uma fonte significativa de morbidade e mortalidade para crianças com idades entre 0-14 anos nos EUA. Em crianças com idades entre 1-4 e 5-14 anos o </w:t>
      </w:r>
      <w:r w:rsidR="00F20102">
        <w:rPr>
          <w:rFonts w:ascii="Times New Roman" w:eastAsia="Times New Roman" w:hAnsi="Times New Roman"/>
          <w:sz w:val="24"/>
          <w:szCs w:val="24"/>
        </w:rPr>
        <w:t>câncer</w:t>
      </w:r>
      <w:r>
        <w:rPr>
          <w:rFonts w:ascii="Times New Roman" w:eastAsia="Times New Roman" w:hAnsi="Times New Roman"/>
          <w:sz w:val="24"/>
          <w:szCs w:val="24"/>
        </w:rPr>
        <w:t xml:space="preserve"> é a quarta e segunda causa mais comum de morte, respectivamente, enquanto os tumores do SNC são a causa mais comum de morte por câncer em crianças entre 0-14 anos nos EUA (OSTROM </w:t>
      </w:r>
      <w:r>
        <w:rPr>
          <w:rFonts w:ascii="Times New Roman" w:eastAsia="Times New Roman" w:hAnsi="Times New Roman"/>
          <w:i/>
          <w:sz w:val="24"/>
          <w:szCs w:val="24"/>
        </w:rPr>
        <w:t xml:space="preserve">et al., </w:t>
      </w:r>
      <w:r>
        <w:rPr>
          <w:rFonts w:ascii="Times New Roman" w:eastAsia="Times New Roman" w:hAnsi="Times New Roman"/>
          <w:sz w:val="24"/>
          <w:szCs w:val="24"/>
        </w:rPr>
        <w:t>2015, VITANZA</w:t>
      </w:r>
      <w:r w:rsidR="00F07005">
        <w:rPr>
          <w:rFonts w:ascii="Times New Roman" w:eastAsia="Times New Roman" w:hAnsi="Times New Roman"/>
          <w:sz w:val="24"/>
          <w:szCs w:val="24"/>
        </w:rPr>
        <w:t>;</w:t>
      </w:r>
      <w:r>
        <w:rPr>
          <w:rFonts w:ascii="Times New Roman" w:eastAsia="Times New Roman" w:hAnsi="Times New Roman"/>
          <w:sz w:val="24"/>
          <w:szCs w:val="24"/>
        </w:rPr>
        <w:t xml:space="preserve"> CHO, 2016).</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tumores do SNC constituem </w:t>
      </w:r>
      <w:r w:rsidR="007F55EB" w:rsidRPr="00F07005">
        <w:rPr>
          <w:rFonts w:ascii="Times New Roman" w:eastAsia="Times New Roman" w:hAnsi="Times New Roman"/>
          <w:sz w:val="24"/>
          <w:szCs w:val="24"/>
        </w:rPr>
        <w:t>o</w:t>
      </w:r>
      <w:r w:rsidRPr="00F07005">
        <w:rPr>
          <w:rFonts w:ascii="Times New Roman" w:eastAsia="Times New Roman" w:hAnsi="Times New Roman"/>
          <w:sz w:val="24"/>
          <w:szCs w:val="24"/>
        </w:rPr>
        <w:t xml:space="preserve"> terceir</w:t>
      </w:r>
      <w:r w:rsidR="007F55EB" w:rsidRPr="00F07005">
        <w:rPr>
          <w:rFonts w:ascii="Times New Roman" w:eastAsia="Times New Roman" w:hAnsi="Times New Roman"/>
          <w:sz w:val="24"/>
          <w:szCs w:val="24"/>
        </w:rPr>
        <w:t>o</w:t>
      </w:r>
      <w:r w:rsidRPr="00F07005">
        <w:rPr>
          <w:rFonts w:ascii="Times New Roman" w:eastAsia="Times New Roman" w:hAnsi="Times New Roman"/>
          <w:sz w:val="24"/>
          <w:szCs w:val="24"/>
        </w:rPr>
        <w:t xml:space="preserve"> mai</w:t>
      </w:r>
      <w:r w:rsidR="007F55EB" w:rsidRPr="00F07005">
        <w:rPr>
          <w:rFonts w:ascii="Times New Roman" w:eastAsia="Times New Roman" w:hAnsi="Times New Roman"/>
          <w:sz w:val="24"/>
          <w:szCs w:val="24"/>
        </w:rPr>
        <w:t>s comum</w:t>
      </w:r>
      <w:r>
        <w:rPr>
          <w:rFonts w:ascii="Times New Roman" w:eastAsia="Times New Roman" w:hAnsi="Times New Roman"/>
          <w:sz w:val="24"/>
          <w:szCs w:val="24"/>
        </w:rPr>
        <w:t xml:space="preserve"> de câncer em crianças nos países em desenvolvimento (</w:t>
      </w:r>
      <w:r w:rsidR="007F3379">
        <w:rPr>
          <w:rFonts w:ascii="Times New Roman" w:eastAsia="Times New Roman" w:hAnsi="Times New Roman"/>
          <w:sz w:val="24"/>
          <w:szCs w:val="24"/>
        </w:rPr>
        <w:t>ARAÚJO</w:t>
      </w:r>
      <w:r>
        <w:rPr>
          <w:rFonts w:ascii="Times New Roman" w:eastAsia="Times New Roman" w:hAnsi="Times New Roman"/>
          <w:sz w:val="24"/>
          <w:szCs w:val="24"/>
        </w:rPr>
        <w:t xml:space="preserve"> </w:t>
      </w:r>
      <w:r>
        <w:rPr>
          <w:rFonts w:ascii="Times New Roman" w:eastAsia="Times New Roman" w:hAnsi="Times New Roman"/>
          <w:i/>
          <w:sz w:val="24"/>
          <w:szCs w:val="24"/>
        </w:rPr>
        <w:t>et al.,</w:t>
      </w:r>
      <w:r>
        <w:rPr>
          <w:rFonts w:ascii="Times New Roman" w:eastAsia="Times New Roman" w:hAnsi="Times New Roman"/>
          <w:sz w:val="24"/>
          <w:szCs w:val="24"/>
        </w:rPr>
        <w:t xml:space="preserve"> 2011). No Brasil, o primeiro relato do Registro de Câncer de Base Populacional (RCBP) indicou uma </w:t>
      </w:r>
      <w:r w:rsidR="000B3507">
        <w:rPr>
          <w:rFonts w:ascii="Times New Roman" w:eastAsia="Times New Roman" w:hAnsi="Times New Roman"/>
          <w:sz w:val="24"/>
          <w:szCs w:val="24"/>
        </w:rPr>
        <w:t>incid</w:t>
      </w:r>
      <w:r>
        <w:rPr>
          <w:rFonts w:ascii="Times New Roman" w:eastAsia="Times New Roman" w:hAnsi="Times New Roman"/>
          <w:sz w:val="24"/>
          <w:szCs w:val="24"/>
        </w:rPr>
        <w:t>ência, em crianças e adolescentes até 19 anos, de 9,6 a 32,5 casos por 1.000.000, variando significativamente em relação à estatística do mundo desenvolvido ocidental (CAMARGO</w:t>
      </w:r>
      <w:r w:rsidR="00505AD9">
        <w:rPr>
          <w:rFonts w:ascii="Times New Roman" w:eastAsia="Times New Roman" w:hAnsi="Times New Roman"/>
          <w:sz w:val="24"/>
          <w:szCs w:val="24"/>
        </w:rPr>
        <w:t xml:space="preserve"> </w:t>
      </w:r>
      <w:r w:rsidR="00505AD9" w:rsidRPr="00505AD9">
        <w:rPr>
          <w:rFonts w:ascii="Times New Roman" w:eastAsia="Times New Roman" w:hAnsi="Times New Roman"/>
          <w:i/>
          <w:sz w:val="24"/>
          <w:szCs w:val="24"/>
        </w:rPr>
        <w:t>et al.</w:t>
      </w:r>
      <w:r>
        <w:rPr>
          <w:rFonts w:ascii="Times New Roman" w:eastAsia="Times New Roman" w:hAnsi="Times New Roman"/>
          <w:sz w:val="24"/>
          <w:szCs w:val="24"/>
        </w:rPr>
        <w:t xml:space="preserve">, 2010). Em Fortaleza (CE), a </w:t>
      </w:r>
      <w:r w:rsidR="000B3507">
        <w:rPr>
          <w:rFonts w:ascii="Times New Roman" w:eastAsia="Times New Roman" w:hAnsi="Times New Roman"/>
          <w:sz w:val="24"/>
          <w:szCs w:val="24"/>
        </w:rPr>
        <w:t>incid</w:t>
      </w:r>
      <w:r>
        <w:rPr>
          <w:rFonts w:ascii="Times New Roman" w:eastAsia="Times New Roman" w:hAnsi="Times New Roman"/>
          <w:sz w:val="24"/>
          <w:szCs w:val="24"/>
        </w:rPr>
        <w:t xml:space="preserve">ência ajustada para a idade no período entre 1998 e 2002 foi de 13,4 casos por 1.000.000. Isso representa 11% de todos os diagnósticos de câncer pediátrico, ocupando o terceiro lugar entre os grupos de neoplasias infantis, abaixo apenas de leucemias (30%) e linfomas (15%) (INCA, 2008). A </w:t>
      </w:r>
      <w:r w:rsidR="000B3507">
        <w:rPr>
          <w:rFonts w:ascii="Times New Roman" w:eastAsia="Times New Roman" w:hAnsi="Times New Roman"/>
          <w:sz w:val="24"/>
          <w:szCs w:val="24"/>
        </w:rPr>
        <w:t>incid</w:t>
      </w:r>
      <w:r>
        <w:rPr>
          <w:rFonts w:ascii="Times New Roman" w:eastAsia="Times New Roman" w:hAnsi="Times New Roman"/>
          <w:sz w:val="24"/>
          <w:szCs w:val="24"/>
        </w:rPr>
        <w:t>ência reportada para Fortaleza no período de 2001-2005 foi de 16,6 casos por 1.000.000, representando 13,2% dos tumores pediátricos no período, mas ainda em terceiro lugar dentre as neoplasias infantis (INCA, 2010). Um terço desses tumores é diagnosticado antes dos 3 anos de idade. Meninos são mais afetados que meninas, dependendo do tipo neoplásico e da idade do paciente.</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classificação dos tumores do SNC em crianças é feita através do CID-O-3 (FRITZ </w:t>
      </w:r>
      <w:r>
        <w:rPr>
          <w:rFonts w:ascii="Times New Roman" w:eastAsia="Times New Roman" w:hAnsi="Times New Roman"/>
          <w:i/>
          <w:sz w:val="24"/>
          <w:szCs w:val="24"/>
        </w:rPr>
        <w:t xml:space="preserve">et al., </w:t>
      </w:r>
      <w:r>
        <w:rPr>
          <w:rFonts w:ascii="Times New Roman" w:eastAsia="Times New Roman" w:hAnsi="Times New Roman"/>
          <w:sz w:val="24"/>
          <w:szCs w:val="24"/>
        </w:rPr>
        <w:t xml:space="preserve">2000) e da terceira edição da Classificação Internacional do Câncer na Infância (CICI-3) (STELIAROVA-FOUCHER </w:t>
      </w:r>
      <w:r>
        <w:rPr>
          <w:rFonts w:ascii="Times New Roman" w:eastAsia="Times New Roman" w:hAnsi="Times New Roman"/>
          <w:i/>
          <w:sz w:val="24"/>
          <w:szCs w:val="24"/>
        </w:rPr>
        <w:t>et al</w:t>
      </w:r>
      <w:r>
        <w:rPr>
          <w:rFonts w:ascii="Times New Roman" w:eastAsia="Times New Roman" w:hAnsi="Times New Roman"/>
          <w:sz w:val="24"/>
          <w:szCs w:val="24"/>
        </w:rPr>
        <w:t>., 2005).</w:t>
      </w:r>
    </w:p>
    <w:p w:rsidR="00840EC2" w:rsidRPr="009A65E7"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w:t>
      </w:r>
      <w:proofErr w:type="spellStart"/>
      <w:r>
        <w:rPr>
          <w:rFonts w:ascii="Times New Roman" w:eastAsia="Times New Roman" w:hAnsi="Times New Roman"/>
          <w:sz w:val="24"/>
          <w:szCs w:val="24"/>
        </w:rPr>
        <w:t>astrocitomas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pilocíticos</w:t>
      </w:r>
      <w:proofErr w:type="spellEnd"/>
      <w:r>
        <w:rPr>
          <w:rFonts w:ascii="Times New Roman" w:eastAsia="Times New Roman" w:hAnsi="Times New Roman"/>
          <w:sz w:val="24"/>
          <w:szCs w:val="24"/>
        </w:rPr>
        <w:t xml:space="preserve">, os tumores do SNC mais frequentes em crianças, são tumores de comportamento incerto, ora classificados como benignos, ora como malignos. Eles representam em torno de 18% dos tumores cerebrais infantis. Em seguida, vêm os tumores embrionários, a maior parte dos quais </w:t>
      </w:r>
      <w:proofErr w:type="spellStart"/>
      <w:r>
        <w:rPr>
          <w:rFonts w:ascii="Times New Roman" w:eastAsia="Times New Roman" w:hAnsi="Times New Roman"/>
          <w:sz w:val="24"/>
          <w:szCs w:val="24"/>
        </w:rPr>
        <w:t>meduloblastomas</w:t>
      </w:r>
      <w:proofErr w:type="spellEnd"/>
      <w:r>
        <w:rPr>
          <w:rFonts w:ascii="Times New Roman" w:eastAsia="Times New Roman" w:hAnsi="Times New Roman"/>
          <w:sz w:val="24"/>
          <w:szCs w:val="24"/>
        </w:rPr>
        <w:t xml:space="preserve">, os tumores malignos mais comuns da </w:t>
      </w:r>
      <w:r w:rsidRPr="009A65E7">
        <w:rPr>
          <w:rFonts w:ascii="Times New Roman" w:eastAsia="Times New Roman" w:hAnsi="Times New Roman"/>
          <w:sz w:val="24"/>
          <w:szCs w:val="24"/>
        </w:rPr>
        <w:t>infância, que representam em torno de 15% dos diagnósticos de tumor cerebral em crianças (CBTRUS, 2012</w:t>
      </w:r>
      <w:r w:rsidR="00625880">
        <w:rPr>
          <w:rFonts w:ascii="Times New Roman" w:eastAsia="Times New Roman" w:hAnsi="Times New Roman"/>
          <w:sz w:val="24"/>
          <w:szCs w:val="24"/>
        </w:rPr>
        <w:t>;</w:t>
      </w:r>
      <w:r w:rsidRPr="009A65E7">
        <w:rPr>
          <w:rFonts w:ascii="Times New Roman" w:eastAsia="Times New Roman" w:hAnsi="Times New Roman"/>
          <w:sz w:val="24"/>
          <w:szCs w:val="24"/>
        </w:rPr>
        <w:t xml:space="preserve"> VITANZA</w:t>
      </w:r>
      <w:r w:rsidR="00625880">
        <w:rPr>
          <w:rFonts w:ascii="Times New Roman" w:eastAsia="Times New Roman" w:hAnsi="Times New Roman"/>
          <w:sz w:val="24"/>
          <w:szCs w:val="24"/>
        </w:rPr>
        <w:t>;</w:t>
      </w:r>
      <w:r w:rsidRPr="009A65E7">
        <w:rPr>
          <w:rFonts w:ascii="Times New Roman" w:eastAsia="Times New Roman" w:hAnsi="Times New Roman"/>
          <w:sz w:val="24"/>
          <w:szCs w:val="24"/>
        </w:rPr>
        <w:t xml:space="preserve"> CHO, 2016). </w:t>
      </w:r>
    </w:p>
    <w:p w:rsidR="00840EC2" w:rsidRPr="00625880" w:rsidRDefault="00130085">
      <w:pPr>
        <w:spacing w:line="360" w:lineRule="auto"/>
        <w:ind w:firstLine="1134"/>
        <w:jc w:val="both"/>
        <w:rPr>
          <w:rFonts w:ascii="Times New Roman" w:eastAsia="Times New Roman" w:hAnsi="Times New Roman"/>
          <w:sz w:val="24"/>
          <w:szCs w:val="24"/>
        </w:rPr>
      </w:pPr>
      <w:r w:rsidRPr="009A65E7">
        <w:rPr>
          <w:rFonts w:ascii="Times New Roman" w:eastAsia="Times New Roman" w:hAnsi="Times New Roman"/>
          <w:sz w:val="24"/>
          <w:szCs w:val="24"/>
        </w:rPr>
        <w:t xml:space="preserve">Os </w:t>
      </w:r>
      <w:proofErr w:type="spellStart"/>
      <w:r w:rsidRPr="009A65E7">
        <w:rPr>
          <w:rFonts w:ascii="Times New Roman" w:eastAsia="Times New Roman" w:hAnsi="Times New Roman"/>
          <w:sz w:val="24"/>
          <w:szCs w:val="24"/>
        </w:rPr>
        <w:t>ependimomas</w:t>
      </w:r>
      <w:proofErr w:type="spellEnd"/>
      <w:r w:rsidRPr="009A65E7">
        <w:rPr>
          <w:rFonts w:ascii="Times New Roman" w:eastAsia="Times New Roman" w:hAnsi="Times New Roman"/>
          <w:sz w:val="24"/>
          <w:szCs w:val="24"/>
        </w:rPr>
        <w:t xml:space="preserve"> constituem o terceiro</w:t>
      </w:r>
      <w:r>
        <w:rPr>
          <w:rFonts w:ascii="Times New Roman" w:eastAsia="Times New Roman" w:hAnsi="Times New Roman"/>
          <w:sz w:val="24"/>
          <w:szCs w:val="24"/>
        </w:rPr>
        <w:t xml:space="preserve"> grupo mais comum de tumores pediátricos do SNC, compreendendo cerca de 10% dos tumores cerebrais pediátricos e 23% dos tumores da coluna vertebral (VITANZA</w:t>
      </w:r>
      <w:r w:rsidR="00625880">
        <w:rPr>
          <w:rFonts w:ascii="Times New Roman" w:eastAsia="Times New Roman" w:hAnsi="Times New Roman"/>
          <w:sz w:val="24"/>
          <w:szCs w:val="24"/>
        </w:rPr>
        <w:t>;</w:t>
      </w:r>
      <w:r>
        <w:rPr>
          <w:rFonts w:ascii="Times New Roman" w:eastAsia="Times New Roman" w:hAnsi="Times New Roman"/>
          <w:sz w:val="24"/>
          <w:szCs w:val="24"/>
        </w:rPr>
        <w:t xml:space="preserve"> CHO, 2016). </w:t>
      </w:r>
      <w:proofErr w:type="spellStart"/>
      <w:r>
        <w:rPr>
          <w:rFonts w:ascii="Times New Roman" w:eastAsia="Times New Roman" w:hAnsi="Times New Roman"/>
          <w:sz w:val="24"/>
          <w:szCs w:val="24"/>
        </w:rPr>
        <w:t>Astrocitomas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pilocíticos</w:t>
      </w:r>
      <w:proofErr w:type="spellEnd"/>
      <w:r>
        <w:rPr>
          <w:rFonts w:ascii="Times New Roman" w:eastAsia="Times New Roman" w:hAnsi="Times New Roman"/>
          <w:sz w:val="24"/>
          <w:szCs w:val="24"/>
        </w:rPr>
        <w:t xml:space="preserve"> são tumores indolentes, de crescimento lento, tratados principalmente pela ressecção cirúrgica, a qual é curativa na </w:t>
      </w:r>
      <w:r>
        <w:rPr>
          <w:rFonts w:ascii="Times New Roman" w:eastAsia="Times New Roman" w:hAnsi="Times New Roman"/>
          <w:sz w:val="24"/>
          <w:szCs w:val="24"/>
        </w:rPr>
        <w:lastRenderedPageBreak/>
        <w:t>maioria dos casos, com pouca probabilidade de disseminação e virtualmente ausência de transformação maligna (GAN</w:t>
      </w:r>
      <w:r w:rsidR="00625880">
        <w:rPr>
          <w:rFonts w:ascii="Times New Roman" w:eastAsia="Times New Roman" w:hAnsi="Times New Roman"/>
          <w:sz w:val="24"/>
          <w:szCs w:val="24"/>
        </w:rPr>
        <w:t>;</w:t>
      </w:r>
      <w:r>
        <w:rPr>
          <w:rFonts w:ascii="Times New Roman" w:eastAsia="Times New Roman" w:hAnsi="Times New Roman"/>
          <w:sz w:val="24"/>
          <w:szCs w:val="24"/>
        </w:rPr>
        <w:t xml:space="preserve"> HAAS-KOGAN, 2010). Já os </w:t>
      </w:r>
      <w:proofErr w:type="spellStart"/>
      <w:r>
        <w:rPr>
          <w:rFonts w:ascii="Times New Roman" w:eastAsia="Times New Roman" w:hAnsi="Times New Roman"/>
          <w:sz w:val="24"/>
          <w:szCs w:val="24"/>
        </w:rPr>
        <w:t>meduloblastomas</w:t>
      </w:r>
      <w:proofErr w:type="spellEnd"/>
      <w:r>
        <w:rPr>
          <w:rFonts w:ascii="Times New Roman" w:eastAsia="Times New Roman" w:hAnsi="Times New Roman"/>
          <w:sz w:val="24"/>
          <w:szCs w:val="24"/>
        </w:rPr>
        <w:t xml:space="preserve"> </w:t>
      </w:r>
      <w:r w:rsidRPr="00625880">
        <w:rPr>
          <w:rFonts w:ascii="Times New Roman" w:eastAsia="Times New Roman" w:hAnsi="Times New Roman"/>
          <w:sz w:val="24"/>
          <w:szCs w:val="24"/>
        </w:rPr>
        <w:t>são tumores indiferenciados, com elevado índice mitótico, e acentuada propensão à disseminação e recidiva, necessitando de terapia adjuvante com radio e quimioterapia após ressecção cirúrgica (PARTAP</w:t>
      </w:r>
      <w:r w:rsidR="00625880">
        <w:rPr>
          <w:rFonts w:ascii="Times New Roman" w:eastAsia="Times New Roman" w:hAnsi="Times New Roman"/>
          <w:sz w:val="24"/>
          <w:szCs w:val="24"/>
        </w:rPr>
        <w:t>;</w:t>
      </w:r>
      <w:r w:rsidRPr="00625880">
        <w:rPr>
          <w:rFonts w:ascii="Times New Roman" w:eastAsia="Times New Roman" w:hAnsi="Times New Roman"/>
          <w:sz w:val="24"/>
          <w:szCs w:val="24"/>
        </w:rPr>
        <w:t xml:space="preserve"> FISHER, 2010). </w:t>
      </w:r>
    </w:p>
    <w:p w:rsidR="005E0C42" w:rsidRDefault="00130085">
      <w:pPr>
        <w:spacing w:line="360" w:lineRule="auto"/>
        <w:ind w:firstLine="1134"/>
        <w:jc w:val="both"/>
        <w:rPr>
          <w:rFonts w:ascii="Times New Roman" w:eastAsia="Times New Roman" w:hAnsi="Times New Roman"/>
          <w:sz w:val="24"/>
          <w:szCs w:val="24"/>
        </w:rPr>
      </w:pPr>
      <w:r w:rsidRPr="00625880">
        <w:rPr>
          <w:rFonts w:ascii="Times New Roman" w:eastAsia="Times New Roman" w:hAnsi="Times New Roman"/>
          <w:sz w:val="24"/>
          <w:szCs w:val="24"/>
        </w:rPr>
        <w:t>Estes dois tipos tumorais, que juntos correspondem a mais de 30% dos casos de tumores cerebrais em crianças, têm hoje</w:t>
      </w:r>
      <w:r>
        <w:rPr>
          <w:rFonts w:ascii="Times New Roman" w:eastAsia="Times New Roman" w:hAnsi="Times New Roman"/>
          <w:sz w:val="24"/>
          <w:szCs w:val="24"/>
        </w:rPr>
        <w:t xml:space="preserve"> um prognóstico favorável quando comparado ao passado. Outros tipos tumorais menos frequentes, todavia, têm resultados menos brilhantes com o tratamento atualmente disponível. </w:t>
      </w:r>
      <w:proofErr w:type="spellStart"/>
      <w:r>
        <w:rPr>
          <w:rFonts w:ascii="Times New Roman" w:eastAsia="Times New Roman" w:hAnsi="Times New Roman"/>
          <w:sz w:val="24"/>
          <w:szCs w:val="24"/>
        </w:rPr>
        <w:t>Ependimomas</w:t>
      </w:r>
      <w:proofErr w:type="spellEnd"/>
      <w:r>
        <w:rPr>
          <w:rFonts w:ascii="Times New Roman" w:eastAsia="Times New Roman" w:hAnsi="Times New Roman"/>
          <w:sz w:val="24"/>
          <w:szCs w:val="24"/>
        </w:rPr>
        <w:t xml:space="preserve"> têm uma propensão elevada à recorrência local, com taxas de sobrevida de cerca de 25% após a recidiva (COYLE </w:t>
      </w:r>
      <w:r>
        <w:rPr>
          <w:rFonts w:ascii="Times New Roman" w:eastAsia="Times New Roman" w:hAnsi="Times New Roman"/>
          <w:i/>
          <w:sz w:val="24"/>
          <w:szCs w:val="24"/>
        </w:rPr>
        <w:t>et al.,</w:t>
      </w:r>
      <w:r>
        <w:rPr>
          <w:rFonts w:ascii="Times New Roman" w:eastAsia="Times New Roman" w:hAnsi="Times New Roman"/>
          <w:sz w:val="24"/>
          <w:szCs w:val="24"/>
        </w:rPr>
        <w:t xml:space="preserve"> 2015). Tumores de tronco cerebral, normalmente não </w:t>
      </w:r>
      <w:proofErr w:type="spellStart"/>
      <w:r>
        <w:rPr>
          <w:rFonts w:ascii="Times New Roman" w:eastAsia="Times New Roman" w:hAnsi="Times New Roman"/>
          <w:sz w:val="24"/>
          <w:szCs w:val="24"/>
        </w:rPr>
        <w:t>biopsiados</w:t>
      </w:r>
      <w:proofErr w:type="spellEnd"/>
      <w:r>
        <w:rPr>
          <w:rFonts w:ascii="Times New Roman" w:eastAsia="Times New Roman" w:hAnsi="Times New Roman"/>
          <w:sz w:val="24"/>
          <w:szCs w:val="24"/>
        </w:rPr>
        <w:t xml:space="preserve"> na sua maioria, constituem cerca de 10% dos tumores cerebrais infantis, e têm um prognóstico extremamente reservado, com apenas um subgrupo pequeno de pacientes com tumores neste sítio alcançando sobrevida prolongada</w:t>
      </w:r>
      <w:r w:rsidR="00F45E35">
        <w:rPr>
          <w:rFonts w:ascii="Times New Roman" w:eastAsia="Times New Roman" w:hAnsi="Times New Roman"/>
          <w:sz w:val="24"/>
          <w:szCs w:val="24"/>
        </w:rPr>
        <w:t xml:space="preserve"> (NEAL; HOSKIN, 2009).</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Tumores </w:t>
      </w:r>
      <w:proofErr w:type="spellStart"/>
      <w:r>
        <w:rPr>
          <w:rFonts w:ascii="Times New Roman" w:eastAsia="Times New Roman" w:hAnsi="Times New Roman"/>
          <w:sz w:val="24"/>
          <w:szCs w:val="24"/>
        </w:rPr>
        <w:t>infratentoriais</w:t>
      </w:r>
      <w:proofErr w:type="spellEnd"/>
      <w:r>
        <w:rPr>
          <w:rFonts w:ascii="Times New Roman" w:eastAsia="Times New Roman" w:hAnsi="Times New Roman"/>
          <w:sz w:val="24"/>
          <w:szCs w:val="24"/>
        </w:rPr>
        <w:t xml:space="preserve"> são mais comuns em crianças, </w:t>
      </w:r>
      <w:proofErr w:type="gramStart"/>
      <w:r>
        <w:rPr>
          <w:rFonts w:ascii="Times New Roman" w:eastAsia="Times New Roman" w:hAnsi="Times New Roman"/>
          <w:sz w:val="24"/>
          <w:szCs w:val="24"/>
        </w:rPr>
        <w:t>enquanto que</w:t>
      </w:r>
      <w:proofErr w:type="gramEnd"/>
      <w:r>
        <w:rPr>
          <w:rFonts w:ascii="Times New Roman" w:eastAsia="Times New Roman" w:hAnsi="Times New Roman"/>
          <w:sz w:val="24"/>
          <w:szCs w:val="24"/>
        </w:rPr>
        <w:t xml:space="preserve"> em adultos predominam em um dos hemisférios cerebrais (</w:t>
      </w:r>
      <w:proofErr w:type="spellStart"/>
      <w:r>
        <w:rPr>
          <w:rFonts w:ascii="Times New Roman" w:eastAsia="Times New Roman" w:hAnsi="Times New Roman"/>
          <w:sz w:val="24"/>
          <w:szCs w:val="24"/>
        </w:rPr>
        <w:t>supratentoriais</w:t>
      </w:r>
      <w:proofErr w:type="spellEnd"/>
      <w:r>
        <w:rPr>
          <w:rFonts w:ascii="Times New Roman" w:eastAsia="Times New Roman" w:hAnsi="Times New Roman"/>
          <w:sz w:val="24"/>
          <w:szCs w:val="24"/>
        </w:rPr>
        <w:t>). Todos os tumores do SNC crescem por infiltração e/ou compressão ao tecido neural adjacente, causando edema e aumentando a pressão intracraniana. Isso pode levar a um dano focal e prejudicar a drenagem do fluido cérebro-espinhal (FCE) (NEAL</w:t>
      </w:r>
      <w:r w:rsidR="00625880">
        <w:rPr>
          <w:rFonts w:ascii="Times New Roman" w:eastAsia="Times New Roman" w:hAnsi="Times New Roman"/>
          <w:sz w:val="24"/>
          <w:szCs w:val="24"/>
        </w:rPr>
        <w:t>;</w:t>
      </w:r>
      <w:r>
        <w:rPr>
          <w:rFonts w:ascii="Times New Roman" w:eastAsia="Times New Roman" w:hAnsi="Times New Roman"/>
          <w:sz w:val="24"/>
          <w:szCs w:val="24"/>
        </w:rPr>
        <w:t xml:space="preserve"> HOSKIN, 2009).</w:t>
      </w:r>
    </w:p>
    <w:p w:rsidR="000420BE" w:rsidRDefault="00130085" w:rsidP="00683EAA">
      <w:pPr>
        <w:spacing w:line="360" w:lineRule="auto"/>
        <w:ind w:firstLine="1134"/>
        <w:jc w:val="both"/>
        <w:rPr>
          <w:rFonts w:ascii="Times New Roman" w:eastAsia="Times New Roman" w:hAnsi="Times New Roman"/>
          <w:sz w:val="24"/>
          <w:szCs w:val="24"/>
        </w:rPr>
      </w:pPr>
      <w:proofErr w:type="spellStart"/>
      <w:r>
        <w:rPr>
          <w:rFonts w:ascii="Times New Roman" w:eastAsia="Times New Roman" w:hAnsi="Times New Roman"/>
          <w:sz w:val="24"/>
          <w:szCs w:val="24"/>
        </w:rPr>
        <w:t>Histologicamente</w:t>
      </w:r>
      <w:proofErr w:type="spellEnd"/>
      <w:r>
        <w:rPr>
          <w:rFonts w:ascii="Times New Roman" w:eastAsia="Times New Roman" w:hAnsi="Times New Roman"/>
          <w:sz w:val="24"/>
          <w:szCs w:val="24"/>
        </w:rPr>
        <w:t xml:space="preserve">, os </w:t>
      </w:r>
      <w:proofErr w:type="spellStart"/>
      <w:r>
        <w:rPr>
          <w:rFonts w:ascii="Times New Roman" w:eastAsia="Times New Roman" w:hAnsi="Times New Roman"/>
          <w:sz w:val="24"/>
          <w:szCs w:val="24"/>
        </w:rPr>
        <w:t>astrocitomas</w:t>
      </w:r>
      <w:proofErr w:type="spellEnd"/>
      <w:r>
        <w:rPr>
          <w:rFonts w:ascii="Times New Roman" w:eastAsia="Times New Roman" w:hAnsi="Times New Roman"/>
          <w:sz w:val="24"/>
          <w:szCs w:val="24"/>
        </w:rPr>
        <w:t xml:space="preserve"> são divididos pela OMS em: de baixo grau (grau 1 e 2) e de alto grau (grau 3 e 4). Os de grau 4 são denominados </w:t>
      </w:r>
      <w:proofErr w:type="spellStart"/>
      <w:r>
        <w:rPr>
          <w:rFonts w:ascii="Times New Roman" w:eastAsia="Times New Roman" w:hAnsi="Times New Roman"/>
          <w:sz w:val="24"/>
          <w:szCs w:val="24"/>
        </w:rPr>
        <w:t>glioblastomas</w:t>
      </w:r>
      <w:proofErr w:type="spellEnd"/>
      <w:r>
        <w:rPr>
          <w:rFonts w:ascii="Times New Roman" w:eastAsia="Times New Roman" w:hAnsi="Times New Roman"/>
          <w:sz w:val="24"/>
          <w:szCs w:val="24"/>
        </w:rPr>
        <w:t xml:space="preserve"> multiformes e ocasionalmente são multifocais</w:t>
      </w:r>
      <w:r w:rsidR="00625880">
        <w:rPr>
          <w:rFonts w:ascii="Times New Roman" w:eastAsia="Times New Roman" w:hAnsi="Times New Roman"/>
          <w:sz w:val="24"/>
          <w:szCs w:val="24"/>
        </w:rPr>
        <w:t xml:space="preserve"> (NEAL; HOSKIN, 2009)</w:t>
      </w:r>
      <w:r>
        <w:rPr>
          <w:rFonts w:ascii="Times New Roman" w:eastAsia="Times New Roman" w:hAnsi="Times New Roman"/>
          <w:sz w:val="24"/>
          <w:szCs w:val="24"/>
        </w:rPr>
        <w:t>.</w:t>
      </w:r>
      <w:r w:rsidR="00840EC2">
        <w:rPr>
          <w:rFonts w:ascii="Times New Roman" w:eastAsia="Times New Roman" w:hAnsi="Times New Roman"/>
          <w:sz w:val="24"/>
          <w:szCs w:val="24"/>
        </w:rPr>
        <w:t xml:space="preserve"> </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Para investigar-se um tumor cerebral, é utilizada comumente tomografia computadorizada (TC), imagens de ressonância magnética (RMN), ressonância magnética angiográfica (RMA), tomografia por emissão de pósitrons (PET, pósitron </w:t>
      </w:r>
      <w:proofErr w:type="spellStart"/>
      <w:r>
        <w:rPr>
          <w:rFonts w:ascii="Times New Roman" w:eastAsia="Times New Roman" w:hAnsi="Times New Roman"/>
          <w:sz w:val="24"/>
          <w:szCs w:val="24"/>
        </w:rPr>
        <w:t>emission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tomography</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mielografia</w:t>
      </w:r>
      <w:proofErr w:type="spellEnd"/>
      <w:r>
        <w:rPr>
          <w:rFonts w:ascii="Times New Roman" w:eastAsia="Times New Roman" w:hAnsi="Times New Roman"/>
          <w:sz w:val="24"/>
          <w:szCs w:val="24"/>
        </w:rPr>
        <w:t xml:space="preserve">, agulha de biópsia </w:t>
      </w:r>
      <w:proofErr w:type="spellStart"/>
      <w:r>
        <w:rPr>
          <w:rFonts w:ascii="Times New Roman" w:eastAsia="Times New Roman" w:hAnsi="Times New Roman"/>
          <w:sz w:val="24"/>
          <w:szCs w:val="24"/>
        </w:rPr>
        <w:t>estereotáxica</w:t>
      </w:r>
      <w:proofErr w:type="spellEnd"/>
      <w:r>
        <w:rPr>
          <w:rFonts w:ascii="Times New Roman" w:eastAsia="Times New Roman" w:hAnsi="Times New Roman"/>
          <w:sz w:val="24"/>
          <w:szCs w:val="24"/>
        </w:rPr>
        <w:t xml:space="preserve"> ou biópsia aberta e punção lombar (NEAL</w:t>
      </w:r>
      <w:r w:rsidR="00625880">
        <w:rPr>
          <w:rFonts w:ascii="Times New Roman" w:eastAsia="Times New Roman" w:hAnsi="Times New Roman"/>
          <w:sz w:val="24"/>
          <w:szCs w:val="24"/>
        </w:rPr>
        <w:t>;</w:t>
      </w:r>
      <w:r>
        <w:rPr>
          <w:rFonts w:ascii="Times New Roman" w:eastAsia="Times New Roman" w:hAnsi="Times New Roman"/>
          <w:sz w:val="24"/>
          <w:szCs w:val="24"/>
        </w:rPr>
        <w:t xml:space="preserve"> HOSKIN, 2009).</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tumores pediátricos de Sistema Nervoso Central são diagnosticados mais rapidamente quando se manifestam na região </w:t>
      </w:r>
      <w:proofErr w:type="spellStart"/>
      <w:r>
        <w:rPr>
          <w:rFonts w:ascii="Times New Roman" w:eastAsia="Times New Roman" w:hAnsi="Times New Roman"/>
          <w:sz w:val="24"/>
          <w:szCs w:val="24"/>
        </w:rPr>
        <w:t>infratentorial</w:t>
      </w:r>
      <w:proofErr w:type="spellEnd"/>
      <w:r>
        <w:rPr>
          <w:rFonts w:ascii="Times New Roman" w:eastAsia="Times New Roman" w:hAnsi="Times New Roman"/>
          <w:sz w:val="24"/>
          <w:szCs w:val="24"/>
        </w:rPr>
        <w:t xml:space="preserve"> (10,8 semanas em média) do que quando ocorrem na região </w:t>
      </w:r>
      <w:proofErr w:type="spellStart"/>
      <w:r>
        <w:rPr>
          <w:rFonts w:ascii="Times New Roman" w:eastAsia="Times New Roman" w:hAnsi="Times New Roman"/>
          <w:sz w:val="24"/>
          <w:szCs w:val="24"/>
        </w:rPr>
        <w:t>supratentorial</w:t>
      </w:r>
      <w:proofErr w:type="spellEnd"/>
      <w:r>
        <w:rPr>
          <w:rFonts w:ascii="Times New Roman" w:eastAsia="Times New Roman" w:hAnsi="Times New Roman"/>
          <w:sz w:val="24"/>
          <w:szCs w:val="24"/>
        </w:rPr>
        <w:t xml:space="preserve"> (43,4 semanas em média) (FLORES, 1986</w:t>
      </w:r>
      <w:r w:rsidR="00625880">
        <w:rPr>
          <w:rFonts w:ascii="Times New Roman" w:eastAsia="Times New Roman" w:hAnsi="Times New Roman"/>
          <w:sz w:val="24"/>
          <w:szCs w:val="24"/>
        </w:rPr>
        <w:t>;</w:t>
      </w:r>
      <w:r>
        <w:rPr>
          <w:rFonts w:ascii="Times New Roman" w:eastAsia="Times New Roman" w:hAnsi="Times New Roman"/>
          <w:sz w:val="24"/>
          <w:szCs w:val="24"/>
        </w:rPr>
        <w:t xml:space="preserve"> INCA, 2009).</w:t>
      </w:r>
    </w:p>
    <w:p w:rsidR="005C44E5"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As principais modalidades de tratamento de tumores infantis são cirurgia, radioterapia e quimioterapia. A cirurgia (ressecção completa) é o principal tratamento dos tumores do SNC (sendo, por exemplo, a única modalidade necessária para muitos pacientes </w:t>
      </w:r>
      <w:r>
        <w:rPr>
          <w:rFonts w:ascii="Times New Roman" w:eastAsia="Times New Roman" w:hAnsi="Times New Roman"/>
          <w:sz w:val="24"/>
          <w:szCs w:val="24"/>
        </w:rPr>
        <w:lastRenderedPageBreak/>
        <w:t xml:space="preserve">com </w:t>
      </w:r>
      <w:proofErr w:type="spellStart"/>
      <w:r>
        <w:rPr>
          <w:rFonts w:ascii="Times New Roman" w:eastAsia="Times New Roman" w:hAnsi="Times New Roman"/>
          <w:sz w:val="24"/>
          <w:szCs w:val="24"/>
        </w:rPr>
        <w:t>astrocitomas</w:t>
      </w:r>
      <w:proofErr w:type="spellEnd"/>
      <w:r>
        <w:rPr>
          <w:rFonts w:ascii="Times New Roman" w:eastAsia="Times New Roman" w:hAnsi="Times New Roman"/>
          <w:sz w:val="24"/>
          <w:szCs w:val="24"/>
        </w:rPr>
        <w:t xml:space="preserve"> de baixo grau) e o de maior impacto na sobrevida dos mesmos. A radioterapia é necessária em pacientes nos quais somente o tratamento cirúrgico não é suficiente para controlar a doença ou nos pacientes em que a cirurgia não é possível (por exemplo, pacientes com </w:t>
      </w:r>
      <w:proofErr w:type="spellStart"/>
      <w:r>
        <w:rPr>
          <w:rFonts w:ascii="Times New Roman" w:eastAsia="Times New Roman" w:hAnsi="Times New Roman"/>
          <w:sz w:val="24"/>
          <w:szCs w:val="24"/>
        </w:rPr>
        <w:t>meduloblastomas</w:t>
      </w:r>
      <w:proofErr w:type="spellEnd"/>
      <w:r>
        <w:rPr>
          <w:rFonts w:ascii="Times New Roman" w:eastAsia="Times New Roman" w:hAnsi="Times New Roman"/>
          <w:sz w:val="24"/>
          <w:szCs w:val="24"/>
        </w:rPr>
        <w:t xml:space="preserve"> ou tumores </w:t>
      </w:r>
      <w:proofErr w:type="spellStart"/>
      <w:r>
        <w:rPr>
          <w:rFonts w:ascii="Times New Roman" w:eastAsia="Times New Roman" w:hAnsi="Times New Roman"/>
          <w:sz w:val="24"/>
          <w:szCs w:val="24"/>
        </w:rPr>
        <w:t>infiltrativos</w:t>
      </w:r>
      <w:proofErr w:type="spellEnd"/>
      <w:r>
        <w:rPr>
          <w:rFonts w:ascii="Times New Roman" w:eastAsia="Times New Roman" w:hAnsi="Times New Roman"/>
          <w:sz w:val="24"/>
          <w:szCs w:val="24"/>
        </w:rPr>
        <w:t xml:space="preserve"> de ponte)</w:t>
      </w:r>
      <w:r w:rsidR="005C44E5">
        <w:rPr>
          <w:rFonts w:ascii="Times New Roman" w:eastAsia="Times New Roman" w:hAnsi="Times New Roman"/>
          <w:sz w:val="24"/>
          <w:szCs w:val="24"/>
        </w:rPr>
        <w:t xml:space="preserve"> (ARAUJO</w:t>
      </w:r>
      <w:r w:rsidR="005C44E5">
        <w:rPr>
          <w:rFonts w:ascii="Times New Roman" w:eastAsia="Times New Roman" w:hAnsi="Times New Roman"/>
          <w:i/>
          <w:sz w:val="24"/>
          <w:szCs w:val="24"/>
        </w:rPr>
        <w:t xml:space="preserve"> et al</w:t>
      </w:r>
      <w:r w:rsidR="005C44E5">
        <w:rPr>
          <w:rFonts w:ascii="Times New Roman" w:eastAsia="Times New Roman" w:hAnsi="Times New Roman"/>
          <w:sz w:val="24"/>
          <w:szCs w:val="24"/>
        </w:rPr>
        <w:t xml:space="preserve">., 2011; BLANEY </w:t>
      </w:r>
      <w:r w:rsidR="005C44E5">
        <w:rPr>
          <w:rFonts w:ascii="Times New Roman" w:eastAsia="Times New Roman" w:hAnsi="Times New Roman"/>
          <w:i/>
          <w:sz w:val="24"/>
          <w:szCs w:val="24"/>
        </w:rPr>
        <w:t>et al.,</w:t>
      </w:r>
      <w:r w:rsidR="005C44E5">
        <w:rPr>
          <w:rFonts w:ascii="Times New Roman" w:eastAsia="Times New Roman" w:hAnsi="Times New Roman"/>
          <w:sz w:val="24"/>
          <w:szCs w:val="24"/>
        </w:rPr>
        <w:t xml:space="preserve"> 2006)</w:t>
      </w:r>
      <w:r>
        <w:rPr>
          <w:rFonts w:ascii="Times New Roman" w:eastAsia="Times New Roman" w:hAnsi="Times New Roman"/>
          <w:sz w:val="24"/>
          <w:szCs w:val="24"/>
        </w:rPr>
        <w:t xml:space="preserve">. </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radioterapia, porém, não é isenta de efeitos colaterais em curto e em longo prazo, sobretudo em relação à cognição e ao crescimento na dependência da dose utilizada e da área coberta. Além disso, não é rotineiramente realizada nos menores de 3 anos. Até a década de 1990, o uso de quimioterapia era controverso em tumores cerebrais, mas um número cada vez maior de pacientes beneficia-se dessa modalidade. Atualmente, a quimioterapia está bem estabelecida em pacientes pediátricos com </w:t>
      </w:r>
      <w:proofErr w:type="spellStart"/>
      <w:r>
        <w:rPr>
          <w:rFonts w:ascii="Times New Roman" w:eastAsia="Times New Roman" w:hAnsi="Times New Roman"/>
          <w:sz w:val="24"/>
          <w:szCs w:val="24"/>
        </w:rPr>
        <w:t>meduloblastomas</w:t>
      </w:r>
      <w:proofErr w:type="spellEnd"/>
      <w:r>
        <w:rPr>
          <w:rFonts w:ascii="Times New Roman" w:eastAsia="Times New Roman" w:hAnsi="Times New Roman"/>
          <w:sz w:val="24"/>
          <w:szCs w:val="24"/>
        </w:rPr>
        <w:t xml:space="preserve"> e </w:t>
      </w:r>
      <w:proofErr w:type="spellStart"/>
      <w:r>
        <w:rPr>
          <w:rFonts w:ascii="Times New Roman" w:eastAsia="Times New Roman" w:hAnsi="Times New Roman"/>
          <w:sz w:val="24"/>
          <w:szCs w:val="24"/>
        </w:rPr>
        <w:t>astrocitomas</w:t>
      </w:r>
      <w:proofErr w:type="spellEnd"/>
      <w:r>
        <w:rPr>
          <w:rFonts w:ascii="Times New Roman" w:eastAsia="Times New Roman" w:hAnsi="Times New Roman"/>
          <w:sz w:val="24"/>
          <w:szCs w:val="24"/>
        </w:rPr>
        <w:t xml:space="preserve"> de baixo grau (ARAUJO</w:t>
      </w:r>
      <w:r>
        <w:rPr>
          <w:rFonts w:ascii="Times New Roman" w:eastAsia="Times New Roman" w:hAnsi="Times New Roman"/>
          <w:i/>
          <w:sz w:val="24"/>
          <w:szCs w:val="24"/>
        </w:rPr>
        <w:t xml:space="preserve"> et al</w:t>
      </w:r>
      <w:r>
        <w:rPr>
          <w:rFonts w:ascii="Times New Roman" w:eastAsia="Times New Roman" w:hAnsi="Times New Roman"/>
          <w:sz w:val="24"/>
          <w:szCs w:val="24"/>
        </w:rPr>
        <w:t xml:space="preserve">., 2011; BLANEY </w:t>
      </w:r>
      <w:r>
        <w:rPr>
          <w:rFonts w:ascii="Times New Roman" w:eastAsia="Times New Roman" w:hAnsi="Times New Roman"/>
          <w:i/>
          <w:sz w:val="24"/>
          <w:szCs w:val="24"/>
        </w:rPr>
        <w:t>et al.,</w:t>
      </w:r>
      <w:r>
        <w:rPr>
          <w:rFonts w:ascii="Times New Roman" w:eastAsia="Times New Roman" w:hAnsi="Times New Roman"/>
          <w:sz w:val="24"/>
          <w:szCs w:val="24"/>
        </w:rPr>
        <w:t xml:space="preserve"> 2006).</w:t>
      </w:r>
    </w:p>
    <w:p w:rsidR="005E0C42" w:rsidRDefault="005E0C42">
      <w:pPr>
        <w:spacing w:line="360" w:lineRule="auto"/>
        <w:ind w:firstLine="1134"/>
        <w:jc w:val="both"/>
        <w:rPr>
          <w:rFonts w:ascii="Times New Roman" w:eastAsia="Times New Roman" w:hAnsi="Times New Roman"/>
          <w:sz w:val="24"/>
          <w:szCs w:val="24"/>
        </w:rPr>
      </w:pPr>
    </w:p>
    <w:p w:rsidR="000420BE" w:rsidRDefault="00130085" w:rsidP="00683EAA">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2.2 Classes de Fármacos Quimioterápicos</w:t>
      </w:r>
    </w:p>
    <w:p w:rsidR="005E0C42" w:rsidRDefault="005E0C42">
      <w:pPr>
        <w:spacing w:line="360" w:lineRule="auto"/>
        <w:ind w:firstLine="1134"/>
        <w:jc w:val="both"/>
        <w:rPr>
          <w:rFonts w:ascii="Times New Roman" w:eastAsia="Times New Roman" w:hAnsi="Times New Roman"/>
          <w:b/>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No presente trabalho, adotou-se para os agentes quimioterápicos a classificação de </w:t>
      </w:r>
      <w:proofErr w:type="spellStart"/>
      <w:r>
        <w:rPr>
          <w:rFonts w:ascii="Times New Roman" w:eastAsia="Times New Roman" w:hAnsi="Times New Roman"/>
          <w:sz w:val="24"/>
          <w:szCs w:val="24"/>
        </w:rPr>
        <w:t>Brunton</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Chabner</w:t>
      </w:r>
      <w:proofErr w:type="spellEnd"/>
      <w:r>
        <w:rPr>
          <w:rFonts w:ascii="Times New Roman" w:eastAsia="Times New Roman" w:hAnsi="Times New Roman"/>
          <w:sz w:val="24"/>
          <w:szCs w:val="24"/>
        </w:rPr>
        <w:t xml:space="preserve"> e </w:t>
      </w:r>
      <w:proofErr w:type="spellStart"/>
      <w:r>
        <w:rPr>
          <w:rFonts w:ascii="Times New Roman" w:eastAsia="Times New Roman" w:hAnsi="Times New Roman"/>
          <w:sz w:val="24"/>
          <w:szCs w:val="24"/>
        </w:rPr>
        <w:t>Knollmann</w:t>
      </w:r>
      <w:proofErr w:type="spellEnd"/>
      <w:r>
        <w:rPr>
          <w:rFonts w:ascii="Times New Roman" w:eastAsia="Times New Roman" w:hAnsi="Times New Roman"/>
          <w:sz w:val="24"/>
          <w:szCs w:val="24"/>
        </w:rPr>
        <w:t xml:space="preserve"> (2014).</w:t>
      </w:r>
    </w:p>
    <w:p w:rsidR="005E0C42" w:rsidRDefault="005E0C42">
      <w:pPr>
        <w:spacing w:line="360" w:lineRule="auto"/>
        <w:ind w:firstLine="1134"/>
        <w:jc w:val="both"/>
        <w:rPr>
          <w:rFonts w:ascii="Times New Roman" w:eastAsia="Times New Roman" w:hAnsi="Times New Roman"/>
          <w:b/>
          <w:sz w:val="24"/>
          <w:szCs w:val="24"/>
        </w:rPr>
      </w:pPr>
    </w:p>
    <w:p w:rsidR="000420BE" w:rsidRDefault="00130085" w:rsidP="00683EAA">
      <w:pPr>
        <w:spacing w:line="360" w:lineRule="auto"/>
        <w:jc w:val="both"/>
        <w:rPr>
          <w:rFonts w:ascii="Times New Roman" w:eastAsia="Times New Roman" w:hAnsi="Times New Roman"/>
          <w:sz w:val="24"/>
          <w:szCs w:val="24"/>
        </w:rPr>
      </w:pPr>
      <w:r>
        <w:rPr>
          <w:rFonts w:ascii="Times New Roman" w:eastAsia="Times New Roman" w:hAnsi="Times New Roman"/>
          <w:b/>
          <w:i/>
          <w:sz w:val="24"/>
          <w:szCs w:val="24"/>
        </w:rPr>
        <w:t xml:space="preserve">2.2.1 Fármacos </w:t>
      </w:r>
      <w:proofErr w:type="spellStart"/>
      <w:r>
        <w:rPr>
          <w:rFonts w:ascii="Times New Roman" w:eastAsia="Times New Roman" w:hAnsi="Times New Roman"/>
          <w:b/>
          <w:i/>
          <w:sz w:val="24"/>
          <w:szCs w:val="24"/>
        </w:rPr>
        <w:t>Alquilantes</w:t>
      </w:r>
      <w:proofErr w:type="spellEnd"/>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proofErr w:type="spellStart"/>
      <w:r>
        <w:rPr>
          <w:rFonts w:ascii="Times New Roman" w:eastAsia="Times New Roman" w:hAnsi="Times New Roman"/>
          <w:sz w:val="24"/>
          <w:szCs w:val="24"/>
        </w:rPr>
        <w:t>Chabner</w:t>
      </w:r>
      <w:proofErr w:type="spellEnd"/>
      <w:r>
        <w:rPr>
          <w:rFonts w:ascii="Times New Roman" w:eastAsia="Times New Roman" w:hAnsi="Times New Roman"/>
          <w:sz w:val="24"/>
          <w:szCs w:val="24"/>
        </w:rPr>
        <w:t xml:space="preserve"> (2014) classifica os fármacos </w:t>
      </w:r>
      <w:proofErr w:type="spellStart"/>
      <w:r>
        <w:rPr>
          <w:rFonts w:ascii="Times New Roman" w:eastAsia="Times New Roman" w:hAnsi="Times New Roman"/>
          <w:sz w:val="24"/>
          <w:szCs w:val="24"/>
        </w:rPr>
        <w:t>alquilantes</w:t>
      </w:r>
      <w:proofErr w:type="spellEnd"/>
      <w:r>
        <w:rPr>
          <w:rFonts w:ascii="Times New Roman" w:eastAsia="Times New Roman" w:hAnsi="Times New Roman"/>
          <w:sz w:val="24"/>
          <w:szCs w:val="24"/>
        </w:rPr>
        <w:t xml:space="preserve"> em: mostardas nitrogenadas, derivados da metil-hidrazina, </w:t>
      </w:r>
      <w:proofErr w:type="spellStart"/>
      <w:r>
        <w:rPr>
          <w:rFonts w:ascii="Times New Roman" w:eastAsia="Times New Roman" w:hAnsi="Times New Roman"/>
          <w:sz w:val="24"/>
          <w:szCs w:val="24"/>
        </w:rPr>
        <w:t>alquilsulfonato</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bussulfano</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nitrosureias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triazenos</w:t>
      </w:r>
      <w:proofErr w:type="spellEnd"/>
      <w:r>
        <w:rPr>
          <w:rFonts w:ascii="Times New Roman" w:eastAsia="Times New Roman" w:hAnsi="Times New Roman"/>
          <w:sz w:val="24"/>
          <w:szCs w:val="24"/>
        </w:rPr>
        <w:t xml:space="preserve"> e complexos de coordenação de platina.</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São fármacos citotóxicos que transferem seus grupos alquila para vários constituintes celulares. A </w:t>
      </w:r>
      <w:proofErr w:type="spellStart"/>
      <w:r>
        <w:rPr>
          <w:rFonts w:ascii="Times New Roman" w:eastAsia="Times New Roman" w:hAnsi="Times New Roman"/>
          <w:sz w:val="24"/>
          <w:szCs w:val="24"/>
        </w:rPr>
        <w:t>alquilação</w:t>
      </w:r>
      <w:proofErr w:type="spellEnd"/>
      <w:r>
        <w:rPr>
          <w:rFonts w:ascii="Times New Roman" w:eastAsia="Times New Roman" w:hAnsi="Times New Roman"/>
          <w:sz w:val="24"/>
          <w:szCs w:val="24"/>
        </w:rPr>
        <w:t xml:space="preserve"> mais importante é provavelmente a do DNA, levando a morte celular. Geralmente, há uma </w:t>
      </w:r>
      <w:proofErr w:type="spellStart"/>
      <w:r>
        <w:rPr>
          <w:rFonts w:ascii="Times New Roman" w:eastAsia="Times New Roman" w:hAnsi="Times New Roman"/>
          <w:sz w:val="24"/>
          <w:szCs w:val="24"/>
        </w:rPr>
        <w:t>ciclização</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intramolecular</w:t>
      </w:r>
      <w:proofErr w:type="spellEnd"/>
      <w:r>
        <w:rPr>
          <w:rFonts w:ascii="Times New Roman" w:eastAsia="Times New Roman" w:hAnsi="Times New Roman"/>
          <w:sz w:val="24"/>
          <w:szCs w:val="24"/>
        </w:rPr>
        <w:t xml:space="preserve"> para formar um íon </w:t>
      </w:r>
      <w:proofErr w:type="spellStart"/>
      <w:r>
        <w:rPr>
          <w:rFonts w:ascii="Times New Roman" w:eastAsia="Times New Roman" w:hAnsi="Times New Roman"/>
          <w:sz w:val="24"/>
          <w:szCs w:val="24"/>
        </w:rPr>
        <w:t>etilenoimônio</w:t>
      </w:r>
      <w:proofErr w:type="spellEnd"/>
      <w:r>
        <w:rPr>
          <w:rFonts w:ascii="Times New Roman" w:eastAsia="Times New Roman" w:hAnsi="Times New Roman"/>
          <w:sz w:val="24"/>
          <w:szCs w:val="24"/>
        </w:rPr>
        <w:t xml:space="preserve"> que transfere um grupo alquila para um constituinte celular diretamente ou pela formação de um íon carbônio. A posição N7 da guanina é o principal ponto de </w:t>
      </w:r>
      <w:proofErr w:type="spellStart"/>
      <w:r>
        <w:rPr>
          <w:rFonts w:ascii="Times New Roman" w:eastAsia="Times New Roman" w:hAnsi="Times New Roman"/>
          <w:sz w:val="24"/>
          <w:szCs w:val="24"/>
        </w:rPr>
        <w:t>alquilação</w:t>
      </w:r>
      <w:proofErr w:type="spellEnd"/>
      <w:r>
        <w:rPr>
          <w:rFonts w:ascii="Times New Roman" w:eastAsia="Times New Roman" w:hAnsi="Times New Roman"/>
          <w:sz w:val="24"/>
          <w:szCs w:val="24"/>
        </w:rPr>
        <w:t xml:space="preserve">, em menor extensão de </w:t>
      </w:r>
      <w:proofErr w:type="spellStart"/>
      <w:r>
        <w:rPr>
          <w:rFonts w:ascii="Times New Roman" w:eastAsia="Times New Roman" w:hAnsi="Times New Roman"/>
          <w:sz w:val="24"/>
          <w:szCs w:val="24"/>
        </w:rPr>
        <w:t>alquilação</w:t>
      </w:r>
      <w:proofErr w:type="spellEnd"/>
      <w:r>
        <w:rPr>
          <w:rFonts w:ascii="Times New Roman" w:eastAsia="Times New Roman" w:hAnsi="Times New Roman"/>
          <w:sz w:val="24"/>
          <w:szCs w:val="24"/>
        </w:rPr>
        <w:t xml:space="preserve"> tem-se: a N1 e N3 da adenina, a N3 da citosina e O6 da guanina, além de proteínas e fosfatos associados ao DNA. Possuem efeitos colaterais dose-dependente em tecidos de rápido crescimento como, por exemplo, náuseas, vômitos, lesão do tecido local de administração e toxicidade sistêmica</w:t>
      </w:r>
      <w:r w:rsidR="00875DDE">
        <w:rPr>
          <w:rFonts w:ascii="Times New Roman" w:eastAsia="Times New Roman" w:hAnsi="Times New Roman"/>
          <w:sz w:val="24"/>
          <w:szCs w:val="24"/>
        </w:rPr>
        <w:t xml:space="preserve"> </w:t>
      </w:r>
      <w:r w:rsidR="00875DDE" w:rsidRPr="00625880">
        <w:rPr>
          <w:rFonts w:ascii="Times New Roman" w:eastAsia="Times New Roman" w:hAnsi="Times New Roman"/>
          <w:sz w:val="24"/>
          <w:szCs w:val="24"/>
        </w:rPr>
        <w:t>(CHU</w:t>
      </w:r>
      <w:r w:rsidR="00625880">
        <w:rPr>
          <w:rFonts w:ascii="Times New Roman" w:eastAsia="Times New Roman" w:hAnsi="Times New Roman"/>
          <w:sz w:val="24"/>
          <w:szCs w:val="24"/>
        </w:rPr>
        <w:t>;</w:t>
      </w:r>
      <w:r w:rsidR="00875DDE" w:rsidRPr="00625880">
        <w:rPr>
          <w:rFonts w:ascii="Times New Roman" w:eastAsia="Times New Roman" w:hAnsi="Times New Roman"/>
          <w:sz w:val="24"/>
          <w:szCs w:val="24"/>
        </w:rPr>
        <w:t xml:space="preserve"> SARTORELLI, 2014; CHABNER </w:t>
      </w:r>
      <w:r w:rsidR="00875DDE" w:rsidRPr="00625880">
        <w:rPr>
          <w:rFonts w:ascii="Times New Roman" w:eastAsia="Times New Roman" w:hAnsi="Times New Roman"/>
          <w:i/>
          <w:sz w:val="24"/>
          <w:szCs w:val="24"/>
        </w:rPr>
        <w:t>et al.,</w:t>
      </w:r>
      <w:r w:rsidR="00875DDE" w:rsidRPr="00625880">
        <w:rPr>
          <w:rFonts w:ascii="Times New Roman" w:eastAsia="Times New Roman" w:hAnsi="Times New Roman"/>
          <w:sz w:val="24"/>
          <w:szCs w:val="24"/>
        </w:rPr>
        <w:t xml:space="preserve">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análogos da platina ou complexos de coordenação da platina, tais como cisplatina, </w:t>
      </w:r>
      <w:proofErr w:type="spellStart"/>
      <w:r>
        <w:rPr>
          <w:rFonts w:ascii="Times New Roman" w:eastAsia="Times New Roman" w:hAnsi="Times New Roman"/>
          <w:sz w:val="24"/>
          <w:szCs w:val="24"/>
        </w:rPr>
        <w:t>carboplatina</w:t>
      </w:r>
      <w:proofErr w:type="spellEnd"/>
      <w:r>
        <w:rPr>
          <w:rFonts w:ascii="Times New Roman" w:eastAsia="Times New Roman" w:hAnsi="Times New Roman"/>
          <w:sz w:val="24"/>
          <w:szCs w:val="24"/>
        </w:rPr>
        <w:t xml:space="preserve"> e </w:t>
      </w:r>
      <w:proofErr w:type="spellStart"/>
      <w:r>
        <w:rPr>
          <w:rFonts w:ascii="Times New Roman" w:eastAsia="Times New Roman" w:hAnsi="Times New Roman"/>
          <w:sz w:val="24"/>
          <w:szCs w:val="24"/>
        </w:rPr>
        <w:t>oxaliplatina</w:t>
      </w:r>
      <w:proofErr w:type="spellEnd"/>
      <w:r>
        <w:rPr>
          <w:rFonts w:ascii="Times New Roman" w:eastAsia="Times New Roman" w:hAnsi="Times New Roman"/>
          <w:sz w:val="24"/>
          <w:szCs w:val="24"/>
        </w:rPr>
        <w:t xml:space="preserve">, são usados para tratar neoplasias. Não são agentes </w:t>
      </w:r>
      <w:proofErr w:type="spellStart"/>
      <w:r>
        <w:rPr>
          <w:rFonts w:ascii="Times New Roman" w:eastAsia="Times New Roman" w:hAnsi="Times New Roman"/>
          <w:sz w:val="24"/>
          <w:szCs w:val="24"/>
        </w:rPr>
        <w:lastRenderedPageBreak/>
        <w:t>alquilantes</w:t>
      </w:r>
      <w:proofErr w:type="spellEnd"/>
      <w:r>
        <w:rPr>
          <w:rFonts w:ascii="Times New Roman" w:eastAsia="Times New Roman" w:hAnsi="Times New Roman"/>
          <w:sz w:val="24"/>
          <w:szCs w:val="24"/>
        </w:rPr>
        <w:t xml:space="preserve"> clássicos por se </w:t>
      </w:r>
      <w:proofErr w:type="gramStart"/>
      <w:r>
        <w:rPr>
          <w:rFonts w:ascii="Times New Roman" w:eastAsia="Times New Roman" w:hAnsi="Times New Roman"/>
          <w:sz w:val="24"/>
          <w:szCs w:val="24"/>
        </w:rPr>
        <w:t>tratarem</w:t>
      </w:r>
      <w:proofErr w:type="gramEnd"/>
      <w:r>
        <w:rPr>
          <w:rFonts w:ascii="Times New Roman" w:eastAsia="Times New Roman" w:hAnsi="Times New Roman"/>
          <w:sz w:val="24"/>
          <w:szCs w:val="24"/>
        </w:rPr>
        <w:t xml:space="preserve"> de compostos organometálicos que formam ligações covalentes com o DNA. Ainda que o mecanismo preciso de ação dos complexos de platina não tenha sido elucidado completamente, sabe-se que eles matam as células tumorais em todas as fases do ciclo celular através de ligações cruzadas com os filamentos de DNA, cujo principal ligante é o N7 da guanina</w:t>
      </w:r>
      <w:r w:rsidR="00875DDE">
        <w:rPr>
          <w:rFonts w:ascii="Times New Roman" w:eastAsia="Times New Roman" w:hAnsi="Times New Roman"/>
          <w:sz w:val="24"/>
          <w:szCs w:val="24"/>
        </w:rPr>
        <w:t xml:space="preserve"> </w:t>
      </w:r>
      <w:r w:rsidR="00875DDE" w:rsidRPr="00625880">
        <w:rPr>
          <w:rFonts w:ascii="Times New Roman" w:eastAsia="Times New Roman" w:hAnsi="Times New Roman"/>
          <w:sz w:val="24"/>
          <w:szCs w:val="24"/>
        </w:rPr>
        <w:t>(CHU</w:t>
      </w:r>
      <w:r w:rsidR="00625880">
        <w:rPr>
          <w:rFonts w:ascii="Times New Roman" w:eastAsia="Times New Roman" w:hAnsi="Times New Roman"/>
          <w:sz w:val="24"/>
          <w:szCs w:val="24"/>
        </w:rPr>
        <w:t>;</w:t>
      </w:r>
      <w:r w:rsidR="00875DDE" w:rsidRPr="00625880">
        <w:rPr>
          <w:rFonts w:ascii="Times New Roman" w:eastAsia="Times New Roman" w:hAnsi="Times New Roman"/>
          <w:sz w:val="24"/>
          <w:szCs w:val="24"/>
        </w:rPr>
        <w:t xml:space="preserve"> SARTORELLI, 2014; CHABNER </w:t>
      </w:r>
      <w:r w:rsidR="00875DDE" w:rsidRPr="00625880">
        <w:rPr>
          <w:rFonts w:ascii="Times New Roman" w:eastAsia="Times New Roman" w:hAnsi="Times New Roman"/>
          <w:i/>
          <w:sz w:val="24"/>
          <w:szCs w:val="24"/>
        </w:rPr>
        <w:t>et al.,</w:t>
      </w:r>
      <w:r w:rsidR="00875DDE" w:rsidRPr="00625880">
        <w:rPr>
          <w:rFonts w:ascii="Times New Roman" w:eastAsia="Times New Roman" w:hAnsi="Times New Roman"/>
          <w:sz w:val="24"/>
          <w:szCs w:val="24"/>
        </w:rPr>
        <w:t xml:space="preserve"> 2014)</w:t>
      </w:r>
      <w:r w:rsidRPr="00625880">
        <w:rPr>
          <w:rFonts w:ascii="Times New Roman" w:eastAsia="Times New Roman" w:hAnsi="Times New Roman"/>
          <w:sz w:val="24"/>
          <w:szCs w:val="24"/>
        </w:rPr>
        <w:t>.</w:t>
      </w:r>
    </w:p>
    <w:p w:rsidR="005E0C42" w:rsidRDefault="00130085" w:rsidP="00683EAA">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w:t>
      </w:r>
      <w:proofErr w:type="spellStart"/>
      <w:r>
        <w:rPr>
          <w:rFonts w:ascii="Times New Roman" w:eastAsia="Times New Roman" w:hAnsi="Times New Roman"/>
          <w:sz w:val="24"/>
          <w:szCs w:val="24"/>
        </w:rPr>
        <w:t>carboplatina</w:t>
      </w:r>
      <w:proofErr w:type="spellEnd"/>
      <w:r>
        <w:rPr>
          <w:rFonts w:ascii="Times New Roman" w:eastAsia="Times New Roman" w:hAnsi="Times New Roman"/>
          <w:sz w:val="24"/>
          <w:szCs w:val="24"/>
        </w:rPr>
        <w:t xml:space="preserve"> é um fármaco de segunda geração de amplo espectro contra tumores sólidos. Se comparada à cisplatina, observa-se toxicidade renal e gastrintestinais menores que sua antecessora e com farmacocinética, atividade citotóxica, mecanismo de resistência e farmacologia clínica idênticos. A toxicidade responsável por limitar a dose é a que causa </w:t>
      </w:r>
      <w:proofErr w:type="spellStart"/>
      <w:r>
        <w:rPr>
          <w:rFonts w:ascii="Times New Roman" w:eastAsia="Times New Roman" w:hAnsi="Times New Roman"/>
          <w:sz w:val="24"/>
          <w:szCs w:val="24"/>
        </w:rPr>
        <w:t>mielossupressão</w:t>
      </w:r>
      <w:proofErr w:type="spellEnd"/>
      <w:r>
        <w:rPr>
          <w:rFonts w:ascii="Times New Roman" w:eastAsia="Times New Roman" w:hAnsi="Times New Roman"/>
          <w:sz w:val="24"/>
          <w:szCs w:val="24"/>
        </w:rPr>
        <w:t>. Por não necessitar de hidratação intravenosa durante a quimioterapia, sua administração é mais fácil (CHU</w:t>
      </w:r>
      <w:r w:rsidR="00625880">
        <w:rPr>
          <w:rFonts w:ascii="Times New Roman" w:eastAsia="Times New Roman" w:hAnsi="Times New Roman"/>
          <w:sz w:val="24"/>
          <w:szCs w:val="24"/>
        </w:rPr>
        <w:t>;</w:t>
      </w:r>
      <w:r>
        <w:rPr>
          <w:rFonts w:ascii="Times New Roman" w:eastAsia="Times New Roman" w:hAnsi="Times New Roman"/>
          <w:sz w:val="24"/>
          <w:szCs w:val="24"/>
        </w:rPr>
        <w:t xml:space="preserve"> SARTORELLI, 2014; CHABNER </w:t>
      </w:r>
      <w:r>
        <w:rPr>
          <w:rFonts w:ascii="Times New Roman" w:eastAsia="Times New Roman" w:hAnsi="Times New Roman"/>
          <w:i/>
          <w:sz w:val="24"/>
          <w:szCs w:val="24"/>
        </w:rPr>
        <w:t>et al.,</w:t>
      </w:r>
      <w:r>
        <w:rPr>
          <w:rFonts w:ascii="Times New Roman" w:eastAsia="Times New Roman" w:hAnsi="Times New Roman"/>
          <w:sz w:val="24"/>
          <w:szCs w:val="24"/>
        </w:rPr>
        <w:t xml:space="preserve"> 2014).</w:t>
      </w:r>
    </w:p>
    <w:p w:rsidR="005E0C42" w:rsidRDefault="00130085" w:rsidP="00875DDE">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Durante a Primeira Guerra Mundial, observaram-se os efeitos tóxicos das mostardas nitrogenadas. O gás mostarda é um poderoso vesicante, causador de queimaduras na pele, olhos, pulmões e mucosa, além de aplasia medular e ulceração do trato gastrintestinal quando há exposição maciça. A ciclofosfamida é o agente mais utilizado atualmente dessa classe. As mostardas nitrogenadas são seletivas para células tumorais, em parte, porque não conseguem degradar os intermediários </w:t>
      </w:r>
      <w:proofErr w:type="gramStart"/>
      <w:r>
        <w:rPr>
          <w:rFonts w:ascii="Times New Roman" w:eastAsia="Times New Roman" w:hAnsi="Times New Roman"/>
          <w:sz w:val="24"/>
          <w:szCs w:val="24"/>
        </w:rPr>
        <w:t>pela aldeído</w:t>
      </w:r>
      <w:proofErr w:type="gram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desidrogenase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glutationa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transferase</w:t>
      </w:r>
      <w:proofErr w:type="spellEnd"/>
      <w:r>
        <w:rPr>
          <w:rFonts w:ascii="Times New Roman" w:eastAsia="Times New Roman" w:hAnsi="Times New Roman"/>
          <w:sz w:val="24"/>
          <w:szCs w:val="24"/>
        </w:rPr>
        <w:t xml:space="preserve"> ou outras vias</w:t>
      </w:r>
      <w:r w:rsidR="00875DDE">
        <w:rPr>
          <w:rFonts w:ascii="Times New Roman" w:eastAsia="Times New Roman" w:hAnsi="Times New Roman"/>
          <w:sz w:val="24"/>
          <w:szCs w:val="24"/>
        </w:rPr>
        <w:t xml:space="preserve"> </w:t>
      </w:r>
      <w:r w:rsidR="00875DDE" w:rsidRPr="00625880">
        <w:rPr>
          <w:rFonts w:ascii="Times New Roman" w:eastAsia="Times New Roman" w:hAnsi="Times New Roman"/>
          <w:sz w:val="24"/>
          <w:szCs w:val="24"/>
        </w:rPr>
        <w:t xml:space="preserve">(CHABNER </w:t>
      </w:r>
      <w:r w:rsidR="00875DDE" w:rsidRPr="00625880">
        <w:rPr>
          <w:rFonts w:ascii="Times New Roman" w:eastAsia="Times New Roman" w:hAnsi="Times New Roman"/>
          <w:i/>
          <w:sz w:val="24"/>
          <w:szCs w:val="24"/>
        </w:rPr>
        <w:t>et al.,</w:t>
      </w:r>
      <w:r w:rsidR="00875DDE" w:rsidRPr="00625880">
        <w:rPr>
          <w:rFonts w:ascii="Times New Roman" w:eastAsia="Times New Roman" w:hAnsi="Times New Roman"/>
          <w:sz w:val="24"/>
          <w:szCs w:val="24"/>
        </w:rPr>
        <w:t xml:space="preserve"> 2014)</w:t>
      </w:r>
      <w:r w:rsidR="00875DDE">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w:t>
      </w:r>
      <w:proofErr w:type="spellStart"/>
      <w:r>
        <w:rPr>
          <w:rFonts w:ascii="Times New Roman" w:eastAsia="Times New Roman" w:hAnsi="Times New Roman"/>
          <w:sz w:val="24"/>
          <w:szCs w:val="24"/>
        </w:rPr>
        <w:t>ifosfamida</w:t>
      </w:r>
      <w:proofErr w:type="spellEnd"/>
      <w:r>
        <w:rPr>
          <w:rFonts w:ascii="Times New Roman" w:eastAsia="Times New Roman" w:hAnsi="Times New Roman"/>
          <w:sz w:val="24"/>
          <w:szCs w:val="24"/>
        </w:rPr>
        <w:t xml:space="preserve"> é uma </w:t>
      </w:r>
      <w:proofErr w:type="spellStart"/>
      <w:r>
        <w:rPr>
          <w:rFonts w:ascii="Times New Roman" w:eastAsia="Times New Roman" w:hAnsi="Times New Roman"/>
          <w:sz w:val="24"/>
          <w:szCs w:val="24"/>
        </w:rPr>
        <w:t>oxazafosforina</w:t>
      </w:r>
      <w:proofErr w:type="spellEnd"/>
      <w:r>
        <w:rPr>
          <w:rFonts w:ascii="Times New Roman" w:eastAsia="Times New Roman" w:hAnsi="Times New Roman"/>
          <w:sz w:val="24"/>
          <w:szCs w:val="24"/>
        </w:rPr>
        <w:t xml:space="preserve"> ativada no fígado pela CYP3A4 que possui maior </w:t>
      </w:r>
      <w:proofErr w:type="spellStart"/>
      <w:r>
        <w:rPr>
          <w:rFonts w:ascii="Times New Roman" w:eastAsia="Times New Roman" w:hAnsi="Times New Roman"/>
          <w:sz w:val="24"/>
          <w:szCs w:val="24"/>
        </w:rPr>
        <w:t>neurotoxicidade</w:t>
      </w:r>
      <w:proofErr w:type="spellEnd"/>
      <w:r>
        <w:rPr>
          <w:rFonts w:ascii="Times New Roman" w:eastAsia="Times New Roman" w:hAnsi="Times New Roman"/>
          <w:sz w:val="24"/>
          <w:szCs w:val="24"/>
        </w:rPr>
        <w:t xml:space="preserve"> que a </w:t>
      </w:r>
      <w:proofErr w:type="spellStart"/>
      <w:r>
        <w:rPr>
          <w:rFonts w:ascii="Times New Roman" w:eastAsia="Times New Roman" w:hAnsi="Times New Roman"/>
          <w:sz w:val="24"/>
          <w:szCs w:val="24"/>
        </w:rPr>
        <w:t>ciclosfamida</w:t>
      </w:r>
      <w:proofErr w:type="spellEnd"/>
      <w:r>
        <w:rPr>
          <w:rFonts w:ascii="Times New Roman" w:eastAsia="Times New Roman" w:hAnsi="Times New Roman"/>
          <w:sz w:val="24"/>
          <w:szCs w:val="24"/>
        </w:rPr>
        <w:t xml:space="preserve">. São necessárias doses sempre mais altas de </w:t>
      </w:r>
      <w:proofErr w:type="spellStart"/>
      <w:r>
        <w:rPr>
          <w:rFonts w:ascii="Times New Roman" w:eastAsia="Times New Roman" w:hAnsi="Times New Roman"/>
          <w:sz w:val="24"/>
          <w:szCs w:val="24"/>
        </w:rPr>
        <w:t>ifosfamida</w:t>
      </w:r>
      <w:proofErr w:type="spellEnd"/>
      <w:r>
        <w:rPr>
          <w:rFonts w:ascii="Times New Roman" w:eastAsia="Times New Roman" w:hAnsi="Times New Roman"/>
          <w:sz w:val="24"/>
          <w:szCs w:val="24"/>
        </w:rPr>
        <w:t xml:space="preserve"> que ciclofosfamida provavelmente por causa de sua ativação mais lenta com produção de mais metabólitos tóxicos (</w:t>
      </w:r>
      <w:proofErr w:type="spellStart"/>
      <w:r>
        <w:rPr>
          <w:rFonts w:ascii="Times New Roman" w:eastAsia="Times New Roman" w:hAnsi="Times New Roman"/>
          <w:sz w:val="24"/>
          <w:szCs w:val="24"/>
        </w:rPr>
        <w:t>desclorados</w:t>
      </w:r>
      <w:proofErr w:type="spellEnd"/>
      <w:r>
        <w:rPr>
          <w:rFonts w:ascii="Times New Roman" w:eastAsia="Times New Roman" w:hAnsi="Times New Roman"/>
          <w:sz w:val="24"/>
          <w:szCs w:val="24"/>
        </w:rPr>
        <w:t xml:space="preserve"> e </w:t>
      </w:r>
      <w:proofErr w:type="spellStart"/>
      <w:r>
        <w:rPr>
          <w:rFonts w:ascii="Times New Roman" w:eastAsia="Times New Roman" w:hAnsi="Times New Roman"/>
          <w:sz w:val="24"/>
          <w:szCs w:val="24"/>
        </w:rPr>
        <w:t>cloroacetaldeído</w:t>
      </w:r>
      <w:proofErr w:type="spellEnd"/>
      <w:r>
        <w:rPr>
          <w:rFonts w:ascii="Times New Roman" w:eastAsia="Times New Roman" w:hAnsi="Times New Roman"/>
          <w:sz w:val="24"/>
          <w:szCs w:val="24"/>
        </w:rPr>
        <w:t xml:space="preserve">). A </w:t>
      </w:r>
      <w:proofErr w:type="spellStart"/>
      <w:r>
        <w:rPr>
          <w:rFonts w:ascii="Times New Roman" w:eastAsia="Times New Roman" w:hAnsi="Times New Roman"/>
          <w:sz w:val="24"/>
          <w:szCs w:val="24"/>
        </w:rPr>
        <w:t>ifosfamida</w:t>
      </w:r>
      <w:proofErr w:type="spellEnd"/>
      <w:r>
        <w:rPr>
          <w:rFonts w:ascii="Times New Roman" w:eastAsia="Times New Roman" w:hAnsi="Times New Roman"/>
          <w:sz w:val="24"/>
          <w:szCs w:val="24"/>
        </w:rPr>
        <w:t xml:space="preserve"> teve seu uso limitado a partir da década de 1970 pela ocorrência de toxicidade grave no trato urinário e SNC, mas com hidratação adequada, há redução da sua toxicidade vesical (CHABNER </w:t>
      </w:r>
      <w:r>
        <w:rPr>
          <w:rFonts w:ascii="Times New Roman" w:eastAsia="Times New Roman" w:hAnsi="Times New Roman"/>
          <w:i/>
          <w:sz w:val="24"/>
          <w:szCs w:val="24"/>
        </w:rPr>
        <w:t>et al.,</w:t>
      </w:r>
      <w:r>
        <w:rPr>
          <w:rFonts w:ascii="Times New Roman" w:eastAsia="Times New Roman" w:hAnsi="Times New Roman"/>
          <w:sz w:val="24"/>
          <w:szCs w:val="24"/>
        </w:rPr>
        <w:t xml:space="preserve"> 2014).</w:t>
      </w:r>
    </w:p>
    <w:p w:rsidR="000420BE" w:rsidRDefault="000420BE" w:rsidP="00683EAA">
      <w:pPr>
        <w:spacing w:line="360" w:lineRule="auto"/>
        <w:jc w:val="both"/>
        <w:rPr>
          <w:rFonts w:ascii="Times New Roman" w:eastAsia="Times New Roman" w:hAnsi="Times New Roman"/>
          <w:sz w:val="24"/>
          <w:szCs w:val="24"/>
        </w:rPr>
      </w:pPr>
    </w:p>
    <w:p w:rsidR="000420BE" w:rsidRDefault="00130085" w:rsidP="00683EAA">
      <w:pPr>
        <w:spacing w:line="360" w:lineRule="auto"/>
        <w:jc w:val="both"/>
        <w:rPr>
          <w:rFonts w:ascii="Times New Roman" w:eastAsia="Times New Roman" w:hAnsi="Times New Roman"/>
          <w:b/>
          <w:sz w:val="24"/>
          <w:szCs w:val="24"/>
        </w:rPr>
      </w:pPr>
      <w:r>
        <w:rPr>
          <w:rFonts w:ascii="Times New Roman" w:eastAsia="Times New Roman" w:hAnsi="Times New Roman"/>
          <w:b/>
          <w:i/>
          <w:sz w:val="24"/>
          <w:szCs w:val="24"/>
        </w:rPr>
        <w:t xml:space="preserve">2.2.2 Fármacos </w:t>
      </w:r>
      <w:proofErr w:type="spellStart"/>
      <w:r>
        <w:rPr>
          <w:rFonts w:ascii="Times New Roman" w:eastAsia="Times New Roman" w:hAnsi="Times New Roman"/>
          <w:b/>
          <w:i/>
          <w:sz w:val="24"/>
          <w:szCs w:val="24"/>
        </w:rPr>
        <w:t>Antimetabólitos</w:t>
      </w:r>
      <w:proofErr w:type="spellEnd"/>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Muitos fármacos dessa classe foram sintetizados e planejados racionalmente com base no conhecimento de processos celulares fundamentais envolvidos na biossíntese do DNA. As diferenças entre as células cancerosas e normais tornam as primeiras mais sensíveis aos </w:t>
      </w:r>
      <w:proofErr w:type="spellStart"/>
      <w:r>
        <w:rPr>
          <w:rFonts w:ascii="Times New Roman" w:eastAsia="Times New Roman" w:hAnsi="Times New Roman"/>
          <w:sz w:val="24"/>
          <w:szCs w:val="24"/>
        </w:rPr>
        <w:t>antimetabólitos</w:t>
      </w:r>
      <w:proofErr w:type="spellEnd"/>
      <w:r>
        <w:rPr>
          <w:rFonts w:ascii="Times New Roman" w:eastAsia="Times New Roman" w:hAnsi="Times New Roman"/>
          <w:sz w:val="24"/>
          <w:szCs w:val="24"/>
        </w:rPr>
        <w:t>. O ácido fólico é convertido a tetra-</w:t>
      </w:r>
      <w:proofErr w:type="spellStart"/>
      <w:r>
        <w:rPr>
          <w:rFonts w:ascii="Times New Roman" w:eastAsia="Times New Roman" w:hAnsi="Times New Roman"/>
          <w:sz w:val="24"/>
          <w:szCs w:val="24"/>
        </w:rPr>
        <w:t>hidrofolato</w:t>
      </w:r>
      <w:proofErr w:type="spellEnd"/>
      <w:r>
        <w:rPr>
          <w:rFonts w:ascii="Times New Roman" w:eastAsia="Times New Roman" w:hAnsi="Times New Roman"/>
          <w:sz w:val="24"/>
          <w:szCs w:val="24"/>
        </w:rPr>
        <w:t xml:space="preserve"> (FH</w:t>
      </w:r>
      <w:r>
        <w:rPr>
          <w:rFonts w:ascii="Times New Roman" w:eastAsia="Times New Roman" w:hAnsi="Times New Roman"/>
          <w:sz w:val="24"/>
          <w:szCs w:val="24"/>
          <w:vertAlign w:val="subscript"/>
        </w:rPr>
        <w:t>4</w:t>
      </w:r>
      <w:r>
        <w:rPr>
          <w:rFonts w:ascii="Times New Roman" w:eastAsia="Times New Roman" w:hAnsi="Times New Roman"/>
          <w:sz w:val="24"/>
          <w:szCs w:val="24"/>
        </w:rPr>
        <w:t xml:space="preserve">) pela enzima </w:t>
      </w:r>
      <w:proofErr w:type="spellStart"/>
      <w:r>
        <w:rPr>
          <w:rFonts w:ascii="Times New Roman" w:eastAsia="Times New Roman" w:hAnsi="Times New Roman"/>
          <w:sz w:val="24"/>
          <w:szCs w:val="24"/>
        </w:rPr>
        <w:t>diidrofolato</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redutase</w:t>
      </w:r>
      <w:proofErr w:type="spellEnd"/>
      <w:r>
        <w:rPr>
          <w:rFonts w:ascii="Times New Roman" w:eastAsia="Times New Roman" w:hAnsi="Times New Roman"/>
          <w:sz w:val="24"/>
          <w:szCs w:val="24"/>
        </w:rPr>
        <w:t xml:space="preserve"> (DHFR). O FH</w:t>
      </w:r>
      <w:r>
        <w:rPr>
          <w:rFonts w:ascii="Times New Roman" w:eastAsia="Times New Roman" w:hAnsi="Times New Roman"/>
          <w:sz w:val="24"/>
          <w:szCs w:val="24"/>
          <w:vertAlign w:val="subscript"/>
        </w:rPr>
        <w:t>4</w:t>
      </w:r>
      <w:r>
        <w:rPr>
          <w:rFonts w:ascii="Times New Roman" w:eastAsia="Times New Roman" w:hAnsi="Times New Roman"/>
          <w:sz w:val="24"/>
          <w:szCs w:val="24"/>
        </w:rPr>
        <w:t xml:space="preserve"> é uma molécula fornecedora de grupos metila para a síntese de precursores de DNA. Quando se interfere no metabolismo da FH</w:t>
      </w:r>
      <w:r>
        <w:rPr>
          <w:rFonts w:ascii="Times New Roman" w:eastAsia="Times New Roman" w:hAnsi="Times New Roman"/>
          <w:sz w:val="24"/>
          <w:szCs w:val="24"/>
          <w:vertAlign w:val="subscript"/>
        </w:rPr>
        <w:t>4</w:t>
      </w:r>
      <w:r>
        <w:rPr>
          <w:rFonts w:ascii="Times New Roman" w:eastAsia="Times New Roman" w:hAnsi="Times New Roman"/>
          <w:sz w:val="24"/>
          <w:szCs w:val="24"/>
        </w:rPr>
        <w:t xml:space="preserve">, reduz-se a capacidade que a </w:t>
      </w:r>
      <w:r>
        <w:rPr>
          <w:rFonts w:ascii="Times New Roman" w:eastAsia="Times New Roman" w:hAnsi="Times New Roman"/>
          <w:sz w:val="24"/>
          <w:szCs w:val="24"/>
        </w:rPr>
        <w:lastRenderedPageBreak/>
        <w:t xml:space="preserve">célula tem de transferir um carbono e as reações de </w:t>
      </w:r>
      <w:proofErr w:type="spellStart"/>
      <w:r>
        <w:rPr>
          <w:rFonts w:ascii="Times New Roman" w:eastAsia="Times New Roman" w:hAnsi="Times New Roman"/>
          <w:sz w:val="24"/>
          <w:szCs w:val="24"/>
        </w:rPr>
        <w:t>metilação</w:t>
      </w:r>
      <w:proofErr w:type="spellEnd"/>
      <w:r>
        <w:rPr>
          <w:rFonts w:ascii="Times New Roman" w:eastAsia="Times New Roman" w:hAnsi="Times New Roman"/>
          <w:sz w:val="24"/>
          <w:szCs w:val="24"/>
        </w:rPr>
        <w:t xml:space="preserve"> na síntese de precursores de DNA, como </w:t>
      </w:r>
      <w:proofErr w:type="spellStart"/>
      <w:r>
        <w:rPr>
          <w:rFonts w:ascii="Times New Roman" w:eastAsia="Times New Roman" w:hAnsi="Times New Roman"/>
          <w:sz w:val="24"/>
          <w:szCs w:val="24"/>
        </w:rPr>
        <w:t>timidilato</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monofosfato</w:t>
      </w:r>
      <w:proofErr w:type="spellEnd"/>
      <w:r>
        <w:rPr>
          <w:rFonts w:ascii="Times New Roman" w:eastAsia="Times New Roman" w:hAnsi="Times New Roman"/>
          <w:sz w:val="24"/>
          <w:szCs w:val="24"/>
        </w:rPr>
        <w:t xml:space="preserve"> e </w:t>
      </w:r>
      <w:proofErr w:type="spellStart"/>
      <w:r>
        <w:rPr>
          <w:rFonts w:ascii="Times New Roman" w:eastAsia="Times New Roman" w:hAnsi="Times New Roman"/>
          <w:sz w:val="24"/>
          <w:szCs w:val="24"/>
        </w:rPr>
        <w:t>ribonucleotídeos</w:t>
      </w:r>
      <w:proofErr w:type="spellEnd"/>
      <w:r>
        <w:rPr>
          <w:rFonts w:ascii="Times New Roman" w:eastAsia="Times New Roman" w:hAnsi="Times New Roman"/>
          <w:sz w:val="24"/>
          <w:szCs w:val="24"/>
        </w:rPr>
        <w:t xml:space="preserve"> de purinas (CHU</w:t>
      </w:r>
      <w:r w:rsidR="00625880">
        <w:rPr>
          <w:rFonts w:ascii="Times New Roman" w:eastAsia="Times New Roman" w:hAnsi="Times New Roman"/>
          <w:sz w:val="24"/>
          <w:szCs w:val="24"/>
        </w:rPr>
        <w:t>;</w:t>
      </w:r>
      <w:r>
        <w:rPr>
          <w:rFonts w:ascii="Times New Roman" w:eastAsia="Times New Roman" w:hAnsi="Times New Roman"/>
          <w:sz w:val="24"/>
          <w:szCs w:val="24"/>
        </w:rPr>
        <w:t xml:space="preserve"> SARTORELLI, 2014; CHABNER </w:t>
      </w:r>
      <w:r>
        <w:rPr>
          <w:rFonts w:ascii="Times New Roman" w:eastAsia="Times New Roman" w:hAnsi="Times New Roman"/>
          <w:i/>
          <w:sz w:val="24"/>
          <w:szCs w:val="24"/>
        </w:rPr>
        <w:t>et al.</w:t>
      </w:r>
      <w:r>
        <w:rPr>
          <w:rFonts w:ascii="Times New Roman" w:eastAsia="Times New Roman" w:hAnsi="Times New Roman"/>
          <w:sz w:val="24"/>
          <w:szCs w:val="24"/>
        </w:rPr>
        <w:t>, 2014).</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Agentes </w:t>
      </w:r>
      <w:proofErr w:type="spellStart"/>
      <w:r>
        <w:rPr>
          <w:rFonts w:ascii="Times New Roman" w:eastAsia="Times New Roman" w:hAnsi="Times New Roman"/>
          <w:sz w:val="24"/>
          <w:szCs w:val="24"/>
        </w:rPr>
        <w:t>antimetabólitos</w:t>
      </w:r>
      <w:proofErr w:type="spellEnd"/>
      <w:r>
        <w:rPr>
          <w:rFonts w:ascii="Times New Roman" w:eastAsia="Times New Roman" w:hAnsi="Times New Roman"/>
          <w:sz w:val="24"/>
          <w:szCs w:val="24"/>
        </w:rPr>
        <w:t xml:space="preserve"> bloqueiam a síntese de DNA e são restritos a fase S. Os </w:t>
      </w:r>
      <w:proofErr w:type="spellStart"/>
      <w:r>
        <w:rPr>
          <w:rFonts w:ascii="Times New Roman" w:eastAsia="Times New Roman" w:hAnsi="Times New Roman"/>
          <w:sz w:val="24"/>
          <w:szCs w:val="24"/>
        </w:rPr>
        <w:t>antimetabólitos</w:t>
      </w:r>
      <w:proofErr w:type="spellEnd"/>
      <w:r>
        <w:rPr>
          <w:rFonts w:ascii="Times New Roman" w:eastAsia="Times New Roman" w:hAnsi="Times New Roman"/>
          <w:sz w:val="24"/>
          <w:szCs w:val="24"/>
        </w:rPr>
        <w:t xml:space="preserve"> podem ser: análogos do ácido fólico ou </w:t>
      </w:r>
      <w:proofErr w:type="spellStart"/>
      <w:r>
        <w:rPr>
          <w:rFonts w:ascii="Times New Roman" w:eastAsia="Times New Roman" w:hAnsi="Times New Roman"/>
          <w:sz w:val="24"/>
          <w:szCs w:val="24"/>
        </w:rPr>
        <w:t>antifolatos</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metotrexato</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pralatrexato</w:t>
      </w:r>
      <w:proofErr w:type="spellEnd"/>
      <w:r>
        <w:rPr>
          <w:rFonts w:ascii="Times New Roman" w:eastAsia="Times New Roman" w:hAnsi="Times New Roman"/>
          <w:sz w:val="24"/>
          <w:szCs w:val="24"/>
        </w:rPr>
        <w:t xml:space="preserve"> e </w:t>
      </w:r>
      <w:proofErr w:type="spellStart"/>
      <w:r>
        <w:rPr>
          <w:rFonts w:ascii="Times New Roman" w:eastAsia="Times New Roman" w:hAnsi="Times New Roman"/>
          <w:sz w:val="24"/>
          <w:szCs w:val="24"/>
        </w:rPr>
        <w:t>pemetrexede</w:t>
      </w:r>
      <w:proofErr w:type="spellEnd"/>
      <w:r>
        <w:rPr>
          <w:rFonts w:ascii="Times New Roman" w:eastAsia="Times New Roman" w:hAnsi="Times New Roman"/>
          <w:sz w:val="24"/>
          <w:szCs w:val="24"/>
        </w:rPr>
        <w:t>), análogo</w:t>
      </w:r>
      <w:r w:rsidR="00C20961">
        <w:rPr>
          <w:rFonts w:ascii="Times New Roman" w:eastAsia="Times New Roman" w:hAnsi="Times New Roman"/>
          <w:sz w:val="24"/>
          <w:szCs w:val="24"/>
        </w:rPr>
        <w:t>s</w:t>
      </w:r>
      <w:r>
        <w:rPr>
          <w:rFonts w:ascii="Times New Roman" w:eastAsia="Times New Roman" w:hAnsi="Times New Roman"/>
          <w:sz w:val="24"/>
          <w:szCs w:val="24"/>
        </w:rPr>
        <w:t xml:space="preserve"> das pirimidinas (</w:t>
      </w:r>
      <w:proofErr w:type="spellStart"/>
      <w:r>
        <w:rPr>
          <w:rFonts w:ascii="Times New Roman" w:eastAsia="Times New Roman" w:hAnsi="Times New Roman"/>
          <w:sz w:val="24"/>
          <w:szCs w:val="24"/>
        </w:rPr>
        <w:t>capecitabina</w:t>
      </w:r>
      <w:proofErr w:type="spellEnd"/>
      <w:r>
        <w:rPr>
          <w:rFonts w:ascii="Times New Roman" w:eastAsia="Times New Roman" w:hAnsi="Times New Roman"/>
          <w:sz w:val="24"/>
          <w:szCs w:val="24"/>
        </w:rPr>
        <w:t xml:space="preserve">, 5-fluorouracila, </w:t>
      </w:r>
      <w:proofErr w:type="spellStart"/>
      <w:r>
        <w:rPr>
          <w:rFonts w:ascii="Times New Roman" w:eastAsia="Times New Roman" w:hAnsi="Times New Roman"/>
          <w:sz w:val="24"/>
          <w:szCs w:val="24"/>
        </w:rPr>
        <w:t>floxuridina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citarabina</w:t>
      </w:r>
      <w:proofErr w:type="spellEnd"/>
      <w:r>
        <w:rPr>
          <w:rFonts w:ascii="Times New Roman" w:eastAsia="Times New Roman" w:hAnsi="Times New Roman"/>
          <w:sz w:val="24"/>
          <w:szCs w:val="24"/>
        </w:rPr>
        <w:t xml:space="preserve">, 5-azacitidina, </w:t>
      </w:r>
      <w:proofErr w:type="spellStart"/>
      <w:r>
        <w:rPr>
          <w:rFonts w:ascii="Times New Roman" w:eastAsia="Times New Roman" w:hAnsi="Times New Roman"/>
          <w:sz w:val="24"/>
          <w:szCs w:val="24"/>
        </w:rPr>
        <w:t>gencitabina</w:t>
      </w:r>
      <w:proofErr w:type="spellEnd"/>
      <w:r>
        <w:rPr>
          <w:rFonts w:ascii="Times New Roman" w:eastAsia="Times New Roman" w:hAnsi="Times New Roman"/>
          <w:sz w:val="24"/>
          <w:szCs w:val="24"/>
        </w:rPr>
        <w:t xml:space="preserve"> e </w:t>
      </w:r>
      <w:proofErr w:type="spellStart"/>
      <w:r>
        <w:rPr>
          <w:rFonts w:ascii="Times New Roman" w:eastAsia="Times New Roman" w:hAnsi="Times New Roman"/>
          <w:sz w:val="24"/>
          <w:szCs w:val="24"/>
        </w:rPr>
        <w:t>decitabina</w:t>
      </w:r>
      <w:proofErr w:type="spellEnd"/>
      <w:r>
        <w:rPr>
          <w:rFonts w:ascii="Times New Roman" w:eastAsia="Times New Roman" w:hAnsi="Times New Roman"/>
          <w:sz w:val="24"/>
          <w:szCs w:val="24"/>
        </w:rPr>
        <w:t xml:space="preserve">) e análogos das purinas (6-mercaptopurina, tioguanina, </w:t>
      </w:r>
      <w:proofErr w:type="spellStart"/>
      <w:r>
        <w:rPr>
          <w:rFonts w:ascii="Times New Roman" w:eastAsia="Times New Roman" w:hAnsi="Times New Roman"/>
          <w:sz w:val="24"/>
          <w:szCs w:val="24"/>
        </w:rPr>
        <w:t>pentostatina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azatioprina</w:t>
      </w:r>
      <w:proofErr w:type="spellEnd"/>
      <w:r w:rsidR="005763AA">
        <w:rPr>
          <w:rFonts w:ascii="Times New Roman" w:eastAsia="Times New Roman" w:hAnsi="Times New Roman"/>
          <w:sz w:val="24"/>
          <w:szCs w:val="24"/>
        </w:rPr>
        <w:t>,</w:t>
      </w:r>
      <w:r>
        <w:rPr>
          <w:rFonts w:ascii="Times New Roman" w:eastAsia="Times New Roman" w:hAnsi="Times New Roman"/>
          <w:sz w:val="24"/>
          <w:szCs w:val="24"/>
        </w:rPr>
        <w:t xml:space="preserve"> fosfato de </w:t>
      </w:r>
      <w:proofErr w:type="spellStart"/>
      <w:r>
        <w:rPr>
          <w:rFonts w:ascii="Times New Roman" w:eastAsia="Times New Roman" w:hAnsi="Times New Roman"/>
          <w:sz w:val="24"/>
          <w:szCs w:val="24"/>
        </w:rPr>
        <w:t>fludarabina</w:t>
      </w:r>
      <w:proofErr w:type="spellEnd"/>
      <w:r>
        <w:rPr>
          <w:rFonts w:ascii="Times New Roman" w:eastAsia="Times New Roman" w:hAnsi="Times New Roman"/>
          <w:sz w:val="24"/>
          <w:szCs w:val="24"/>
        </w:rPr>
        <w:t xml:space="preserve"> e </w:t>
      </w:r>
      <w:proofErr w:type="spellStart"/>
      <w:r>
        <w:rPr>
          <w:rFonts w:ascii="Times New Roman" w:eastAsia="Times New Roman" w:hAnsi="Times New Roman"/>
          <w:sz w:val="24"/>
          <w:szCs w:val="24"/>
        </w:rPr>
        <w:t>cladribina</w:t>
      </w:r>
      <w:proofErr w:type="spellEnd"/>
      <w:r>
        <w:rPr>
          <w:rFonts w:ascii="Times New Roman" w:eastAsia="Times New Roman" w:hAnsi="Times New Roman"/>
          <w:sz w:val="24"/>
          <w:szCs w:val="24"/>
        </w:rPr>
        <w:t xml:space="preserve">) (ALMEIDA </w:t>
      </w:r>
      <w:r>
        <w:rPr>
          <w:rFonts w:ascii="Times New Roman" w:eastAsia="Times New Roman" w:hAnsi="Times New Roman"/>
          <w:i/>
          <w:sz w:val="24"/>
          <w:szCs w:val="24"/>
        </w:rPr>
        <w:t>et al</w:t>
      </w:r>
      <w:r>
        <w:rPr>
          <w:rFonts w:ascii="Times New Roman" w:eastAsia="Times New Roman" w:hAnsi="Times New Roman"/>
          <w:sz w:val="24"/>
          <w:szCs w:val="24"/>
        </w:rPr>
        <w:t>., 2005; CHU</w:t>
      </w:r>
      <w:r w:rsidR="00625880">
        <w:rPr>
          <w:rFonts w:ascii="Times New Roman" w:eastAsia="Times New Roman" w:hAnsi="Times New Roman"/>
          <w:sz w:val="24"/>
          <w:szCs w:val="24"/>
        </w:rPr>
        <w:t>;</w:t>
      </w:r>
      <w:r>
        <w:rPr>
          <w:rFonts w:ascii="Times New Roman" w:eastAsia="Times New Roman" w:hAnsi="Times New Roman"/>
          <w:sz w:val="24"/>
          <w:szCs w:val="24"/>
        </w:rPr>
        <w:t xml:space="preserve"> SARTORELLI, 2014; CHABNER </w:t>
      </w:r>
      <w:r>
        <w:rPr>
          <w:rFonts w:ascii="Times New Roman" w:eastAsia="Times New Roman" w:hAnsi="Times New Roman"/>
          <w:i/>
          <w:sz w:val="24"/>
          <w:szCs w:val="24"/>
        </w:rPr>
        <w:t>et al.</w:t>
      </w:r>
      <w:r>
        <w:rPr>
          <w:rFonts w:ascii="Times New Roman" w:eastAsia="Times New Roman" w:hAnsi="Times New Roman"/>
          <w:sz w:val="24"/>
          <w:szCs w:val="24"/>
        </w:rPr>
        <w:t>, 2014).</w:t>
      </w:r>
    </w:p>
    <w:p w:rsidR="005E0C42" w:rsidRDefault="005E0C42">
      <w:pPr>
        <w:spacing w:line="360" w:lineRule="auto"/>
        <w:ind w:firstLine="1134"/>
        <w:jc w:val="both"/>
        <w:rPr>
          <w:rFonts w:ascii="Times New Roman" w:eastAsia="Times New Roman" w:hAnsi="Times New Roman"/>
          <w:sz w:val="24"/>
          <w:szCs w:val="24"/>
        </w:rPr>
      </w:pPr>
    </w:p>
    <w:p w:rsidR="000420BE" w:rsidRDefault="00130085" w:rsidP="00683EAA">
      <w:pPr>
        <w:spacing w:line="360" w:lineRule="auto"/>
        <w:jc w:val="both"/>
        <w:rPr>
          <w:rFonts w:ascii="Times New Roman" w:eastAsia="Times New Roman" w:hAnsi="Times New Roman"/>
          <w:b/>
          <w:i/>
          <w:sz w:val="24"/>
          <w:szCs w:val="24"/>
        </w:rPr>
      </w:pPr>
      <w:r>
        <w:rPr>
          <w:rFonts w:ascii="Times New Roman" w:eastAsia="Times New Roman" w:hAnsi="Times New Roman"/>
          <w:b/>
          <w:i/>
          <w:sz w:val="24"/>
          <w:szCs w:val="24"/>
        </w:rPr>
        <w:t>2.2.3 Produtos Naturais</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alcaloides da vinca foram os primeiros agentes clínicos utilizados no tratamento de câncer testicular, leucemias e linfomas porque seus extratos purificados, incluindo vincristina e vimblastina, obtiveram êxito no tratamento de leucemia </w:t>
      </w:r>
      <w:proofErr w:type="spellStart"/>
      <w:r>
        <w:rPr>
          <w:rFonts w:ascii="Times New Roman" w:eastAsia="Times New Roman" w:hAnsi="Times New Roman"/>
          <w:sz w:val="24"/>
          <w:szCs w:val="24"/>
        </w:rPr>
        <w:t>linfocítica</w:t>
      </w:r>
      <w:proofErr w:type="spellEnd"/>
      <w:r>
        <w:rPr>
          <w:rFonts w:ascii="Times New Roman" w:eastAsia="Times New Roman" w:hAnsi="Times New Roman"/>
          <w:sz w:val="24"/>
          <w:szCs w:val="24"/>
        </w:rPr>
        <w:t xml:space="preserve"> aguda em camundongos, produzindo regressão no tumor</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 mecanismo geral de ação dos alcaloides da vinca é o bloqueio da mitose. Eles ligam-se preferencialmente </w:t>
      </w:r>
      <w:r w:rsidR="00625880">
        <w:rPr>
          <w:rFonts w:ascii="Times New Roman" w:eastAsia="Times New Roman" w:hAnsi="Times New Roman"/>
          <w:sz w:val="24"/>
          <w:szCs w:val="24"/>
        </w:rPr>
        <w:t xml:space="preserve">à </w:t>
      </w:r>
      <w:r w:rsidR="00625880" w:rsidRPr="00625880">
        <w:rPr>
          <w:rFonts w:ascii="Symbol" w:eastAsia="Times New Roman" w:hAnsi="Symbol"/>
          <w:sz w:val="24"/>
          <w:szCs w:val="24"/>
        </w:rPr>
        <w:t></w:t>
      </w:r>
      <w:r>
        <w:rPr>
          <w:rFonts w:ascii="Times New Roman" w:eastAsia="Times New Roman" w:hAnsi="Times New Roman"/>
          <w:sz w:val="24"/>
          <w:szCs w:val="24"/>
        </w:rPr>
        <w:t>-</w:t>
      </w:r>
      <w:proofErr w:type="spellStart"/>
      <w:r>
        <w:rPr>
          <w:rFonts w:ascii="Times New Roman" w:eastAsia="Times New Roman" w:hAnsi="Times New Roman"/>
          <w:sz w:val="24"/>
          <w:szCs w:val="24"/>
        </w:rPr>
        <w:t>tubulina</w:t>
      </w:r>
      <w:proofErr w:type="spellEnd"/>
      <w:r>
        <w:rPr>
          <w:rFonts w:ascii="Times New Roman" w:eastAsia="Times New Roman" w:hAnsi="Times New Roman"/>
          <w:sz w:val="24"/>
          <w:szCs w:val="24"/>
        </w:rPr>
        <w:t xml:space="preserve"> e bloqueiam sua polimerização com</w:t>
      </w:r>
      <w:r w:rsidR="00625880">
        <w:rPr>
          <w:rFonts w:ascii="Times New Roman" w:eastAsia="Times New Roman" w:hAnsi="Times New Roman"/>
          <w:sz w:val="24"/>
          <w:szCs w:val="24"/>
        </w:rPr>
        <w:t xml:space="preserve"> a </w:t>
      </w:r>
      <w:r w:rsidR="00625880" w:rsidRPr="00625880">
        <w:rPr>
          <w:rFonts w:ascii="Symbol" w:eastAsia="Times New Roman" w:hAnsi="Symbol"/>
          <w:sz w:val="24"/>
          <w:szCs w:val="24"/>
        </w:rPr>
        <w:t></w:t>
      </w:r>
      <w:r>
        <w:rPr>
          <w:rFonts w:ascii="Times New Roman" w:eastAsia="Times New Roman" w:hAnsi="Times New Roman"/>
          <w:sz w:val="24"/>
          <w:szCs w:val="24"/>
        </w:rPr>
        <w:t>-</w:t>
      </w:r>
      <w:proofErr w:type="spellStart"/>
      <w:r>
        <w:rPr>
          <w:rFonts w:ascii="Times New Roman" w:eastAsia="Times New Roman" w:hAnsi="Times New Roman"/>
          <w:sz w:val="24"/>
          <w:szCs w:val="24"/>
        </w:rPr>
        <w:t>tubulina</w:t>
      </w:r>
      <w:proofErr w:type="spellEnd"/>
      <w:r>
        <w:rPr>
          <w:rFonts w:ascii="Times New Roman" w:eastAsia="Times New Roman" w:hAnsi="Times New Roman"/>
          <w:sz w:val="24"/>
          <w:szCs w:val="24"/>
        </w:rPr>
        <w:t xml:space="preserve"> nos </w:t>
      </w:r>
      <w:proofErr w:type="spellStart"/>
      <w:r>
        <w:rPr>
          <w:rFonts w:ascii="Times New Roman" w:eastAsia="Times New Roman" w:hAnsi="Times New Roman"/>
          <w:sz w:val="24"/>
          <w:szCs w:val="24"/>
        </w:rPr>
        <w:t>microtúbulos</w:t>
      </w:r>
      <w:proofErr w:type="spellEnd"/>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Ao incubar células tumorais com vincristina, tem-se uma reação </w:t>
      </w:r>
      <w:proofErr w:type="spellStart"/>
      <w:r>
        <w:rPr>
          <w:rFonts w:ascii="Times New Roman" w:eastAsia="Times New Roman" w:hAnsi="Times New Roman"/>
          <w:sz w:val="24"/>
          <w:szCs w:val="24"/>
        </w:rPr>
        <w:t>equimolar</w:t>
      </w:r>
      <w:proofErr w:type="spellEnd"/>
      <w:r>
        <w:rPr>
          <w:rFonts w:ascii="Times New Roman" w:eastAsia="Times New Roman" w:hAnsi="Times New Roman"/>
          <w:sz w:val="24"/>
          <w:szCs w:val="24"/>
        </w:rPr>
        <w:t xml:space="preserve"> de vincristina com os </w:t>
      </w:r>
      <w:proofErr w:type="spellStart"/>
      <w:r>
        <w:rPr>
          <w:rFonts w:ascii="Times New Roman" w:eastAsia="Times New Roman" w:hAnsi="Times New Roman"/>
          <w:sz w:val="24"/>
          <w:szCs w:val="24"/>
        </w:rPr>
        <w:t>microtúbulos</w:t>
      </w:r>
      <w:proofErr w:type="spellEnd"/>
      <w:r>
        <w:rPr>
          <w:rFonts w:ascii="Times New Roman" w:eastAsia="Times New Roman" w:hAnsi="Times New Roman"/>
          <w:sz w:val="24"/>
          <w:szCs w:val="24"/>
        </w:rPr>
        <w:t>, formando-se uma rede cristalina altamente regular. Durante a metáfase a divisão celular é interrompida. Sem fuso mitótico não há possibilidade de alinhamento dos cromossomos na placa equatorial (mitose explodida)</w:t>
      </w:r>
      <w:r w:rsidR="00592D9A">
        <w:rPr>
          <w:rFonts w:ascii="Times New Roman" w:eastAsia="Times New Roman" w:hAnsi="Times New Roman"/>
          <w:sz w:val="24"/>
          <w:szCs w:val="24"/>
        </w:rPr>
        <w:t xml:space="preserve"> (CHABNER </w:t>
      </w:r>
      <w:r w:rsidR="00592D9A">
        <w:rPr>
          <w:rFonts w:ascii="Times New Roman" w:eastAsia="Times New Roman" w:hAnsi="Times New Roman"/>
          <w:i/>
          <w:sz w:val="24"/>
          <w:szCs w:val="24"/>
        </w:rPr>
        <w:t>et al.</w:t>
      </w:r>
      <w:r w:rsidR="00592D9A">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Os </w:t>
      </w:r>
      <w:proofErr w:type="spellStart"/>
      <w:r>
        <w:rPr>
          <w:rFonts w:ascii="Times New Roman" w:eastAsia="Times New Roman" w:hAnsi="Times New Roman"/>
          <w:sz w:val="24"/>
          <w:szCs w:val="24"/>
        </w:rPr>
        <w:t>microtúbulos</w:t>
      </w:r>
      <w:proofErr w:type="spellEnd"/>
      <w:r>
        <w:rPr>
          <w:rFonts w:ascii="Times New Roman" w:eastAsia="Times New Roman" w:hAnsi="Times New Roman"/>
          <w:sz w:val="24"/>
          <w:szCs w:val="24"/>
        </w:rPr>
        <w:t xml:space="preserve"> também se encontram em grande quantidade no cérebro e lá se envolvem em outras funções celulares como: movimento, fagocitose e transporte </w:t>
      </w:r>
      <w:proofErr w:type="spellStart"/>
      <w:r>
        <w:rPr>
          <w:rFonts w:ascii="Times New Roman" w:eastAsia="Times New Roman" w:hAnsi="Times New Roman"/>
          <w:sz w:val="24"/>
          <w:szCs w:val="24"/>
        </w:rPr>
        <w:t>axônico</w:t>
      </w:r>
      <w:proofErr w:type="spellEnd"/>
      <w:r>
        <w:rPr>
          <w:rFonts w:ascii="Times New Roman" w:eastAsia="Times New Roman" w:hAnsi="Times New Roman"/>
          <w:sz w:val="24"/>
          <w:szCs w:val="24"/>
        </w:rPr>
        <w:t xml:space="preserve">. Os alcaloides da vinca influenciam nessas funções, daí a sua </w:t>
      </w:r>
      <w:proofErr w:type="spellStart"/>
      <w:r>
        <w:rPr>
          <w:rFonts w:ascii="Times New Roman" w:eastAsia="Times New Roman" w:hAnsi="Times New Roman"/>
          <w:sz w:val="24"/>
          <w:szCs w:val="24"/>
        </w:rPr>
        <w:t>neurotoxicidade</w:t>
      </w:r>
      <w:proofErr w:type="spellEnd"/>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right="-280"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ação </w:t>
      </w:r>
      <w:proofErr w:type="spellStart"/>
      <w:r>
        <w:rPr>
          <w:rFonts w:ascii="Times New Roman" w:eastAsia="Times New Roman" w:hAnsi="Times New Roman"/>
          <w:sz w:val="24"/>
          <w:szCs w:val="24"/>
        </w:rPr>
        <w:t>mielossupressora</w:t>
      </w:r>
      <w:proofErr w:type="spellEnd"/>
      <w:r>
        <w:rPr>
          <w:rFonts w:ascii="Times New Roman" w:eastAsia="Times New Roman" w:hAnsi="Times New Roman"/>
          <w:sz w:val="24"/>
          <w:szCs w:val="24"/>
        </w:rPr>
        <w:t xml:space="preserve"> limitada da vincristina a faz um fármaco de escolha para vários esquemas terapêuticos para leucemia e linfoma. A vimblastina não apresenta efeito citotóxico de </w:t>
      </w:r>
      <w:proofErr w:type="spellStart"/>
      <w:r>
        <w:rPr>
          <w:rFonts w:ascii="Times New Roman" w:eastAsia="Times New Roman" w:hAnsi="Times New Roman"/>
          <w:sz w:val="24"/>
          <w:szCs w:val="24"/>
        </w:rPr>
        <w:t>neurotoxicidade</w:t>
      </w:r>
      <w:proofErr w:type="spellEnd"/>
      <w:r>
        <w:rPr>
          <w:rFonts w:ascii="Times New Roman" w:eastAsia="Times New Roman" w:hAnsi="Times New Roman"/>
          <w:sz w:val="24"/>
          <w:szCs w:val="24"/>
        </w:rPr>
        <w:t xml:space="preserve"> grave e, junto à cisplatina, é utilizada para tratar câncer testicular. Ela também é utilizada para tratar câncer de bexiga e linfoma de Hodgkin</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lastRenderedPageBreak/>
        <w:t>O sulfato de vincristina junto com corticoides é o tratamento de escolha para leucemia infantil. Quando a vincristina é associada à</w:t>
      </w:r>
      <w:r>
        <w:rPr>
          <w:rFonts w:ascii="Times New Roman" w:eastAsia="Times New Roman" w:hAnsi="Times New Roman"/>
          <w:b/>
          <w:sz w:val="24"/>
          <w:szCs w:val="24"/>
        </w:rPr>
        <w:t xml:space="preserve"> </w:t>
      </w:r>
      <w:proofErr w:type="spellStart"/>
      <w:r>
        <w:rPr>
          <w:rFonts w:ascii="Times New Roman" w:eastAsia="Times New Roman" w:hAnsi="Times New Roman"/>
          <w:sz w:val="24"/>
          <w:szCs w:val="24"/>
        </w:rPr>
        <w:t>antraciclina</w:t>
      </w:r>
      <w:proofErr w:type="spellEnd"/>
      <w:r>
        <w:rPr>
          <w:rFonts w:ascii="Times New Roman" w:eastAsia="Times New Roman" w:hAnsi="Times New Roman"/>
          <w:sz w:val="24"/>
          <w:szCs w:val="24"/>
        </w:rPr>
        <w:t xml:space="preserve"> ou aos agentes </w:t>
      </w:r>
      <w:proofErr w:type="spellStart"/>
      <w:r>
        <w:rPr>
          <w:rFonts w:ascii="Times New Roman" w:eastAsia="Times New Roman" w:hAnsi="Times New Roman"/>
          <w:sz w:val="24"/>
          <w:szCs w:val="24"/>
        </w:rPr>
        <w:t>alquilantes</w:t>
      </w:r>
      <w:proofErr w:type="spellEnd"/>
      <w:r>
        <w:rPr>
          <w:rFonts w:ascii="Times New Roman" w:eastAsia="Times New Roman" w:hAnsi="Times New Roman"/>
          <w:sz w:val="24"/>
          <w:szCs w:val="24"/>
        </w:rPr>
        <w:t>, são utilizados para o tratamento de sarcomas pediátricos. A vincristina parece ser bem mais tolerada por crianças que por adultos, porém quanto maior as doses, maior a toxicidade, em sua maioria com manifestações neurológicas associadas, embora a administração inicial não deva ter sua dose diminuída. A constipação só se torna um problema em doses superiores a 2 mg/m</w:t>
      </w:r>
      <w:r>
        <w:rPr>
          <w:rFonts w:ascii="Times New Roman" w:eastAsia="Times New Roman" w:hAnsi="Times New Roman"/>
          <w:sz w:val="24"/>
          <w:szCs w:val="24"/>
          <w:vertAlign w:val="superscript"/>
        </w:rPr>
        <w:t>2</w:t>
      </w:r>
      <w:r>
        <w:rPr>
          <w:rFonts w:ascii="Times New Roman" w:eastAsia="Times New Roman" w:hAnsi="Times New Roman"/>
          <w:sz w:val="24"/>
          <w:szCs w:val="24"/>
        </w:rPr>
        <w:t>, devendo-se administrar laxativos como profilaxia. Em 20% dos pacientes ocorre alopecia reversível. Pode ocorrer também leucopenia moderada</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As </w:t>
      </w:r>
      <w:proofErr w:type="spellStart"/>
      <w:r>
        <w:rPr>
          <w:rFonts w:ascii="Times New Roman" w:eastAsia="Times New Roman" w:hAnsi="Times New Roman"/>
          <w:sz w:val="24"/>
          <w:szCs w:val="24"/>
        </w:rPr>
        <w:t>epipodofilotoxinas</w:t>
      </w:r>
      <w:proofErr w:type="spellEnd"/>
      <w:r>
        <w:rPr>
          <w:rFonts w:ascii="Times New Roman" w:eastAsia="Times New Roman" w:hAnsi="Times New Roman"/>
          <w:sz w:val="24"/>
          <w:szCs w:val="24"/>
        </w:rPr>
        <w:t xml:space="preserve"> são derivados sintéticos da </w:t>
      </w:r>
      <w:proofErr w:type="spellStart"/>
      <w:r>
        <w:rPr>
          <w:rFonts w:ascii="Times New Roman" w:eastAsia="Times New Roman" w:hAnsi="Times New Roman"/>
          <w:sz w:val="24"/>
          <w:szCs w:val="24"/>
        </w:rPr>
        <w:t>podofilotoxina</w:t>
      </w:r>
      <w:proofErr w:type="spellEnd"/>
      <w:r>
        <w:rPr>
          <w:rFonts w:ascii="Times New Roman" w:eastAsia="Times New Roman" w:hAnsi="Times New Roman"/>
          <w:sz w:val="24"/>
          <w:szCs w:val="24"/>
        </w:rPr>
        <w:t xml:space="preserve">, presente na </w:t>
      </w:r>
      <w:proofErr w:type="spellStart"/>
      <w:r>
        <w:rPr>
          <w:rFonts w:ascii="Times New Roman" w:eastAsia="Times New Roman" w:hAnsi="Times New Roman"/>
          <w:i/>
          <w:sz w:val="24"/>
          <w:szCs w:val="24"/>
        </w:rPr>
        <w:t>Podophyllum</w:t>
      </w:r>
      <w:proofErr w:type="spellEnd"/>
      <w:r>
        <w:rPr>
          <w:rFonts w:ascii="Times New Roman" w:eastAsia="Times New Roman" w:hAnsi="Times New Roman"/>
          <w:i/>
          <w:sz w:val="24"/>
          <w:szCs w:val="24"/>
        </w:rPr>
        <w:t xml:space="preserve"> </w:t>
      </w:r>
      <w:proofErr w:type="spellStart"/>
      <w:r>
        <w:rPr>
          <w:rFonts w:ascii="Times New Roman" w:eastAsia="Times New Roman" w:hAnsi="Times New Roman"/>
          <w:i/>
          <w:sz w:val="24"/>
          <w:szCs w:val="24"/>
        </w:rPr>
        <w:t>peltatum</w:t>
      </w:r>
      <w:proofErr w:type="spellEnd"/>
      <w:r>
        <w:rPr>
          <w:rFonts w:ascii="Times New Roman" w:eastAsia="Times New Roman" w:hAnsi="Times New Roman"/>
          <w:sz w:val="24"/>
          <w:szCs w:val="24"/>
        </w:rPr>
        <w:t xml:space="preserve"> (mandrágora) a qual era utilizada como antiparasitário e </w:t>
      </w:r>
      <w:proofErr w:type="spellStart"/>
      <w:r>
        <w:rPr>
          <w:rFonts w:ascii="Times New Roman" w:eastAsia="Times New Roman" w:hAnsi="Times New Roman"/>
          <w:sz w:val="24"/>
          <w:szCs w:val="24"/>
        </w:rPr>
        <w:t>antiemético</w:t>
      </w:r>
      <w:proofErr w:type="spellEnd"/>
      <w:r>
        <w:rPr>
          <w:rFonts w:ascii="Times New Roman" w:eastAsia="Times New Roman" w:hAnsi="Times New Roman"/>
          <w:sz w:val="24"/>
          <w:szCs w:val="24"/>
        </w:rPr>
        <w:t xml:space="preserve">. Os derivados sintéticos são o </w:t>
      </w:r>
      <w:proofErr w:type="spellStart"/>
      <w:r>
        <w:rPr>
          <w:rFonts w:ascii="Times New Roman" w:eastAsia="Times New Roman" w:hAnsi="Times New Roman"/>
          <w:sz w:val="24"/>
          <w:szCs w:val="24"/>
        </w:rPr>
        <w:t>etopos</w:t>
      </w:r>
      <w:r w:rsidR="008910A0">
        <w:rPr>
          <w:rFonts w:ascii="Times New Roman" w:eastAsia="Times New Roman" w:hAnsi="Times New Roman"/>
          <w:sz w:val="24"/>
          <w:szCs w:val="24"/>
        </w:rPr>
        <w:t>i</w:t>
      </w:r>
      <w:r>
        <w:rPr>
          <w:rFonts w:ascii="Times New Roman" w:eastAsia="Times New Roman" w:hAnsi="Times New Roman"/>
          <w:sz w:val="24"/>
          <w:szCs w:val="24"/>
        </w:rPr>
        <w:t>do</w:t>
      </w:r>
      <w:proofErr w:type="spellEnd"/>
      <w:r>
        <w:rPr>
          <w:rFonts w:ascii="Times New Roman" w:eastAsia="Times New Roman" w:hAnsi="Times New Roman"/>
          <w:sz w:val="24"/>
          <w:szCs w:val="24"/>
        </w:rPr>
        <w:t xml:space="preserve"> e o </w:t>
      </w:r>
      <w:proofErr w:type="spellStart"/>
      <w:r>
        <w:rPr>
          <w:rFonts w:ascii="Times New Roman" w:eastAsia="Times New Roman" w:hAnsi="Times New Roman"/>
          <w:sz w:val="24"/>
          <w:szCs w:val="24"/>
        </w:rPr>
        <w:t>teniposídeo</w:t>
      </w:r>
      <w:proofErr w:type="spellEnd"/>
      <w:r>
        <w:rPr>
          <w:rFonts w:ascii="Times New Roman" w:eastAsia="Times New Roman" w:hAnsi="Times New Roman"/>
          <w:sz w:val="24"/>
          <w:szCs w:val="24"/>
        </w:rPr>
        <w:t xml:space="preserve">. A vantagem dos dois sobre a </w:t>
      </w:r>
      <w:proofErr w:type="spellStart"/>
      <w:r>
        <w:rPr>
          <w:rFonts w:ascii="Times New Roman" w:eastAsia="Times New Roman" w:hAnsi="Times New Roman"/>
          <w:sz w:val="24"/>
          <w:szCs w:val="24"/>
        </w:rPr>
        <w:t>podofilotoxina</w:t>
      </w:r>
      <w:proofErr w:type="spellEnd"/>
      <w:r>
        <w:rPr>
          <w:rFonts w:ascii="Times New Roman" w:eastAsia="Times New Roman" w:hAnsi="Times New Roman"/>
          <w:sz w:val="24"/>
          <w:szCs w:val="24"/>
        </w:rPr>
        <w:t xml:space="preserve"> é que, ao ligar-se a </w:t>
      </w:r>
      <w:proofErr w:type="spellStart"/>
      <w:r>
        <w:rPr>
          <w:rFonts w:ascii="Times New Roman" w:eastAsia="Times New Roman" w:hAnsi="Times New Roman"/>
          <w:sz w:val="24"/>
          <w:szCs w:val="24"/>
        </w:rPr>
        <w:t>tubulina</w:t>
      </w:r>
      <w:proofErr w:type="spellEnd"/>
      <w:r>
        <w:rPr>
          <w:rFonts w:ascii="Times New Roman" w:eastAsia="Times New Roman" w:hAnsi="Times New Roman"/>
          <w:sz w:val="24"/>
          <w:szCs w:val="24"/>
        </w:rPr>
        <w:t xml:space="preserve">, não interferem na estrutura e função normal dos </w:t>
      </w:r>
      <w:proofErr w:type="spellStart"/>
      <w:r>
        <w:rPr>
          <w:rFonts w:ascii="Times New Roman" w:eastAsia="Times New Roman" w:hAnsi="Times New Roman"/>
          <w:sz w:val="24"/>
          <w:szCs w:val="24"/>
        </w:rPr>
        <w:t>microtúbulos</w:t>
      </w:r>
      <w:proofErr w:type="spellEnd"/>
      <w:r>
        <w:rPr>
          <w:rFonts w:ascii="Times New Roman" w:eastAsia="Times New Roman" w:hAnsi="Times New Roman"/>
          <w:sz w:val="24"/>
          <w:szCs w:val="24"/>
        </w:rPr>
        <w:t xml:space="preserve"> em concentrações habituais</w:t>
      </w:r>
      <w:r w:rsidR="00875DDE">
        <w:rPr>
          <w:rFonts w:ascii="Times New Roman" w:eastAsia="Times New Roman" w:hAnsi="Times New Roman"/>
          <w:sz w:val="24"/>
          <w:szCs w:val="24"/>
        </w:rPr>
        <w:t xml:space="preserve"> (CHABNER </w:t>
      </w:r>
      <w:r w:rsidR="00875DDE">
        <w:rPr>
          <w:rFonts w:ascii="Times New Roman" w:eastAsia="Times New Roman" w:hAnsi="Times New Roman"/>
          <w:i/>
          <w:sz w:val="24"/>
          <w:szCs w:val="24"/>
        </w:rPr>
        <w:t>et al.</w:t>
      </w:r>
      <w:r w:rsidR="00875DDE">
        <w:rPr>
          <w:rFonts w:ascii="Times New Roman" w:eastAsia="Times New Roman" w:hAnsi="Times New Roman"/>
          <w:sz w:val="24"/>
          <w:szCs w:val="24"/>
        </w:rPr>
        <w:t>, 2014)</w:t>
      </w:r>
      <w:r>
        <w:rPr>
          <w:rFonts w:ascii="Times New Roman" w:eastAsia="Times New Roman" w:hAnsi="Times New Roman"/>
          <w:sz w:val="24"/>
          <w:szCs w:val="24"/>
        </w:rPr>
        <w:t>.</w:t>
      </w:r>
    </w:p>
    <w:p w:rsidR="005E0C42" w:rsidRDefault="00130085">
      <w:pPr>
        <w:spacing w:line="360" w:lineRule="auto"/>
        <w:ind w:firstLine="1134"/>
        <w:jc w:val="both"/>
        <w:rPr>
          <w:rFonts w:ascii="Times New Roman" w:eastAsia="Times New Roman" w:hAnsi="Times New Roman"/>
          <w:b/>
          <w:sz w:val="24"/>
          <w:szCs w:val="24"/>
        </w:rPr>
      </w:pPr>
      <w:r>
        <w:rPr>
          <w:rFonts w:ascii="Times New Roman" w:eastAsia="Times New Roman" w:hAnsi="Times New Roman"/>
          <w:sz w:val="24"/>
          <w:szCs w:val="24"/>
        </w:rPr>
        <w:t xml:space="preserve">As </w:t>
      </w:r>
      <w:proofErr w:type="spellStart"/>
      <w:r>
        <w:rPr>
          <w:rFonts w:ascii="Times New Roman" w:eastAsia="Times New Roman" w:hAnsi="Times New Roman"/>
          <w:sz w:val="24"/>
          <w:szCs w:val="24"/>
        </w:rPr>
        <w:t>epipodofilotoxinas</w:t>
      </w:r>
      <w:proofErr w:type="spellEnd"/>
      <w:r>
        <w:rPr>
          <w:rFonts w:ascii="Times New Roman" w:eastAsia="Times New Roman" w:hAnsi="Times New Roman"/>
          <w:sz w:val="24"/>
          <w:szCs w:val="24"/>
        </w:rPr>
        <w:t xml:space="preserve"> formam um complexo ternário com a </w:t>
      </w:r>
      <w:proofErr w:type="spellStart"/>
      <w:r>
        <w:rPr>
          <w:rFonts w:ascii="Times New Roman" w:eastAsia="Times New Roman" w:hAnsi="Times New Roman"/>
          <w:sz w:val="24"/>
          <w:szCs w:val="24"/>
        </w:rPr>
        <w:t>topoisomerase</w:t>
      </w:r>
      <w:proofErr w:type="spellEnd"/>
      <w:r>
        <w:rPr>
          <w:rFonts w:ascii="Times New Roman" w:eastAsia="Times New Roman" w:hAnsi="Times New Roman"/>
          <w:sz w:val="24"/>
          <w:szCs w:val="24"/>
        </w:rPr>
        <w:t xml:space="preserve"> II e o DNA e impedem o reparo da quebra que normalmente ocorre após a ligação da </w:t>
      </w:r>
      <w:proofErr w:type="spellStart"/>
      <w:r>
        <w:rPr>
          <w:rFonts w:ascii="Times New Roman" w:eastAsia="Times New Roman" w:hAnsi="Times New Roman"/>
          <w:sz w:val="24"/>
          <w:szCs w:val="24"/>
        </w:rPr>
        <w:t>topoisomerase</w:t>
      </w:r>
      <w:proofErr w:type="spellEnd"/>
      <w:r>
        <w:rPr>
          <w:rFonts w:ascii="Times New Roman" w:eastAsia="Times New Roman" w:hAnsi="Times New Roman"/>
          <w:sz w:val="24"/>
          <w:szCs w:val="24"/>
        </w:rPr>
        <w:t xml:space="preserve"> ao DNA, à semelhança do mecanismo de ação das </w:t>
      </w:r>
      <w:proofErr w:type="spellStart"/>
      <w:r>
        <w:rPr>
          <w:rFonts w:ascii="Times New Roman" w:eastAsia="Times New Roman" w:hAnsi="Times New Roman"/>
          <w:sz w:val="24"/>
          <w:szCs w:val="24"/>
        </w:rPr>
        <w:t>antraciclinas</w:t>
      </w:r>
      <w:proofErr w:type="spellEnd"/>
      <w:r>
        <w:rPr>
          <w:rFonts w:ascii="Times New Roman" w:eastAsia="Times New Roman" w:hAnsi="Times New Roman"/>
          <w:sz w:val="24"/>
          <w:szCs w:val="24"/>
        </w:rPr>
        <w:t>. Há acúmulo de quebras de DNA e consequente morte celular. As fases S e G</w:t>
      </w:r>
      <w:r>
        <w:rPr>
          <w:rFonts w:ascii="Times New Roman" w:eastAsia="Times New Roman" w:hAnsi="Times New Roman"/>
          <w:sz w:val="24"/>
          <w:szCs w:val="24"/>
          <w:vertAlign w:val="subscript"/>
        </w:rPr>
        <w:t>2</w:t>
      </w:r>
      <w:r>
        <w:rPr>
          <w:rFonts w:ascii="Times New Roman" w:eastAsia="Times New Roman" w:hAnsi="Times New Roman"/>
          <w:sz w:val="24"/>
          <w:szCs w:val="24"/>
        </w:rPr>
        <w:t xml:space="preserve"> do ciclo celular são os momentos de maior sensibilidade celular ao </w:t>
      </w:r>
      <w:proofErr w:type="spellStart"/>
      <w:r>
        <w:rPr>
          <w:rFonts w:ascii="Times New Roman" w:eastAsia="Times New Roman" w:hAnsi="Times New Roman"/>
          <w:sz w:val="24"/>
          <w:szCs w:val="24"/>
        </w:rPr>
        <w:t>etopos</w:t>
      </w:r>
      <w:r w:rsidR="008910A0">
        <w:rPr>
          <w:rFonts w:ascii="Times New Roman" w:eastAsia="Times New Roman" w:hAnsi="Times New Roman"/>
          <w:sz w:val="24"/>
          <w:szCs w:val="24"/>
        </w:rPr>
        <w:t>i</w:t>
      </w:r>
      <w:r>
        <w:rPr>
          <w:rFonts w:ascii="Times New Roman" w:eastAsia="Times New Roman" w:hAnsi="Times New Roman"/>
          <w:sz w:val="24"/>
          <w:szCs w:val="24"/>
        </w:rPr>
        <w:t>do</w:t>
      </w:r>
      <w:proofErr w:type="spellEnd"/>
      <w:r w:rsidR="00875DDE">
        <w:rPr>
          <w:rFonts w:ascii="Times New Roman" w:eastAsia="Times New Roman" w:hAnsi="Times New Roman"/>
          <w:sz w:val="24"/>
          <w:szCs w:val="24"/>
        </w:rPr>
        <w:t xml:space="preserve"> </w:t>
      </w:r>
      <w:r w:rsidR="00875DDE" w:rsidRPr="00592D9A">
        <w:rPr>
          <w:rFonts w:ascii="Times New Roman" w:eastAsia="Times New Roman" w:hAnsi="Times New Roman"/>
          <w:sz w:val="24"/>
          <w:szCs w:val="24"/>
        </w:rPr>
        <w:t xml:space="preserve">(CHABNER </w:t>
      </w:r>
      <w:r w:rsidR="00875DDE" w:rsidRPr="00592D9A">
        <w:rPr>
          <w:rFonts w:ascii="Times New Roman" w:eastAsia="Times New Roman" w:hAnsi="Times New Roman"/>
          <w:i/>
          <w:sz w:val="24"/>
          <w:szCs w:val="24"/>
        </w:rPr>
        <w:t>et al.</w:t>
      </w:r>
      <w:r w:rsidR="00875DDE" w:rsidRPr="00592D9A">
        <w:rPr>
          <w:rFonts w:ascii="Times New Roman" w:eastAsia="Times New Roman" w:hAnsi="Times New Roman"/>
          <w:sz w:val="24"/>
          <w:szCs w:val="24"/>
        </w:rPr>
        <w:t>, 2014)</w:t>
      </w:r>
      <w:r>
        <w:rPr>
          <w:rFonts w:ascii="Times New Roman" w:eastAsia="Times New Roman" w:hAnsi="Times New Roman"/>
          <w:sz w:val="24"/>
          <w:szCs w:val="24"/>
        </w:rPr>
        <w:t xml:space="preserve">. </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A leucopenia é o efeito tóxico mais comum relacionado ao </w:t>
      </w:r>
      <w:proofErr w:type="spellStart"/>
      <w:r>
        <w:rPr>
          <w:rFonts w:ascii="Times New Roman" w:eastAsia="Times New Roman" w:hAnsi="Times New Roman"/>
          <w:sz w:val="24"/>
          <w:szCs w:val="24"/>
        </w:rPr>
        <w:t>etopos</w:t>
      </w:r>
      <w:r w:rsidR="008910A0">
        <w:rPr>
          <w:rFonts w:ascii="Times New Roman" w:eastAsia="Times New Roman" w:hAnsi="Times New Roman"/>
          <w:sz w:val="24"/>
          <w:szCs w:val="24"/>
        </w:rPr>
        <w:t>i</w:t>
      </w:r>
      <w:r>
        <w:rPr>
          <w:rFonts w:ascii="Times New Roman" w:eastAsia="Times New Roman" w:hAnsi="Times New Roman"/>
          <w:sz w:val="24"/>
          <w:szCs w:val="24"/>
        </w:rPr>
        <w:t>do</w:t>
      </w:r>
      <w:proofErr w:type="spellEnd"/>
      <w:r>
        <w:rPr>
          <w:rFonts w:ascii="Times New Roman" w:eastAsia="Times New Roman" w:hAnsi="Times New Roman"/>
          <w:sz w:val="24"/>
          <w:szCs w:val="24"/>
        </w:rPr>
        <w:t xml:space="preserve">. Os sintomas menos frequentes são trombocitopenia, náuseas, vômitos, estomatite e diarreia. A alopecia é comum, mas reversível. Em altas doses do fármaco ou quando a concentração sérica de albumina é baixa, o que torna o fármaco mais livre no plasma, pode haver </w:t>
      </w:r>
      <w:proofErr w:type="spellStart"/>
      <w:r>
        <w:rPr>
          <w:rFonts w:ascii="Times New Roman" w:eastAsia="Times New Roman" w:hAnsi="Times New Roman"/>
          <w:sz w:val="24"/>
          <w:szCs w:val="24"/>
        </w:rPr>
        <w:t>hepatotoxicidade</w:t>
      </w:r>
      <w:proofErr w:type="spellEnd"/>
      <w:r>
        <w:rPr>
          <w:rFonts w:ascii="Times New Roman" w:eastAsia="Times New Roman" w:hAnsi="Times New Roman"/>
          <w:sz w:val="24"/>
          <w:szCs w:val="24"/>
        </w:rPr>
        <w:t xml:space="preserve"> (CHABNER </w:t>
      </w:r>
      <w:r>
        <w:rPr>
          <w:rFonts w:ascii="Times New Roman" w:eastAsia="Times New Roman" w:hAnsi="Times New Roman"/>
          <w:i/>
          <w:sz w:val="24"/>
          <w:szCs w:val="24"/>
        </w:rPr>
        <w:t>et al.</w:t>
      </w:r>
      <w:r>
        <w:rPr>
          <w:rFonts w:ascii="Times New Roman" w:eastAsia="Times New Roman" w:hAnsi="Times New Roman"/>
          <w:sz w:val="24"/>
          <w:szCs w:val="24"/>
        </w:rPr>
        <w:t>, 2014).</w:t>
      </w:r>
    </w:p>
    <w:p w:rsidR="005E0C42" w:rsidRDefault="005E0C42">
      <w:pPr>
        <w:spacing w:line="360" w:lineRule="auto"/>
        <w:ind w:firstLine="1134"/>
        <w:jc w:val="both"/>
        <w:rPr>
          <w:rFonts w:ascii="Times New Roman" w:eastAsia="Times New Roman" w:hAnsi="Times New Roman"/>
          <w:sz w:val="24"/>
          <w:szCs w:val="24"/>
        </w:rPr>
      </w:pPr>
    </w:p>
    <w:p w:rsidR="000420BE" w:rsidRDefault="00130085" w:rsidP="00683EAA">
      <w:pPr>
        <w:spacing w:line="360" w:lineRule="auto"/>
        <w:jc w:val="both"/>
        <w:rPr>
          <w:rFonts w:ascii="Times New Roman" w:eastAsia="Times New Roman" w:hAnsi="Times New Roman"/>
          <w:b/>
          <w:i/>
          <w:sz w:val="24"/>
          <w:szCs w:val="24"/>
        </w:rPr>
      </w:pPr>
      <w:r>
        <w:rPr>
          <w:rFonts w:ascii="Times New Roman" w:eastAsia="Times New Roman" w:hAnsi="Times New Roman"/>
          <w:b/>
          <w:i/>
          <w:sz w:val="24"/>
          <w:szCs w:val="24"/>
        </w:rPr>
        <w:t>2.2.4 Agentes variados</w:t>
      </w:r>
    </w:p>
    <w:p w:rsidR="005E0C42" w:rsidRDefault="005E0C42">
      <w:pPr>
        <w:spacing w:line="360" w:lineRule="auto"/>
        <w:ind w:firstLine="1134"/>
        <w:jc w:val="both"/>
        <w:rPr>
          <w:rFonts w:ascii="Times New Roman" w:eastAsia="Times New Roman" w:hAnsi="Times New Roman"/>
          <w:sz w:val="24"/>
          <w:szCs w:val="24"/>
        </w:rPr>
      </w:pP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Há alguns tipos de agentes que não se enquadram nas definições anteriores. São eles: 1) Ureia substituída (</w:t>
      </w:r>
      <w:proofErr w:type="spellStart"/>
      <w:r>
        <w:rPr>
          <w:rFonts w:ascii="Times New Roman" w:eastAsia="Times New Roman" w:hAnsi="Times New Roman"/>
          <w:sz w:val="24"/>
          <w:szCs w:val="24"/>
        </w:rPr>
        <w:t>hidroxiureia</w:t>
      </w:r>
      <w:proofErr w:type="spellEnd"/>
      <w:r>
        <w:rPr>
          <w:rFonts w:ascii="Times New Roman" w:eastAsia="Times New Roman" w:hAnsi="Times New Roman"/>
          <w:sz w:val="24"/>
          <w:szCs w:val="24"/>
        </w:rPr>
        <w:t>); 2) Agentes de diferenciação (</w:t>
      </w:r>
      <w:proofErr w:type="spellStart"/>
      <w:r>
        <w:rPr>
          <w:rFonts w:ascii="Times New Roman" w:eastAsia="Times New Roman" w:hAnsi="Times New Roman"/>
          <w:sz w:val="24"/>
          <w:szCs w:val="24"/>
        </w:rPr>
        <w:t>tretinoína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trióxido</w:t>
      </w:r>
      <w:proofErr w:type="spellEnd"/>
      <w:r>
        <w:rPr>
          <w:rFonts w:ascii="Times New Roman" w:eastAsia="Times New Roman" w:hAnsi="Times New Roman"/>
          <w:sz w:val="24"/>
          <w:szCs w:val="24"/>
        </w:rPr>
        <w:t xml:space="preserve"> de arsênio), Inibidores da </w:t>
      </w:r>
      <w:proofErr w:type="spellStart"/>
      <w:r>
        <w:rPr>
          <w:rFonts w:ascii="Times New Roman" w:eastAsia="Times New Roman" w:hAnsi="Times New Roman"/>
          <w:sz w:val="24"/>
          <w:szCs w:val="24"/>
        </w:rPr>
        <w:t>tirosinoquinase</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imatinibe</w:t>
      </w:r>
      <w:proofErr w:type="spellEnd"/>
      <w:r>
        <w:rPr>
          <w:rFonts w:ascii="Times New Roman" w:eastAsia="Times New Roman" w:hAnsi="Times New Roman"/>
          <w:sz w:val="24"/>
          <w:szCs w:val="24"/>
        </w:rPr>
        <w:t xml:space="preserve">); 3) Inibidor do </w:t>
      </w:r>
      <w:proofErr w:type="spellStart"/>
      <w:r>
        <w:rPr>
          <w:rFonts w:ascii="Times New Roman" w:eastAsia="Times New Roman" w:hAnsi="Times New Roman"/>
          <w:sz w:val="24"/>
          <w:szCs w:val="24"/>
        </w:rPr>
        <w:t>proteossoma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bortezomibe</w:t>
      </w:r>
      <w:proofErr w:type="spellEnd"/>
      <w:r>
        <w:rPr>
          <w:rFonts w:ascii="Times New Roman" w:eastAsia="Times New Roman" w:hAnsi="Times New Roman"/>
          <w:sz w:val="24"/>
          <w:szCs w:val="24"/>
        </w:rPr>
        <w:t>); 4) Modificadores de resposta biológica (</w:t>
      </w:r>
      <w:proofErr w:type="spellStart"/>
      <w:r>
        <w:rPr>
          <w:rFonts w:ascii="Times New Roman" w:eastAsia="Times New Roman" w:hAnsi="Times New Roman"/>
          <w:sz w:val="24"/>
          <w:szCs w:val="24"/>
        </w:rPr>
        <w:t>interferon</w:t>
      </w:r>
      <w:proofErr w:type="spellEnd"/>
      <w:r w:rsidR="005C44E5">
        <w:rPr>
          <w:rFonts w:ascii="Times New Roman" w:eastAsia="Times New Roman" w:hAnsi="Times New Roman"/>
          <w:sz w:val="24"/>
          <w:szCs w:val="24"/>
        </w:rPr>
        <w:t>-</w:t>
      </w:r>
      <w:r w:rsidR="005C44E5">
        <w:rPr>
          <w:rFonts w:ascii="Symbol" w:eastAsia="Times New Roman" w:hAnsi="Symbol"/>
          <w:sz w:val="24"/>
          <w:szCs w:val="24"/>
        </w:rPr>
        <w:t></w:t>
      </w:r>
      <w:r>
        <w:rPr>
          <w:rFonts w:ascii="Times New Roman" w:eastAsia="Times New Roman" w:hAnsi="Times New Roman"/>
          <w:sz w:val="24"/>
          <w:szCs w:val="24"/>
        </w:rPr>
        <w:t xml:space="preserve">); 5) </w:t>
      </w:r>
      <w:proofErr w:type="spellStart"/>
      <w:r>
        <w:rPr>
          <w:rFonts w:ascii="Times New Roman" w:eastAsia="Times New Roman" w:hAnsi="Times New Roman"/>
          <w:sz w:val="24"/>
          <w:szCs w:val="24"/>
        </w:rPr>
        <w:t>Imunomoduladores</w:t>
      </w:r>
      <w:proofErr w:type="spellEnd"/>
      <w:r>
        <w:rPr>
          <w:rFonts w:ascii="Times New Roman" w:eastAsia="Times New Roman" w:hAnsi="Times New Roman"/>
          <w:sz w:val="24"/>
          <w:szCs w:val="24"/>
        </w:rPr>
        <w:t xml:space="preserve"> (talidomida); 5) Inibidores do </w:t>
      </w:r>
      <w:proofErr w:type="spellStart"/>
      <w:r>
        <w:rPr>
          <w:rFonts w:ascii="Times New Roman" w:eastAsia="Times New Roman" w:hAnsi="Times New Roman"/>
          <w:sz w:val="24"/>
          <w:szCs w:val="24"/>
        </w:rPr>
        <w:t>mTOR</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i/>
          <w:sz w:val="24"/>
          <w:szCs w:val="24"/>
        </w:rPr>
        <w:t>mammalian</w:t>
      </w:r>
      <w:proofErr w:type="spellEnd"/>
      <w:r>
        <w:rPr>
          <w:rFonts w:ascii="Times New Roman" w:eastAsia="Times New Roman" w:hAnsi="Times New Roman"/>
          <w:i/>
          <w:sz w:val="24"/>
          <w:szCs w:val="24"/>
        </w:rPr>
        <w:t xml:space="preserve"> </w:t>
      </w:r>
      <w:proofErr w:type="spellStart"/>
      <w:r>
        <w:rPr>
          <w:rFonts w:ascii="Times New Roman" w:eastAsia="Times New Roman" w:hAnsi="Times New Roman"/>
          <w:i/>
          <w:sz w:val="24"/>
          <w:szCs w:val="24"/>
        </w:rPr>
        <w:t>target</w:t>
      </w:r>
      <w:proofErr w:type="spellEnd"/>
      <w:r>
        <w:rPr>
          <w:rFonts w:ascii="Times New Roman" w:eastAsia="Times New Roman" w:hAnsi="Times New Roman"/>
          <w:i/>
          <w:sz w:val="24"/>
          <w:szCs w:val="24"/>
        </w:rPr>
        <w:t xml:space="preserve"> </w:t>
      </w:r>
      <w:proofErr w:type="spellStart"/>
      <w:r>
        <w:rPr>
          <w:rFonts w:ascii="Times New Roman" w:eastAsia="Times New Roman" w:hAnsi="Times New Roman"/>
          <w:i/>
          <w:sz w:val="24"/>
          <w:szCs w:val="24"/>
        </w:rPr>
        <w:t>of</w:t>
      </w:r>
      <w:proofErr w:type="spellEnd"/>
      <w:r>
        <w:rPr>
          <w:rFonts w:ascii="Times New Roman" w:eastAsia="Times New Roman" w:hAnsi="Times New Roman"/>
          <w:i/>
          <w:sz w:val="24"/>
          <w:szCs w:val="24"/>
        </w:rPr>
        <w:t xml:space="preserve"> </w:t>
      </w:r>
      <w:proofErr w:type="spellStart"/>
      <w:r>
        <w:rPr>
          <w:rFonts w:ascii="Times New Roman" w:eastAsia="Times New Roman" w:hAnsi="Times New Roman"/>
          <w:i/>
          <w:sz w:val="24"/>
          <w:szCs w:val="24"/>
        </w:rPr>
        <w:t>rapamycin</w:t>
      </w:r>
      <w:proofErr w:type="spellEnd"/>
      <w:r>
        <w:rPr>
          <w:rFonts w:ascii="Times New Roman" w:eastAsia="Times New Roman" w:hAnsi="Times New Roman"/>
          <w:sz w:val="24"/>
          <w:szCs w:val="24"/>
        </w:rPr>
        <w:t>) e 6) Anticorpos monoclonais (CHU</w:t>
      </w:r>
      <w:r w:rsidR="00592D9A">
        <w:rPr>
          <w:rFonts w:ascii="Times New Roman" w:eastAsia="Times New Roman" w:hAnsi="Times New Roman"/>
          <w:sz w:val="24"/>
          <w:szCs w:val="24"/>
        </w:rPr>
        <w:t>;</w:t>
      </w:r>
      <w:r>
        <w:rPr>
          <w:rFonts w:ascii="Times New Roman" w:eastAsia="Times New Roman" w:hAnsi="Times New Roman"/>
          <w:sz w:val="24"/>
          <w:szCs w:val="24"/>
        </w:rPr>
        <w:t xml:space="preserve"> SARTORELLI, 2014).</w:t>
      </w:r>
    </w:p>
    <w:p w:rsidR="005E0C42" w:rsidRDefault="00130085">
      <w:pPr>
        <w:spacing w:line="360" w:lineRule="auto"/>
        <w:ind w:firstLine="1134"/>
        <w:jc w:val="both"/>
        <w:rPr>
          <w:rFonts w:ascii="Times New Roman" w:eastAsia="Times New Roman" w:hAnsi="Times New Roman"/>
          <w:sz w:val="24"/>
          <w:szCs w:val="24"/>
        </w:rPr>
      </w:pPr>
      <w:r>
        <w:rPr>
          <w:rFonts w:ascii="Times New Roman" w:eastAsia="Times New Roman" w:hAnsi="Times New Roman"/>
          <w:sz w:val="24"/>
          <w:szCs w:val="24"/>
        </w:rPr>
        <w:t xml:space="preserve">Esses fármacos são os mais recentes e foram planejados para bloquear as mutações fundamentais que causam cânceres específicos. Os mais importantes são anticorpos </w:t>
      </w:r>
      <w:r>
        <w:rPr>
          <w:rFonts w:ascii="Times New Roman" w:eastAsia="Times New Roman" w:hAnsi="Times New Roman"/>
          <w:sz w:val="24"/>
          <w:szCs w:val="24"/>
        </w:rPr>
        <w:lastRenderedPageBreak/>
        <w:t xml:space="preserve">monoclonais, cujo papel é atacar antígenos e receptores de superfície celular, ou moléculas pequenas sintéticas que penetram nas células e ligam-se a enzimas críticas. Os anticorpos monoclonais podem transportar toxinas ou </w:t>
      </w:r>
      <w:proofErr w:type="spellStart"/>
      <w:r>
        <w:rPr>
          <w:rFonts w:ascii="Times New Roman" w:eastAsia="Times New Roman" w:hAnsi="Times New Roman"/>
          <w:sz w:val="24"/>
          <w:szCs w:val="24"/>
        </w:rPr>
        <w:t>radionuclídeos</w:t>
      </w:r>
      <w:proofErr w:type="spellEnd"/>
      <w:r>
        <w:rPr>
          <w:rFonts w:ascii="Times New Roman" w:eastAsia="Times New Roman" w:hAnsi="Times New Roman"/>
          <w:sz w:val="24"/>
          <w:szCs w:val="24"/>
        </w:rPr>
        <w:t xml:space="preserve"> até as células-alvo, sendo altamente específicos (CHABNER </w:t>
      </w:r>
      <w:r>
        <w:rPr>
          <w:rFonts w:ascii="Times New Roman" w:eastAsia="Times New Roman" w:hAnsi="Times New Roman"/>
          <w:i/>
          <w:sz w:val="24"/>
          <w:szCs w:val="24"/>
        </w:rPr>
        <w:t>et al</w:t>
      </w:r>
      <w:r>
        <w:rPr>
          <w:rFonts w:ascii="Times New Roman" w:eastAsia="Times New Roman" w:hAnsi="Times New Roman"/>
          <w:sz w:val="24"/>
          <w:szCs w:val="24"/>
        </w:rPr>
        <w:t>., 2014).</w:t>
      </w:r>
    </w:p>
    <w:p w:rsidR="00233E7C" w:rsidRPr="00233E7C" w:rsidRDefault="00233E7C" w:rsidP="00233E7C">
      <w:pPr>
        <w:spacing w:line="360" w:lineRule="auto"/>
        <w:ind w:firstLine="1134"/>
        <w:jc w:val="both"/>
        <w:rPr>
          <w:rFonts w:ascii="Times New Roman" w:hAnsi="Times New Roman"/>
          <w:sz w:val="24"/>
          <w:szCs w:val="24"/>
          <w:lang w:eastAsia="en-US"/>
        </w:rPr>
      </w:pPr>
    </w:p>
    <w:p w:rsidR="00233E7C" w:rsidRPr="00233E7C" w:rsidRDefault="00233E7C" w:rsidP="00233E7C">
      <w:pPr>
        <w:spacing w:line="360" w:lineRule="auto"/>
        <w:jc w:val="both"/>
        <w:rPr>
          <w:rFonts w:ascii="Times New Roman" w:hAnsi="Times New Roman"/>
          <w:b/>
          <w:sz w:val="24"/>
          <w:szCs w:val="24"/>
          <w:lang w:eastAsia="en-US"/>
        </w:rPr>
      </w:pPr>
      <w:r w:rsidRPr="00233E7C">
        <w:rPr>
          <w:rFonts w:ascii="Times New Roman" w:hAnsi="Times New Roman"/>
          <w:b/>
          <w:sz w:val="24"/>
          <w:szCs w:val="24"/>
          <w:lang w:eastAsia="en-US"/>
        </w:rPr>
        <w:t>2.3 Tratamento Quimioterápico dos Tumores do Sistema Nervoso Central</w:t>
      </w:r>
    </w:p>
    <w:p w:rsidR="00233E7C" w:rsidRPr="00233E7C" w:rsidRDefault="00233E7C" w:rsidP="00233E7C">
      <w:pPr>
        <w:spacing w:line="360" w:lineRule="auto"/>
        <w:jc w:val="both"/>
        <w:rPr>
          <w:rFonts w:ascii="Times New Roman" w:hAnsi="Times New Roman"/>
          <w:sz w:val="24"/>
          <w:szCs w:val="24"/>
          <w:lang w:val="pt-PT" w:eastAsia="en-US"/>
        </w:rPr>
      </w:pPr>
    </w:p>
    <w:p w:rsidR="004D3932" w:rsidRPr="00592D9A"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O primeiro quimioterápico </w:t>
      </w:r>
      <w:proofErr w:type="spellStart"/>
      <w:r w:rsidRPr="00233E7C">
        <w:rPr>
          <w:rFonts w:ascii="Times New Roman" w:hAnsi="Times New Roman"/>
          <w:sz w:val="24"/>
          <w:szCs w:val="24"/>
          <w:lang w:eastAsia="en-US"/>
        </w:rPr>
        <w:t>antineoplásico</w:t>
      </w:r>
      <w:proofErr w:type="spellEnd"/>
      <w:r w:rsidRPr="00233E7C">
        <w:rPr>
          <w:rFonts w:ascii="Times New Roman" w:hAnsi="Times New Roman"/>
          <w:sz w:val="24"/>
          <w:szCs w:val="24"/>
          <w:lang w:eastAsia="en-US"/>
        </w:rPr>
        <w:t xml:space="preserve"> foi desenvolvido a partir do gás mostarda, usado nas duas Guerras Mundiais como arma química. Após a exposição de soldados a este agente, observou-se que eles desenvolveram </w:t>
      </w:r>
      <w:proofErr w:type="spellStart"/>
      <w:r w:rsidRPr="00233E7C">
        <w:rPr>
          <w:rFonts w:ascii="Times New Roman" w:hAnsi="Times New Roman"/>
          <w:sz w:val="24"/>
          <w:szCs w:val="24"/>
          <w:lang w:eastAsia="en-US"/>
        </w:rPr>
        <w:t>hipoplasia</w:t>
      </w:r>
      <w:proofErr w:type="spellEnd"/>
      <w:r w:rsidRPr="00233E7C">
        <w:rPr>
          <w:rFonts w:ascii="Times New Roman" w:hAnsi="Times New Roman"/>
          <w:sz w:val="24"/>
          <w:szCs w:val="24"/>
          <w:lang w:eastAsia="en-US"/>
        </w:rPr>
        <w:t xml:space="preserve"> medular e </w:t>
      </w:r>
      <w:proofErr w:type="spellStart"/>
      <w:r w:rsidRPr="00233E7C">
        <w:rPr>
          <w:rFonts w:ascii="Times New Roman" w:hAnsi="Times New Roman"/>
          <w:sz w:val="24"/>
          <w:szCs w:val="24"/>
          <w:lang w:eastAsia="en-US"/>
        </w:rPr>
        <w:t>linfóide</w:t>
      </w:r>
      <w:proofErr w:type="spellEnd"/>
      <w:r w:rsidRPr="00233E7C">
        <w:rPr>
          <w:rFonts w:ascii="Times New Roman" w:hAnsi="Times New Roman"/>
          <w:sz w:val="24"/>
          <w:szCs w:val="24"/>
          <w:lang w:eastAsia="en-US"/>
        </w:rPr>
        <w:t xml:space="preserve">, o que levou ao seu uso no tratamento dos linfomas malignos. A partir da publicação, em 1946, dos estudos clínicos feitos com o gás mostarda e das observações sobre os efeitos do ácido fólico em crianças </w:t>
      </w:r>
      <w:r w:rsidRPr="00592D9A">
        <w:rPr>
          <w:rFonts w:ascii="Times New Roman" w:hAnsi="Times New Roman"/>
          <w:sz w:val="24"/>
          <w:szCs w:val="24"/>
          <w:lang w:eastAsia="en-US"/>
        </w:rPr>
        <w:t xml:space="preserve">com leucemias, verificou-se avanço crescente da quimioterapia </w:t>
      </w:r>
      <w:proofErr w:type="spellStart"/>
      <w:r w:rsidRPr="00592D9A">
        <w:rPr>
          <w:rFonts w:ascii="Times New Roman" w:hAnsi="Times New Roman"/>
          <w:sz w:val="24"/>
          <w:szCs w:val="24"/>
          <w:lang w:eastAsia="en-US"/>
        </w:rPr>
        <w:t>antineoplásica</w:t>
      </w:r>
      <w:proofErr w:type="spellEnd"/>
      <w:r w:rsidRPr="00592D9A">
        <w:rPr>
          <w:rFonts w:ascii="Times New Roman" w:hAnsi="Times New Roman"/>
          <w:sz w:val="24"/>
          <w:szCs w:val="24"/>
          <w:lang w:eastAsia="en-US"/>
        </w:rPr>
        <w:t xml:space="preserve"> (GEYER</w:t>
      </w:r>
      <w:r w:rsidR="00592D9A" w:rsidRPr="00592D9A">
        <w:rPr>
          <w:rFonts w:ascii="Times New Roman" w:hAnsi="Times New Roman"/>
          <w:sz w:val="24"/>
          <w:szCs w:val="24"/>
          <w:lang w:eastAsia="en-US"/>
        </w:rPr>
        <w:t>;</w:t>
      </w:r>
      <w:r w:rsidRPr="00592D9A">
        <w:rPr>
          <w:rFonts w:ascii="Times New Roman" w:hAnsi="Times New Roman"/>
          <w:sz w:val="24"/>
          <w:szCs w:val="24"/>
          <w:lang w:eastAsia="en-US"/>
        </w:rPr>
        <w:t xml:space="preserve"> BERGER, </w:t>
      </w:r>
      <w:r w:rsidR="00505AD9">
        <w:rPr>
          <w:rFonts w:ascii="Times New Roman" w:hAnsi="Times New Roman"/>
          <w:sz w:val="24"/>
          <w:szCs w:val="24"/>
          <w:lang w:eastAsia="en-US"/>
        </w:rPr>
        <w:t>1990</w:t>
      </w:r>
      <w:r w:rsidRPr="00592D9A">
        <w:rPr>
          <w:rFonts w:ascii="Times New Roman" w:hAnsi="Times New Roman"/>
          <w:sz w:val="24"/>
          <w:szCs w:val="24"/>
          <w:lang w:eastAsia="en-US"/>
        </w:rPr>
        <w:t xml:space="preserve">). </w:t>
      </w:r>
    </w:p>
    <w:p w:rsidR="00233E7C" w:rsidRPr="00233E7C" w:rsidRDefault="00233E7C" w:rsidP="00233E7C">
      <w:pPr>
        <w:spacing w:line="360" w:lineRule="auto"/>
        <w:ind w:firstLine="1134"/>
        <w:jc w:val="both"/>
        <w:rPr>
          <w:rFonts w:ascii="Times New Roman" w:hAnsi="Times New Roman"/>
          <w:sz w:val="24"/>
          <w:szCs w:val="24"/>
          <w:lang w:eastAsia="en-US"/>
        </w:rPr>
      </w:pPr>
      <w:r w:rsidRPr="00592D9A">
        <w:rPr>
          <w:rFonts w:ascii="Times New Roman" w:hAnsi="Times New Roman"/>
          <w:sz w:val="24"/>
          <w:szCs w:val="24"/>
          <w:lang w:eastAsia="en-US"/>
        </w:rPr>
        <w:t>Atualmente, quimioterápicos mais ativos e menos tóxicos encontram-se disponíveis para uso na prática clínica. Os</w:t>
      </w:r>
      <w:r w:rsidRPr="00233E7C">
        <w:rPr>
          <w:rFonts w:ascii="Times New Roman" w:hAnsi="Times New Roman"/>
          <w:sz w:val="24"/>
          <w:szCs w:val="24"/>
          <w:lang w:eastAsia="en-US"/>
        </w:rPr>
        <w:t xml:space="preserve"> avanços verificados nas últimas décadas, na área da quimioterapia </w:t>
      </w:r>
      <w:proofErr w:type="spellStart"/>
      <w:r w:rsidRPr="00233E7C">
        <w:rPr>
          <w:rFonts w:ascii="Times New Roman" w:hAnsi="Times New Roman"/>
          <w:sz w:val="24"/>
          <w:szCs w:val="24"/>
          <w:lang w:eastAsia="en-US"/>
        </w:rPr>
        <w:t>antineoplásica</w:t>
      </w:r>
      <w:proofErr w:type="spellEnd"/>
      <w:r w:rsidRPr="00233E7C">
        <w:rPr>
          <w:rFonts w:ascii="Times New Roman" w:hAnsi="Times New Roman"/>
          <w:sz w:val="24"/>
          <w:szCs w:val="24"/>
          <w:lang w:eastAsia="en-US"/>
        </w:rPr>
        <w:t>, têm facilitado consideravelmente a aplicação de outros tipos de tratamento de câncer e permitido maior número de curas (STILLER, 19</w:t>
      </w:r>
      <w:r w:rsidR="00850462">
        <w:rPr>
          <w:rFonts w:ascii="Times New Roman" w:hAnsi="Times New Roman"/>
          <w:sz w:val="24"/>
          <w:szCs w:val="24"/>
          <w:lang w:eastAsia="en-US"/>
        </w:rPr>
        <w:t>8</w:t>
      </w:r>
      <w:r w:rsidRPr="00233E7C">
        <w:rPr>
          <w:rFonts w:ascii="Times New Roman" w:hAnsi="Times New Roman"/>
          <w:sz w:val="24"/>
          <w:szCs w:val="24"/>
          <w:lang w:eastAsia="en-US"/>
        </w:rPr>
        <w:t>8).</w:t>
      </w:r>
    </w:p>
    <w:p w:rsidR="00233E7C" w:rsidRPr="00233E7C" w:rsidRDefault="00DE4C54" w:rsidP="00233E7C">
      <w:pPr>
        <w:spacing w:line="360" w:lineRule="auto"/>
        <w:ind w:firstLine="1134"/>
        <w:jc w:val="both"/>
        <w:rPr>
          <w:rFonts w:ascii="Times New Roman" w:hAnsi="Times New Roman"/>
          <w:sz w:val="24"/>
          <w:szCs w:val="24"/>
          <w:lang w:eastAsia="en-US"/>
        </w:rPr>
      </w:pPr>
      <w:r w:rsidRPr="007B468F">
        <w:rPr>
          <w:rFonts w:ascii="Times New Roman" w:hAnsi="Times New Roman"/>
          <w:sz w:val="24"/>
          <w:szCs w:val="24"/>
          <w:lang w:eastAsia="en-US"/>
        </w:rPr>
        <w:t>Os quimioterápico</w:t>
      </w:r>
      <w:r w:rsidR="00233E7C" w:rsidRPr="007B468F">
        <w:rPr>
          <w:rFonts w:ascii="Times New Roman" w:hAnsi="Times New Roman"/>
          <w:sz w:val="24"/>
          <w:szCs w:val="24"/>
          <w:lang w:eastAsia="en-US"/>
        </w:rPr>
        <w:t>s usad</w:t>
      </w:r>
      <w:r w:rsidRPr="007B468F">
        <w:rPr>
          <w:rFonts w:ascii="Times New Roman" w:hAnsi="Times New Roman"/>
          <w:sz w:val="24"/>
          <w:szCs w:val="24"/>
          <w:lang w:eastAsia="en-US"/>
        </w:rPr>
        <w:t>o</w:t>
      </w:r>
      <w:r w:rsidR="00233E7C" w:rsidRPr="007B468F">
        <w:rPr>
          <w:rFonts w:ascii="Times New Roman" w:hAnsi="Times New Roman"/>
          <w:sz w:val="24"/>
          <w:szCs w:val="24"/>
          <w:lang w:eastAsia="en-US"/>
        </w:rPr>
        <w:t>s</w:t>
      </w:r>
      <w:r w:rsidR="00233E7C" w:rsidRPr="00233E7C">
        <w:rPr>
          <w:rFonts w:ascii="Times New Roman" w:hAnsi="Times New Roman"/>
          <w:sz w:val="24"/>
          <w:szCs w:val="24"/>
          <w:lang w:eastAsia="en-US"/>
        </w:rPr>
        <w:t xml:space="preserve"> no tratamento dos tumores afetam tanto as células dos tecidos normais quanto as células malignas, com maior dano às células neoplásicas do que as normais, devido às diferenças quantitativas entre os processos metabólicos dessas duas populações celulares (HAMMOND, 1996).</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Os quimioterápicos atuam sobre as estruturas normais com alta taxa de renovação, como a medula óssea, os </w:t>
      </w:r>
      <w:proofErr w:type="spellStart"/>
      <w:r w:rsidRPr="00233E7C">
        <w:rPr>
          <w:rFonts w:ascii="Times New Roman" w:hAnsi="Times New Roman"/>
          <w:sz w:val="24"/>
          <w:szCs w:val="24"/>
          <w:lang w:eastAsia="en-US"/>
        </w:rPr>
        <w:t>pêlos</w:t>
      </w:r>
      <w:proofErr w:type="spellEnd"/>
      <w:r w:rsidRPr="00233E7C">
        <w:rPr>
          <w:rFonts w:ascii="Times New Roman" w:hAnsi="Times New Roman"/>
          <w:sz w:val="24"/>
          <w:szCs w:val="24"/>
          <w:lang w:eastAsia="en-US"/>
        </w:rPr>
        <w:t xml:space="preserve"> e a mucosa do tubo digestivo. No entanto, como as células normais apresentam um tempo de recuperação previsível, ao contrário das células cancerígenas, é possível que a quimioterapia seja aplicada repetidamente, desde que observado o intervalo de tempo necessário para a recuperação da medula óssea e da mucosa do tubo digestivo. Por este motivo, a quimioterapia é aplicada em ciclos periódicos (KELLIE, 1999).</w:t>
      </w:r>
    </w:p>
    <w:p w:rsidR="004D3932" w:rsidRPr="00E43A08" w:rsidRDefault="00DE4C54" w:rsidP="00233E7C">
      <w:pPr>
        <w:spacing w:line="360" w:lineRule="auto"/>
        <w:ind w:firstLine="1134"/>
        <w:jc w:val="both"/>
        <w:rPr>
          <w:rFonts w:ascii="Times New Roman" w:hAnsi="Times New Roman"/>
          <w:sz w:val="24"/>
          <w:szCs w:val="24"/>
          <w:lang w:eastAsia="en-US"/>
        </w:rPr>
      </w:pPr>
      <w:r w:rsidRPr="007B468F">
        <w:rPr>
          <w:rFonts w:ascii="Times New Roman" w:hAnsi="Times New Roman"/>
          <w:sz w:val="24"/>
          <w:szCs w:val="24"/>
          <w:lang w:eastAsia="en-US"/>
        </w:rPr>
        <w:t>Os fármacos</w:t>
      </w:r>
      <w:r w:rsidR="00233E7C" w:rsidRPr="007B468F">
        <w:rPr>
          <w:rFonts w:ascii="Times New Roman" w:hAnsi="Times New Roman"/>
          <w:sz w:val="24"/>
          <w:szCs w:val="24"/>
          <w:lang w:eastAsia="en-US"/>
        </w:rPr>
        <w:t xml:space="preserve"> mais usad</w:t>
      </w:r>
      <w:r w:rsidRPr="007B468F">
        <w:rPr>
          <w:rFonts w:ascii="Times New Roman" w:hAnsi="Times New Roman"/>
          <w:sz w:val="24"/>
          <w:szCs w:val="24"/>
          <w:lang w:eastAsia="en-US"/>
        </w:rPr>
        <w:t>o</w:t>
      </w:r>
      <w:r w:rsidR="00233E7C" w:rsidRPr="007B468F">
        <w:rPr>
          <w:rFonts w:ascii="Times New Roman" w:hAnsi="Times New Roman"/>
          <w:sz w:val="24"/>
          <w:szCs w:val="24"/>
          <w:lang w:eastAsia="en-US"/>
        </w:rPr>
        <w:t>s</w:t>
      </w:r>
      <w:r w:rsidR="00233E7C" w:rsidRPr="00233E7C">
        <w:rPr>
          <w:rFonts w:ascii="Times New Roman" w:hAnsi="Times New Roman"/>
          <w:sz w:val="24"/>
          <w:szCs w:val="24"/>
          <w:lang w:eastAsia="en-US"/>
        </w:rPr>
        <w:t xml:space="preserve"> para o tratamento quimioterápico de tumores do SNC em crianças são agentes </w:t>
      </w:r>
      <w:proofErr w:type="spellStart"/>
      <w:r w:rsidR="00233E7C" w:rsidRPr="00233E7C">
        <w:rPr>
          <w:rFonts w:ascii="Times New Roman" w:hAnsi="Times New Roman"/>
          <w:sz w:val="24"/>
          <w:szCs w:val="24"/>
          <w:lang w:eastAsia="en-US"/>
        </w:rPr>
        <w:t>alquilantes</w:t>
      </w:r>
      <w:proofErr w:type="spellEnd"/>
      <w:r w:rsidR="00233E7C" w:rsidRPr="00233E7C">
        <w:rPr>
          <w:rFonts w:ascii="Times New Roman" w:hAnsi="Times New Roman"/>
          <w:sz w:val="24"/>
          <w:szCs w:val="24"/>
          <w:lang w:eastAsia="en-US"/>
        </w:rPr>
        <w:t xml:space="preserve">, como as mostardas nitrogenadas, os compostos de coordenação de platina e as </w:t>
      </w:r>
      <w:proofErr w:type="spellStart"/>
      <w:r w:rsidR="00233E7C" w:rsidRPr="00233E7C">
        <w:rPr>
          <w:rFonts w:ascii="Times New Roman" w:hAnsi="Times New Roman"/>
          <w:sz w:val="24"/>
          <w:szCs w:val="24"/>
          <w:lang w:eastAsia="en-US"/>
        </w:rPr>
        <w:t>nitrosuréias</w:t>
      </w:r>
      <w:proofErr w:type="spellEnd"/>
      <w:r w:rsidR="00233E7C" w:rsidRPr="00233E7C">
        <w:rPr>
          <w:rFonts w:ascii="Times New Roman" w:hAnsi="Times New Roman"/>
          <w:sz w:val="24"/>
          <w:szCs w:val="24"/>
          <w:lang w:eastAsia="en-US"/>
        </w:rPr>
        <w:t xml:space="preserve">. Além dessas, produtos naturais como os alcaloides da Vinca e </w:t>
      </w:r>
      <w:proofErr w:type="spellStart"/>
      <w:r w:rsidR="00233E7C" w:rsidRPr="00233E7C">
        <w:rPr>
          <w:rFonts w:ascii="Times New Roman" w:hAnsi="Times New Roman"/>
          <w:sz w:val="24"/>
          <w:szCs w:val="24"/>
          <w:lang w:eastAsia="en-US"/>
        </w:rPr>
        <w:t>epipodofilotoxinas</w:t>
      </w:r>
      <w:proofErr w:type="spellEnd"/>
      <w:r w:rsidR="00233E7C" w:rsidRPr="00233E7C">
        <w:rPr>
          <w:rFonts w:ascii="Times New Roman" w:hAnsi="Times New Roman"/>
          <w:sz w:val="24"/>
          <w:szCs w:val="24"/>
          <w:lang w:eastAsia="en-US"/>
        </w:rPr>
        <w:t xml:space="preserve">, como o </w:t>
      </w:r>
      <w:proofErr w:type="spellStart"/>
      <w:r w:rsidR="00233E7C" w:rsidRPr="00233E7C">
        <w:rPr>
          <w:rFonts w:ascii="Times New Roman" w:hAnsi="Times New Roman"/>
          <w:sz w:val="24"/>
          <w:szCs w:val="24"/>
          <w:lang w:eastAsia="en-US"/>
        </w:rPr>
        <w:t>etoposido</w:t>
      </w:r>
      <w:proofErr w:type="spellEnd"/>
      <w:r w:rsidR="00233E7C" w:rsidRPr="00233E7C">
        <w:rPr>
          <w:rFonts w:ascii="Times New Roman" w:hAnsi="Times New Roman"/>
          <w:sz w:val="24"/>
          <w:szCs w:val="24"/>
          <w:lang w:eastAsia="en-US"/>
        </w:rPr>
        <w:t xml:space="preserve">, são utilizadas. Um ensaio clínico do </w:t>
      </w:r>
      <w:proofErr w:type="spellStart"/>
      <w:r w:rsidR="00233E7C" w:rsidRPr="00233E7C">
        <w:rPr>
          <w:rFonts w:ascii="Times New Roman" w:hAnsi="Times New Roman"/>
          <w:sz w:val="24"/>
          <w:szCs w:val="24"/>
          <w:lang w:eastAsia="en-US"/>
        </w:rPr>
        <w:t>Children’s</w:t>
      </w:r>
      <w:proofErr w:type="spellEnd"/>
      <w:r w:rsidR="00233E7C" w:rsidRPr="00233E7C">
        <w:rPr>
          <w:rFonts w:ascii="Times New Roman" w:hAnsi="Times New Roman"/>
          <w:sz w:val="24"/>
          <w:szCs w:val="24"/>
          <w:lang w:eastAsia="en-US"/>
        </w:rPr>
        <w:t xml:space="preserve"> </w:t>
      </w:r>
      <w:proofErr w:type="spellStart"/>
      <w:r w:rsidR="00233E7C" w:rsidRPr="00233E7C">
        <w:rPr>
          <w:rFonts w:ascii="Times New Roman" w:hAnsi="Times New Roman"/>
          <w:sz w:val="24"/>
          <w:szCs w:val="24"/>
          <w:lang w:eastAsia="en-US"/>
        </w:rPr>
        <w:t>Oncology</w:t>
      </w:r>
      <w:proofErr w:type="spellEnd"/>
      <w:r w:rsidR="00233E7C" w:rsidRPr="00233E7C">
        <w:rPr>
          <w:rFonts w:ascii="Times New Roman" w:hAnsi="Times New Roman"/>
          <w:sz w:val="24"/>
          <w:szCs w:val="24"/>
          <w:lang w:eastAsia="en-US"/>
        </w:rPr>
        <w:t xml:space="preserve"> </w:t>
      </w:r>
      <w:proofErr w:type="spellStart"/>
      <w:r w:rsidR="00233E7C" w:rsidRPr="00233E7C">
        <w:rPr>
          <w:rFonts w:ascii="Times New Roman" w:hAnsi="Times New Roman"/>
          <w:sz w:val="24"/>
          <w:szCs w:val="24"/>
          <w:lang w:eastAsia="en-US"/>
        </w:rPr>
        <w:t>Group</w:t>
      </w:r>
      <w:proofErr w:type="spellEnd"/>
      <w:r w:rsidR="00233E7C" w:rsidRPr="00233E7C">
        <w:rPr>
          <w:rFonts w:ascii="Times New Roman" w:hAnsi="Times New Roman"/>
          <w:sz w:val="24"/>
          <w:szCs w:val="24"/>
          <w:lang w:eastAsia="en-US"/>
        </w:rPr>
        <w:t xml:space="preserve"> utilizando </w:t>
      </w:r>
      <w:proofErr w:type="spellStart"/>
      <w:r w:rsidR="00233E7C" w:rsidRPr="00233E7C">
        <w:rPr>
          <w:rFonts w:ascii="Times New Roman" w:hAnsi="Times New Roman"/>
          <w:sz w:val="24"/>
          <w:szCs w:val="24"/>
          <w:lang w:eastAsia="en-US"/>
        </w:rPr>
        <w:t>carboplatina</w:t>
      </w:r>
      <w:proofErr w:type="spellEnd"/>
      <w:r w:rsidR="00233E7C" w:rsidRPr="00233E7C">
        <w:rPr>
          <w:rFonts w:ascii="Times New Roman" w:hAnsi="Times New Roman"/>
          <w:sz w:val="24"/>
          <w:szCs w:val="24"/>
          <w:lang w:eastAsia="en-US"/>
        </w:rPr>
        <w:t xml:space="preserve"> e vincristina em doses relativamente baixas semanais teve seus resultados publicados recentemente (ATER </w:t>
      </w:r>
      <w:r w:rsidR="00233E7C" w:rsidRPr="00233E7C">
        <w:rPr>
          <w:rFonts w:ascii="Times New Roman" w:hAnsi="Times New Roman"/>
          <w:i/>
          <w:sz w:val="24"/>
          <w:szCs w:val="24"/>
          <w:lang w:eastAsia="en-US"/>
        </w:rPr>
        <w:t>et al.</w:t>
      </w:r>
      <w:r w:rsidR="00233E7C" w:rsidRPr="00233E7C">
        <w:rPr>
          <w:rFonts w:ascii="Times New Roman" w:hAnsi="Times New Roman"/>
          <w:sz w:val="24"/>
          <w:szCs w:val="24"/>
          <w:lang w:eastAsia="en-US"/>
        </w:rPr>
        <w:t xml:space="preserve">, 2012). A combinação de </w:t>
      </w:r>
      <w:proofErr w:type="spellStart"/>
      <w:r w:rsidR="00233E7C" w:rsidRPr="00233E7C">
        <w:rPr>
          <w:rFonts w:ascii="Times New Roman" w:hAnsi="Times New Roman"/>
          <w:sz w:val="24"/>
          <w:szCs w:val="24"/>
          <w:lang w:eastAsia="en-US"/>
        </w:rPr>
        <w:lastRenderedPageBreak/>
        <w:t>carboplatina</w:t>
      </w:r>
      <w:proofErr w:type="spellEnd"/>
      <w:r w:rsidR="00233E7C" w:rsidRPr="00233E7C">
        <w:rPr>
          <w:rFonts w:ascii="Times New Roman" w:hAnsi="Times New Roman"/>
          <w:sz w:val="24"/>
          <w:szCs w:val="24"/>
          <w:lang w:eastAsia="en-US"/>
        </w:rPr>
        <w:t xml:space="preserve"> e vincristina em doses semanais mostrou ser bem tolerada e </w:t>
      </w:r>
      <w:r w:rsidR="00233E7C" w:rsidRPr="00E43A08">
        <w:rPr>
          <w:rFonts w:ascii="Times New Roman" w:hAnsi="Times New Roman"/>
          <w:sz w:val="24"/>
          <w:szCs w:val="24"/>
          <w:lang w:eastAsia="en-US"/>
        </w:rPr>
        <w:t xml:space="preserve">eficaz em adiar a necessidade de radioterapia para pacientes com </w:t>
      </w:r>
      <w:proofErr w:type="spellStart"/>
      <w:r w:rsidR="00233E7C" w:rsidRPr="00E43A08">
        <w:rPr>
          <w:rFonts w:ascii="Times New Roman" w:hAnsi="Times New Roman"/>
          <w:sz w:val="24"/>
          <w:szCs w:val="24"/>
          <w:lang w:eastAsia="en-US"/>
        </w:rPr>
        <w:t>gliomas</w:t>
      </w:r>
      <w:proofErr w:type="spellEnd"/>
      <w:r w:rsidR="00233E7C" w:rsidRPr="00E43A08">
        <w:rPr>
          <w:rFonts w:ascii="Times New Roman" w:hAnsi="Times New Roman"/>
          <w:sz w:val="24"/>
          <w:szCs w:val="24"/>
          <w:lang w:eastAsia="en-US"/>
        </w:rPr>
        <w:t xml:space="preserve"> de baixo grau primários e recorrentes, com toxicidade baixa a moderada (PACKER </w:t>
      </w:r>
      <w:r w:rsidR="00233E7C" w:rsidRPr="00E43A08">
        <w:rPr>
          <w:rFonts w:ascii="Times New Roman" w:hAnsi="Times New Roman"/>
          <w:i/>
          <w:sz w:val="24"/>
          <w:szCs w:val="24"/>
          <w:lang w:eastAsia="en-US"/>
        </w:rPr>
        <w:t>et al</w:t>
      </w:r>
      <w:r w:rsidR="002D3584">
        <w:rPr>
          <w:rFonts w:ascii="Times New Roman" w:hAnsi="Times New Roman"/>
          <w:i/>
          <w:sz w:val="24"/>
          <w:szCs w:val="24"/>
          <w:lang w:eastAsia="en-US"/>
        </w:rPr>
        <w:t>.</w:t>
      </w:r>
      <w:r w:rsidR="00233E7C" w:rsidRPr="00E43A08">
        <w:rPr>
          <w:rFonts w:ascii="Times New Roman" w:hAnsi="Times New Roman"/>
          <w:sz w:val="24"/>
          <w:szCs w:val="24"/>
          <w:lang w:eastAsia="en-US"/>
        </w:rPr>
        <w:t xml:space="preserve">, 1997). </w:t>
      </w:r>
    </w:p>
    <w:p w:rsidR="004D3932" w:rsidRPr="00E43A08" w:rsidRDefault="00233E7C" w:rsidP="00233E7C">
      <w:pPr>
        <w:spacing w:line="360" w:lineRule="auto"/>
        <w:ind w:firstLine="1134"/>
        <w:jc w:val="both"/>
        <w:rPr>
          <w:rFonts w:ascii="Times New Roman" w:hAnsi="Times New Roman"/>
          <w:sz w:val="24"/>
          <w:szCs w:val="24"/>
          <w:lang w:eastAsia="en-US"/>
        </w:rPr>
      </w:pPr>
      <w:r w:rsidRPr="00E43A08">
        <w:rPr>
          <w:rFonts w:ascii="Times New Roman" w:hAnsi="Times New Roman"/>
          <w:sz w:val="24"/>
          <w:szCs w:val="24"/>
          <w:lang w:eastAsia="en-US"/>
        </w:rPr>
        <w:t xml:space="preserve">Os </w:t>
      </w:r>
      <w:proofErr w:type="spellStart"/>
      <w:r w:rsidRPr="00E43A08">
        <w:rPr>
          <w:rFonts w:ascii="Times New Roman" w:hAnsi="Times New Roman"/>
          <w:sz w:val="24"/>
          <w:szCs w:val="24"/>
          <w:lang w:eastAsia="en-US"/>
        </w:rPr>
        <w:t>meduloblastomas</w:t>
      </w:r>
      <w:proofErr w:type="spellEnd"/>
      <w:r w:rsidRPr="00E43A08">
        <w:rPr>
          <w:rFonts w:ascii="Times New Roman" w:hAnsi="Times New Roman"/>
          <w:sz w:val="24"/>
          <w:szCs w:val="24"/>
          <w:lang w:eastAsia="en-US"/>
        </w:rPr>
        <w:t xml:space="preserve"> têm sido tratados com radioterapia (RT) e quimioterapia (QT) após a cirurgia, com melhor prognóstico devido à terapia combinada. Vários esquemas</w:t>
      </w:r>
      <w:r w:rsidRPr="00233E7C">
        <w:rPr>
          <w:rFonts w:ascii="Times New Roman" w:hAnsi="Times New Roman"/>
          <w:sz w:val="24"/>
          <w:szCs w:val="24"/>
          <w:lang w:eastAsia="en-US"/>
        </w:rPr>
        <w:t xml:space="preserve"> têm sido propostos, mas todos com doses intensivas de quimioterápicos. O ensaio CCG-9961 mostrou que a combinação de cisplatina, ciclofosfamida, </w:t>
      </w:r>
      <w:proofErr w:type="spellStart"/>
      <w:r w:rsidRPr="00233E7C">
        <w:rPr>
          <w:rFonts w:ascii="Times New Roman" w:hAnsi="Times New Roman"/>
          <w:sz w:val="24"/>
          <w:szCs w:val="24"/>
          <w:lang w:eastAsia="en-US"/>
        </w:rPr>
        <w:t>etoposido</w:t>
      </w:r>
      <w:proofErr w:type="spellEnd"/>
      <w:r w:rsidRPr="00233E7C">
        <w:rPr>
          <w:rFonts w:ascii="Times New Roman" w:hAnsi="Times New Roman"/>
          <w:sz w:val="24"/>
          <w:szCs w:val="24"/>
          <w:lang w:eastAsia="en-US"/>
        </w:rPr>
        <w:t xml:space="preserve"> e vincristina permite reduzir a dose de radioterapia em pacientes com </w:t>
      </w:r>
      <w:proofErr w:type="spellStart"/>
      <w:r w:rsidRPr="00233E7C">
        <w:rPr>
          <w:rFonts w:ascii="Times New Roman" w:hAnsi="Times New Roman"/>
          <w:sz w:val="24"/>
          <w:szCs w:val="24"/>
          <w:lang w:eastAsia="en-US"/>
        </w:rPr>
        <w:t>meduloblastoma</w:t>
      </w:r>
      <w:proofErr w:type="spellEnd"/>
      <w:r w:rsidRPr="00233E7C">
        <w:rPr>
          <w:rFonts w:ascii="Times New Roman" w:hAnsi="Times New Roman"/>
          <w:sz w:val="24"/>
          <w:szCs w:val="24"/>
          <w:lang w:eastAsia="en-US"/>
        </w:rPr>
        <w:t xml:space="preserve"> não metastático, </w:t>
      </w:r>
      <w:proofErr w:type="spellStart"/>
      <w:r w:rsidRPr="00233E7C">
        <w:rPr>
          <w:rFonts w:ascii="Times New Roman" w:hAnsi="Times New Roman"/>
          <w:sz w:val="24"/>
          <w:szCs w:val="24"/>
          <w:lang w:eastAsia="en-US"/>
        </w:rPr>
        <w:t>minizando</w:t>
      </w:r>
      <w:proofErr w:type="spellEnd"/>
      <w:r w:rsidRPr="00233E7C">
        <w:rPr>
          <w:rFonts w:ascii="Times New Roman" w:hAnsi="Times New Roman"/>
          <w:sz w:val="24"/>
          <w:szCs w:val="24"/>
          <w:lang w:eastAsia="en-US"/>
        </w:rPr>
        <w:t xml:space="preserve"> os efeitos colaterais a longo prazo da radiação (PACKER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2006). Progressos consideráveis no tratamento dos pacientes com </w:t>
      </w:r>
      <w:proofErr w:type="spellStart"/>
      <w:r w:rsidRPr="00233E7C">
        <w:rPr>
          <w:rFonts w:ascii="Times New Roman" w:hAnsi="Times New Roman"/>
          <w:sz w:val="24"/>
          <w:szCs w:val="24"/>
          <w:lang w:eastAsia="en-US"/>
        </w:rPr>
        <w:t>meduloblastoma</w:t>
      </w:r>
      <w:proofErr w:type="spellEnd"/>
      <w:r w:rsidRPr="00233E7C">
        <w:rPr>
          <w:rFonts w:ascii="Times New Roman" w:hAnsi="Times New Roman"/>
          <w:sz w:val="24"/>
          <w:szCs w:val="24"/>
          <w:lang w:eastAsia="en-US"/>
        </w:rPr>
        <w:t xml:space="preserve"> de alto risco têm sido conseguidos com esquemas de doses intensivas de quimioterapia (GAJJAR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1999; RUTKOWSKI </w:t>
      </w:r>
      <w:r w:rsidRPr="00683EAA">
        <w:rPr>
          <w:rFonts w:ascii="Times New Roman" w:hAnsi="Times New Roman"/>
          <w:i/>
          <w:sz w:val="24"/>
          <w:szCs w:val="24"/>
          <w:lang w:eastAsia="en-US"/>
        </w:rPr>
        <w:t>et al.</w:t>
      </w:r>
      <w:r w:rsidRPr="00233E7C">
        <w:rPr>
          <w:rFonts w:ascii="Times New Roman" w:hAnsi="Times New Roman"/>
          <w:sz w:val="24"/>
          <w:szCs w:val="24"/>
          <w:lang w:eastAsia="en-US"/>
        </w:rPr>
        <w:t xml:space="preserve">, 2005). O ensaio clínico fase II COG-A99701 mostrou que o uso de </w:t>
      </w:r>
      <w:proofErr w:type="spellStart"/>
      <w:r w:rsidRPr="00233E7C">
        <w:rPr>
          <w:rFonts w:ascii="Times New Roman" w:hAnsi="Times New Roman"/>
          <w:sz w:val="24"/>
          <w:szCs w:val="24"/>
          <w:lang w:eastAsia="en-US"/>
        </w:rPr>
        <w:t>carboplatina</w:t>
      </w:r>
      <w:proofErr w:type="spellEnd"/>
      <w:r w:rsidRPr="00233E7C">
        <w:rPr>
          <w:rFonts w:ascii="Times New Roman" w:hAnsi="Times New Roman"/>
          <w:sz w:val="24"/>
          <w:szCs w:val="24"/>
          <w:lang w:eastAsia="en-US"/>
        </w:rPr>
        <w:t xml:space="preserve"> diária concomitante com a radioterapia, seguida de uma manutenção com altas doses de ciclofosfamida, permite maior sobrevida em pacientes com </w:t>
      </w:r>
      <w:proofErr w:type="spellStart"/>
      <w:r w:rsidRPr="00233E7C">
        <w:rPr>
          <w:rFonts w:ascii="Times New Roman" w:hAnsi="Times New Roman"/>
          <w:sz w:val="24"/>
          <w:szCs w:val="24"/>
          <w:lang w:eastAsia="en-US"/>
        </w:rPr>
        <w:t>meduloblastoma</w:t>
      </w:r>
      <w:proofErr w:type="spellEnd"/>
      <w:r w:rsidRPr="00233E7C">
        <w:rPr>
          <w:rFonts w:ascii="Times New Roman" w:hAnsi="Times New Roman"/>
          <w:sz w:val="24"/>
          <w:szCs w:val="24"/>
          <w:lang w:eastAsia="en-US"/>
        </w:rPr>
        <w:t xml:space="preserve"> </w:t>
      </w:r>
      <w:r w:rsidRPr="00E43A08">
        <w:rPr>
          <w:rFonts w:ascii="Times New Roman" w:hAnsi="Times New Roman"/>
          <w:sz w:val="24"/>
          <w:szCs w:val="24"/>
          <w:lang w:eastAsia="en-US"/>
        </w:rPr>
        <w:t xml:space="preserve">metastático (JAKACKI </w:t>
      </w:r>
      <w:r w:rsidRPr="00E43A08">
        <w:rPr>
          <w:rFonts w:ascii="Times New Roman" w:hAnsi="Times New Roman"/>
          <w:i/>
          <w:sz w:val="24"/>
          <w:szCs w:val="24"/>
          <w:lang w:eastAsia="en-US"/>
        </w:rPr>
        <w:t>et al</w:t>
      </w:r>
      <w:r w:rsidRPr="00E43A08">
        <w:rPr>
          <w:rFonts w:ascii="Times New Roman" w:hAnsi="Times New Roman"/>
          <w:sz w:val="24"/>
          <w:szCs w:val="24"/>
          <w:lang w:eastAsia="en-US"/>
        </w:rPr>
        <w:t xml:space="preserve">., 2012). Tais esquemas intensivos são previsivelmente bem mais tóxicos, e relatos na literatura mostram toxicidade grau 3 ou 4 na maioria dos pacientes, inclusive com óbitos (GEYER </w:t>
      </w:r>
      <w:r w:rsidRPr="00E43A08">
        <w:rPr>
          <w:rFonts w:ascii="Times New Roman" w:hAnsi="Times New Roman"/>
          <w:i/>
          <w:sz w:val="24"/>
          <w:szCs w:val="24"/>
          <w:lang w:eastAsia="en-US"/>
        </w:rPr>
        <w:t>et al</w:t>
      </w:r>
      <w:r w:rsidR="002D3584">
        <w:rPr>
          <w:rFonts w:ascii="Times New Roman" w:hAnsi="Times New Roman"/>
          <w:i/>
          <w:sz w:val="24"/>
          <w:szCs w:val="24"/>
          <w:lang w:eastAsia="en-US"/>
        </w:rPr>
        <w:t>.</w:t>
      </w:r>
      <w:r w:rsidRPr="00E43A08">
        <w:rPr>
          <w:rFonts w:ascii="Times New Roman" w:hAnsi="Times New Roman"/>
          <w:i/>
          <w:sz w:val="24"/>
          <w:szCs w:val="24"/>
          <w:lang w:eastAsia="en-US"/>
        </w:rPr>
        <w:t>,</w:t>
      </w:r>
      <w:r w:rsidRPr="00E43A08">
        <w:rPr>
          <w:rFonts w:ascii="Times New Roman" w:hAnsi="Times New Roman"/>
          <w:sz w:val="24"/>
          <w:szCs w:val="24"/>
          <w:lang w:eastAsia="en-US"/>
        </w:rPr>
        <w:t xml:space="preserve"> 2005). </w:t>
      </w:r>
    </w:p>
    <w:p w:rsidR="00233E7C" w:rsidRPr="00233E7C" w:rsidRDefault="00233E7C" w:rsidP="00233E7C">
      <w:pPr>
        <w:spacing w:line="360" w:lineRule="auto"/>
        <w:ind w:firstLine="1134"/>
        <w:jc w:val="both"/>
        <w:rPr>
          <w:rFonts w:ascii="Times New Roman" w:hAnsi="Times New Roman"/>
          <w:sz w:val="24"/>
          <w:szCs w:val="24"/>
          <w:lang w:eastAsia="en-US"/>
        </w:rPr>
      </w:pPr>
      <w:r w:rsidRPr="00E43A08">
        <w:rPr>
          <w:rFonts w:ascii="Times New Roman" w:hAnsi="Times New Roman"/>
          <w:sz w:val="24"/>
          <w:szCs w:val="24"/>
          <w:lang w:eastAsia="en-US"/>
        </w:rPr>
        <w:t xml:space="preserve">Ensaios clínicos têm demonstrado a viabilidade do tratamento de pacientes com </w:t>
      </w:r>
      <w:proofErr w:type="spellStart"/>
      <w:r w:rsidRPr="00E43A08">
        <w:rPr>
          <w:rFonts w:ascii="Times New Roman" w:hAnsi="Times New Roman"/>
          <w:sz w:val="24"/>
          <w:szCs w:val="24"/>
          <w:lang w:eastAsia="en-US"/>
        </w:rPr>
        <w:t>gliomas</w:t>
      </w:r>
      <w:proofErr w:type="spellEnd"/>
      <w:r w:rsidRPr="00E43A08">
        <w:rPr>
          <w:rFonts w:ascii="Times New Roman" w:hAnsi="Times New Roman"/>
          <w:sz w:val="24"/>
          <w:szCs w:val="24"/>
          <w:lang w:eastAsia="en-US"/>
        </w:rPr>
        <w:t xml:space="preserve"> malignos, </w:t>
      </w:r>
      <w:proofErr w:type="spellStart"/>
      <w:r w:rsidRPr="00E43A08">
        <w:rPr>
          <w:rFonts w:ascii="Times New Roman" w:hAnsi="Times New Roman"/>
          <w:sz w:val="24"/>
          <w:szCs w:val="24"/>
          <w:lang w:eastAsia="en-US"/>
        </w:rPr>
        <w:t>ependimomas</w:t>
      </w:r>
      <w:proofErr w:type="spellEnd"/>
      <w:r w:rsidRPr="00E43A08">
        <w:rPr>
          <w:rFonts w:ascii="Times New Roman" w:hAnsi="Times New Roman"/>
          <w:sz w:val="24"/>
          <w:szCs w:val="24"/>
          <w:lang w:eastAsia="en-US"/>
        </w:rPr>
        <w:t xml:space="preserve"> e outros tumores em crianças menores de 3 anos (GEYER </w:t>
      </w:r>
      <w:r w:rsidRPr="00E43A08">
        <w:rPr>
          <w:rFonts w:ascii="Times New Roman" w:hAnsi="Times New Roman"/>
          <w:i/>
          <w:sz w:val="24"/>
          <w:szCs w:val="24"/>
          <w:lang w:eastAsia="en-US"/>
        </w:rPr>
        <w:t>et</w:t>
      </w:r>
      <w:r w:rsidRPr="00233E7C">
        <w:rPr>
          <w:rFonts w:ascii="Times New Roman" w:hAnsi="Times New Roman"/>
          <w:i/>
          <w:sz w:val="24"/>
          <w:szCs w:val="24"/>
          <w:lang w:eastAsia="en-US"/>
        </w:rPr>
        <w:t xml:space="preserve"> al</w:t>
      </w:r>
      <w:r w:rsidR="002D3584">
        <w:rPr>
          <w:rFonts w:ascii="Times New Roman" w:hAnsi="Times New Roman"/>
          <w:i/>
          <w:sz w:val="24"/>
          <w:szCs w:val="24"/>
          <w:lang w:eastAsia="en-US"/>
        </w:rPr>
        <w:t>.</w:t>
      </w:r>
      <w:r w:rsidRPr="00233E7C">
        <w:rPr>
          <w:rFonts w:ascii="Times New Roman" w:hAnsi="Times New Roman"/>
          <w:i/>
          <w:sz w:val="24"/>
          <w:szCs w:val="24"/>
          <w:lang w:eastAsia="en-US"/>
        </w:rPr>
        <w:t>,</w:t>
      </w:r>
      <w:r w:rsidRPr="00233E7C">
        <w:rPr>
          <w:rFonts w:ascii="Times New Roman" w:hAnsi="Times New Roman"/>
          <w:sz w:val="24"/>
          <w:szCs w:val="24"/>
          <w:lang w:eastAsia="en-US"/>
        </w:rPr>
        <w:t xml:space="preserve"> 2005), usando uma combinação de vincristina, cisplatina, </w:t>
      </w:r>
      <w:proofErr w:type="spellStart"/>
      <w:r w:rsidRPr="00233E7C">
        <w:rPr>
          <w:rFonts w:ascii="Times New Roman" w:hAnsi="Times New Roman"/>
          <w:sz w:val="24"/>
          <w:szCs w:val="24"/>
          <w:lang w:eastAsia="en-US"/>
        </w:rPr>
        <w:t>etoposido</w:t>
      </w:r>
      <w:proofErr w:type="spellEnd"/>
      <w:r w:rsidRPr="00233E7C">
        <w:rPr>
          <w:rFonts w:ascii="Times New Roman" w:hAnsi="Times New Roman"/>
          <w:sz w:val="24"/>
          <w:szCs w:val="24"/>
          <w:lang w:eastAsia="en-US"/>
        </w:rPr>
        <w:t xml:space="preserve"> e ciclofosfamida (VCEC), ou ainda combinando </w:t>
      </w:r>
      <w:proofErr w:type="spellStart"/>
      <w:r w:rsidRPr="00233E7C">
        <w:rPr>
          <w:rFonts w:ascii="Times New Roman" w:hAnsi="Times New Roman"/>
          <w:sz w:val="24"/>
          <w:szCs w:val="24"/>
          <w:lang w:eastAsia="en-US"/>
        </w:rPr>
        <w:t>ifosfamida</w:t>
      </w:r>
      <w:proofErr w:type="spellEnd"/>
      <w:r w:rsidRPr="00233E7C">
        <w:rPr>
          <w:rFonts w:ascii="Times New Roman" w:hAnsi="Times New Roman"/>
          <w:sz w:val="24"/>
          <w:szCs w:val="24"/>
          <w:lang w:eastAsia="en-US"/>
        </w:rPr>
        <w:t xml:space="preserve">, </w:t>
      </w:r>
      <w:proofErr w:type="spellStart"/>
      <w:r w:rsidRPr="00233E7C">
        <w:rPr>
          <w:rFonts w:ascii="Times New Roman" w:hAnsi="Times New Roman"/>
          <w:sz w:val="24"/>
          <w:szCs w:val="24"/>
          <w:lang w:eastAsia="en-US"/>
        </w:rPr>
        <w:t>carboplatina</w:t>
      </w:r>
      <w:proofErr w:type="spellEnd"/>
      <w:r w:rsidRPr="00233E7C">
        <w:rPr>
          <w:rFonts w:ascii="Times New Roman" w:hAnsi="Times New Roman"/>
          <w:sz w:val="24"/>
          <w:szCs w:val="24"/>
          <w:lang w:eastAsia="en-US"/>
        </w:rPr>
        <w:t xml:space="preserve"> e </w:t>
      </w:r>
      <w:proofErr w:type="spellStart"/>
      <w:r w:rsidRPr="00233E7C">
        <w:rPr>
          <w:rFonts w:ascii="Times New Roman" w:hAnsi="Times New Roman"/>
          <w:sz w:val="24"/>
          <w:szCs w:val="24"/>
          <w:lang w:eastAsia="en-US"/>
        </w:rPr>
        <w:t>etoposido</w:t>
      </w:r>
      <w:proofErr w:type="spellEnd"/>
      <w:r w:rsidRPr="00233E7C">
        <w:rPr>
          <w:rFonts w:ascii="Times New Roman" w:hAnsi="Times New Roman"/>
          <w:sz w:val="24"/>
          <w:szCs w:val="24"/>
          <w:lang w:eastAsia="en-US"/>
        </w:rPr>
        <w:t xml:space="preserve"> (ICE). Infelizmente, o tratamento de pacientes com outros tumores cerebrais malignos tem se mostrado insatisfatório com quimioterapia baseada nas mesmas diretrizes (GAJJAR, 2015).</w:t>
      </w:r>
    </w:p>
    <w:p w:rsidR="00233E7C" w:rsidRPr="00233E7C" w:rsidRDefault="00233E7C" w:rsidP="00233E7C">
      <w:pPr>
        <w:spacing w:line="360" w:lineRule="auto"/>
        <w:jc w:val="both"/>
        <w:rPr>
          <w:rFonts w:ascii="Times New Roman" w:hAnsi="Times New Roman"/>
          <w:sz w:val="24"/>
          <w:szCs w:val="24"/>
          <w:lang w:val="pt-PT" w:eastAsia="en-US"/>
        </w:rPr>
      </w:pPr>
    </w:p>
    <w:p w:rsidR="00233E7C" w:rsidRPr="00233E7C" w:rsidRDefault="00233E7C" w:rsidP="00233E7C">
      <w:pPr>
        <w:spacing w:line="360" w:lineRule="auto"/>
        <w:jc w:val="both"/>
        <w:rPr>
          <w:rFonts w:ascii="Times New Roman" w:hAnsi="Times New Roman"/>
          <w:b/>
          <w:sz w:val="24"/>
          <w:szCs w:val="24"/>
          <w:lang w:val="pt-PT" w:eastAsia="en-US"/>
        </w:rPr>
      </w:pPr>
      <w:r w:rsidRPr="00233E7C">
        <w:rPr>
          <w:rFonts w:ascii="Times New Roman" w:hAnsi="Times New Roman"/>
          <w:b/>
          <w:sz w:val="24"/>
          <w:szCs w:val="24"/>
          <w:lang w:val="pt-PT" w:eastAsia="en-US"/>
        </w:rPr>
        <w:t xml:space="preserve">2.4 </w:t>
      </w:r>
      <w:proofErr w:type="spellStart"/>
      <w:r w:rsidRPr="00233E7C">
        <w:rPr>
          <w:rFonts w:ascii="Times New Roman" w:hAnsi="Times New Roman"/>
          <w:b/>
          <w:sz w:val="24"/>
          <w:szCs w:val="24"/>
          <w:lang w:val="pt-PT" w:eastAsia="en-US"/>
        </w:rPr>
        <w:t>Farmacovigilância</w:t>
      </w:r>
      <w:proofErr w:type="spellEnd"/>
    </w:p>
    <w:p w:rsidR="00233E7C" w:rsidRPr="00233E7C" w:rsidRDefault="00233E7C" w:rsidP="00233E7C">
      <w:pPr>
        <w:spacing w:line="360" w:lineRule="auto"/>
        <w:jc w:val="both"/>
        <w:rPr>
          <w:rFonts w:ascii="Times New Roman" w:hAnsi="Times New Roman"/>
          <w:b/>
          <w:sz w:val="24"/>
          <w:szCs w:val="24"/>
          <w:lang w:val="pt-PT" w:eastAsia="en-US"/>
        </w:rPr>
      </w:pPr>
    </w:p>
    <w:p w:rsidR="00233E7C" w:rsidRPr="00233E7C" w:rsidRDefault="00233E7C" w:rsidP="00233E7C">
      <w:pPr>
        <w:spacing w:line="360" w:lineRule="auto"/>
        <w:ind w:firstLine="1134"/>
        <w:jc w:val="both"/>
        <w:rPr>
          <w:rFonts w:ascii="Times New Roman" w:hAnsi="Times New Roman"/>
          <w:sz w:val="24"/>
          <w:szCs w:val="24"/>
          <w:lang w:val="pt-PT" w:eastAsia="en-US"/>
        </w:rPr>
      </w:pPr>
      <w:proofErr w:type="spellStart"/>
      <w:r w:rsidRPr="00233E7C">
        <w:rPr>
          <w:rFonts w:ascii="Times New Roman" w:hAnsi="Times New Roman"/>
          <w:sz w:val="24"/>
          <w:szCs w:val="24"/>
          <w:lang w:val="pt-PT" w:eastAsia="en-US"/>
        </w:rPr>
        <w:t>Farmacovigilância</w:t>
      </w:r>
      <w:proofErr w:type="spellEnd"/>
      <w:r w:rsidRPr="00233E7C">
        <w:rPr>
          <w:rFonts w:ascii="Times New Roman" w:hAnsi="Times New Roman"/>
          <w:sz w:val="24"/>
          <w:szCs w:val="24"/>
          <w:lang w:val="pt-PT" w:eastAsia="en-US"/>
        </w:rPr>
        <w:t xml:space="preserve"> (FV), a vigilância sobre o uso seguro de medicamentos, adquiriu enorme importância especialmente depois de acontecimentos dramáticos, como a tragédia da talidomida na década de 1960 (MCBRIDE, 1961). Embora outros incidentes graves, como os do </w:t>
      </w:r>
      <w:proofErr w:type="spellStart"/>
      <w:r w:rsidRPr="00233E7C">
        <w:rPr>
          <w:rFonts w:ascii="Times New Roman" w:hAnsi="Times New Roman"/>
          <w:sz w:val="24"/>
          <w:szCs w:val="24"/>
          <w:lang w:val="pt-PT" w:eastAsia="en-US"/>
        </w:rPr>
        <w:t>dietilenoglicol</w:t>
      </w:r>
      <w:proofErr w:type="spellEnd"/>
      <w:r w:rsidRPr="00233E7C">
        <w:rPr>
          <w:rFonts w:ascii="Times New Roman" w:hAnsi="Times New Roman"/>
          <w:sz w:val="24"/>
          <w:szCs w:val="24"/>
          <w:lang w:val="pt-PT" w:eastAsia="en-US"/>
        </w:rPr>
        <w:t xml:space="preserve">, tenham sido </w:t>
      </w:r>
      <w:proofErr w:type="gramStart"/>
      <w:r w:rsidRPr="00233E7C">
        <w:rPr>
          <w:rFonts w:ascii="Times New Roman" w:hAnsi="Times New Roman"/>
          <w:sz w:val="24"/>
          <w:szCs w:val="24"/>
          <w:lang w:val="pt-PT" w:eastAsia="en-US"/>
        </w:rPr>
        <w:t>registrados</w:t>
      </w:r>
      <w:proofErr w:type="gramEnd"/>
      <w:r w:rsidRPr="00233E7C">
        <w:rPr>
          <w:rFonts w:ascii="Times New Roman" w:hAnsi="Times New Roman"/>
          <w:sz w:val="24"/>
          <w:szCs w:val="24"/>
          <w:lang w:val="pt-PT" w:eastAsia="en-US"/>
        </w:rPr>
        <w:t xml:space="preserve"> depois (U.S. FDA, 1981 </w:t>
      </w:r>
      <w:proofErr w:type="spellStart"/>
      <w:r w:rsidRPr="00233E7C">
        <w:rPr>
          <w:rFonts w:ascii="Times New Roman" w:hAnsi="Times New Roman"/>
          <w:sz w:val="24"/>
          <w:szCs w:val="24"/>
          <w:lang w:val="pt-PT" w:eastAsia="en-US"/>
        </w:rPr>
        <w:t>updated</w:t>
      </w:r>
      <w:proofErr w:type="spellEnd"/>
      <w:r w:rsidRPr="00233E7C">
        <w:rPr>
          <w:rFonts w:ascii="Times New Roman" w:hAnsi="Times New Roman"/>
          <w:sz w:val="24"/>
          <w:szCs w:val="24"/>
          <w:lang w:val="pt-PT" w:eastAsia="en-US"/>
        </w:rPr>
        <w:t xml:space="preserve"> 2010; WOOLF, 1998), </w:t>
      </w:r>
      <w:r w:rsidRPr="00233E7C">
        <w:rPr>
          <w:rFonts w:ascii="Times New Roman" w:hAnsi="Times New Roman"/>
          <w:sz w:val="24"/>
          <w:szCs w:val="24"/>
          <w:lang w:val="it-IT" w:eastAsia="en-US"/>
        </w:rPr>
        <w:t xml:space="preserve">este evento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considerado o gatilho para FV moderna</w:t>
      </w:r>
      <w:r w:rsidR="00E43A08">
        <w:rPr>
          <w:rFonts w:ascii="Times New Roman" w:hAnsi="Times New Roman"/>
          <w:sz w:val="24"/>
          <w:szCs w:val="24"/>
          <w:lang w:val="pt-PT" w:eastAsia="en-US"/>
        </w:rPr>
        <w:t xml:space="preserve"> </w:t>
      </w:r>
      <w:r w:rsidR="00E43A08" w:rsidRPr="00233E7C">
        <w:rPr>
          <w:rFonts w:ascii="Times New Roman" w:hAnsi="Times New Roman"/>
          <w:sz w:val="24"/>
          <w:szCs w:val="24"/>
          <w:lang w:val="pt-PT" w:eastAsia="en-US"/>
        </w:rPr>
        <w:t>(BALDO</w:t>
      </w:r>
      <w:r w:rsidR="00E43A08">
        <w:rPr>
          <w:rFonts w:ascii="Times New Roman" w:hAnsi="Times New Roman"/>
          <w:sz w:val="24"/>
          <w:szCs w:val="24"/>
          <w:lang w:val="pt-PT" w:eastAsia="en-US"/>
        </w:rPr>
        <w:t>;</w:t>
      </w:r>
      <w:r w:rsidR="00E43A08" w:rsidRPr="00233E7C">
        <w:rPr>
          <w:rFonts w:ascii="Times New Roman" w:hAnsi="Times New Roman"/>
          <w:sz w:val="24"/>
          <w:szCs w:val="24"/>
          <w:lang w:val="pt-PT" w:eastAsia="en-US"/>
        </w:rPr>
        <w:t xml:space="preserve"> PAOLI, 2014)</w:t>
      </w:r>
      <w:r w:rsidRPr="00233E7C">
        <w:rPr>
          <w:rFonts w:ascii="Times New Roman" w:hAnsi="Times New Roman"/>
          <w:sz w:val="24"/>
          <w:szCs w:val="24"/>
          <w:lang w:val="pt-PT" w:eastAsia="en-US"/>
        </w:rPr>
        <w:t>.</w:t>
      </w:r>
    </w:p>
    <w:p w:rsidR="00233E7C" w:rsidRPr="00233E7C" w:rsidRDefault="00233E7C" w:rsidP="00233E7C">
      <w:pPr>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 xml:space="preserve">A Organização Mundial da </w:t>
      </w:r>
      <w:proofErr w:type="spellStart"/>
      <w:r w:rsidRPr="00233E7C">
        <w:rPr>
          <w:rFonts w:ascii="Times New Roman" w:hAnsi="Times New Roman"/>
          <w:sz w:val="24"/>
          <w:szCs w:val="24"/>
          <w:lang w:val="pt-PT" w:eastAsia="en-US"/>
        </w:rPr>
        <w:t>Saú</w:t>
      </w:r>
      <w:proofErr w:type="spellEnd"/>
      <w:r w:rsidRPr="00233E7C">
        <w:rPr>
          <w:rFonts w:ascii="Times New Roman" w:hAnsi="Times New Roman"/>
          <w:sz w:val="24"/>
          <w:szCs w:val="24"/>
          <w:lang w:val="es-ES_tradnl" w:eastAsia="en-US"/>
        </w:rPr>
        <w:t xml:space="preserve">de (OMS) define como </w:t>
      </w:r>
      <w:proofErr w:type="spellStart"/>
      <w:r w:rsidRPr="00233E7C">
        <w:rPr>
          <w:rFonts w:ascii="Times New Roman" w:hAnsi="Times New Roman"/>
          <w:sz w:val="24"/>
          <w:szCs w:val="24"/>
          <w:lang w:val="es-ES_tradnl" w:eastAsia="en-US"/>
        </w:rPr>
        <w:t>farmacovigilância</w:t>
      </w:r>
      <w:proofErr w:type="spellEnd"/>
      <w:r w:rsidRPr="00233E7C">
        <w:rPr>
          <w:rFonts w:ascii="Times New Roman" w:hAnsi="Times New Roman"/>
          <w:sz w:val="24"/>
          <w:szCs w:val="24"/>
          <w:lang w:val="es-ES_tradnl" w:eastAsia="en-US"/>
        </w:rPr>
        <w:t xml:space="preserve"> (FV)</w:t>
      </w:r>
      <w:r w:rsidRPr="00233E7C">
        <w:rPr>
          <w:rFonts w:ascii="Times New Roman" w:hAnsi="Times New Roman"/>
          <w:sz w:val="24"/>
          <w:szCs w:val="24"/>
          <w:lang w:val="pt-PT" w:eastAsia="en-US"/>
        </w:rPr>
        <w:t xml:space="preserve">, </w:t>
      </w:r>
      <w:r w:rsidRPr="00233E7C">
        <w:rPr>
          <w:rFonts w:ascii="Times New Roman" w:hAnsi="Times New Roman"/>
          <w:sz w:val="24"/>
          <w:szCs w:val="24"/>
          <w:lang w:val="ru-RU" w:eastAsia="en-US"/>
        </w:rPr>
        <w:t xml:space="preserve">"A </w:t>
      </w:r>
      <w:proofErr w:type="spellStart"/>
      <w:r w:rsidRPr="00233E7C">
        <w:rPr>
          <w:rFonts w:ascii="Times New Roman" w:hAnsi="Times New Roman"/>
          <w:sz w:val="24"/>
          <w:szCs w:val="24"/>
          <w:lang w:val="ru-RU" w:eastAsia="en-US"/>
        </w:rPr>
        <w:t>ci</w:t>
      </w:r>
      <w:proofErr w:type="spellEnd"/>
      <w:r w:rsidRPr="00233E7C">
        <w:rPr>
          <w:rFonts w:ascii="Times New Roman" w:hAnsi="Times New Roman"/>
          <w:sz w:val="24"/>
          <w:szCs w:val="24"/>
          <w:lang w:val="fr-FR" w:eastAsia="en-US"/>
        </w:rPr>
        <w:t>ê</w:t>
      </w:r>
      <w:proofErr w:type="spellStart"/>
      <w:r w:rsidRPr="00233E7C">
        <w:rPr>
          <w:rFonts w:ascii="Times New Roman" w:hAnsi="Times New Roman"/>
          <w:sz w:val="24"/>
          <w:szCs w:val="24"/>
          <w:lang w:val="pt-PT" w:eastAsia="en-US"/>
        </w:rPr>
        <w:t>ncia</w:t>
      </w:r>
      <w:proofErr w:type="spellEnd"/>
      <w:r w:rsidRPr="00233E7C">
        <w:rPr>
          <w:rFonts w:ascii="Times New Roman" w:hAnsi="Times New Roman"/>
          <w:sz w:val="24"/>
          <w:szCs w:val="24"/>
          <w:lang w:val="pt-PT" w:eastAsia="en-US"/>
        </w:rPr>
        <w:t xml:space="preserve"> e as atividades de </w:t>
      </w:r>
      <w:proofErr w:type="spellStart"/>
      <w:r w:rsidRPr="00233E7C">
        <w:rPr>
          <w:rFonts w:ascii="Times New Roman" w:hAnsi="Times New Roman"/>
          <w:sz w:val="24"/>
          <w:szCs w:val="24"/>
          <w:lang w:val="pt-PT" w:eastAsia="en-US"/>
        </w:rPr>
        <w:t>detecção</w:t>
      </w:r>
      <w:proofErr w:type="spellEnd"/>
      <w:r w:rsidRPr="00233E7C">
        <w:rPr>
          <w:rFonts w:ascii="Times New Roman" w:hAnsi="Times New Roman"/>
          <w:sz w:val="24"/>
          <w:szCs w:val="24"/>
          <w:lang w:val="pt-PT" w:eastAsia="en-US"/>
        </w:rPr>
        <w:t xml:space="preserve">, avaliação, </w:t>
      </w:r>
      <w:proofErr w:type="spellStart"/>
      <w:r w:rsidRPr="00233E7C">
        <w:rPr>
          <w:rFonts w:ascii="Times New Roman" w:hAnsi="Times New Roman"/>
          <w:sz w:val="24"/>
          <w:szCs w:val="24"/>
          <w:lang w:val="pt-PT" w:eastAsia="en-US"/>
        </w:rPr>
        <w:t>compreensã</w:t>
      </w:r>
      <w:proofErr w:type="spellEnd"/>
      <w:r w:rsidRPr="00233E7C">
        <w:rPr>
          <w:rFonts w:ascii="Times New Roman" w:hAnsi="Times New Roman"/>
          <w:sz w:val="24"/>
          <w:szCs w:val="24"/>
          <w:lang w:val="it-IT" w:eastAsia="en-US"/>
        </w:rPr>
        <w:t xml:space="preserve">o e </w:t>
      </w:r>
      <w:proofErr w:type="spellStart"/>
      <w:r w:rsidRPr="00233E7C">
        <w:rPr>
          <w:rFonts w:ascii="Times New Roman" w:hAnsi="Times New Roman"/>
          <w:sz w:val="24"/>
          <w:szCs w:val="24"/>
          <w:lang w:val="it-IT" w:eastAsia="en-US"/>
        </w:rPr>
        <w:t>preven</w:t>
      </w:r>
      <w:r w:rsidRPr="00233E7C">
        <w:rPr>
          <w:rFonts w:ascii="Times New Roman" w:hAnsi="Times New Roman"/>
          <w:sz w:val="24"/>
          <w:szCs w:val="24"/>
          <w:lang w:val="pt-PT" w:eastAsia="en-US"/>
        </w:rPr>
        <w:t>ção</w:t>
      </w:r>
      <w:proofErr w:type="spellEnd"/>
      <w:r w:rsidRPr="00233E7C">
        <w:rPr>
          <w:rFonts w:ascii="Times New Roman" w:hAnsi="Times New Roman"/>
          <w:sz w:val="24"/>
          <w:szCs w:val="24"/>
          <w:lang w:val="pt-PT" w:eastAsia="en-US"/>
        </w:rPr>
        <w:t xml:space="preserve"> dos efeitos adversos ou quaisquer outros problemas relacionados a medicamentos" (OMS, 2002). Os ensaios </w:t>
      </w:r>
      <w:r w:rsidRPr="00233E7C">
        <w:rPr>
          <w:rFonts w:ascii="Times New Roman" w:hAnsi="Times New Roman"/>
          <w:sz w:val="24"/>
          <w:szCs w:val="24"/>
          <w:lang w:val="pt-PT" w:eastAsia="en-US"/>
        </w:rPr>
        <w:lastRenderedPageBreak/>
        <w:t xml:space="preserve">clínicos não são capazes de descobrir totalmente ou prever todos os </w:t>
      </w:r>
      <w:proofErr w:type="spellStart"/>
      <w:r w:rsidRPr="00233E7C">
        <w:rPr>
          <w:rFonts w:ascii="Times New Roman" w:hAnsi="Times New Roman"/>
          <w:sz w:val="24"/>
          <w:szCs w:val="24"/>
          <w:lang w:val="pt-PT" w:eastAsia="en-US"/>
        </w:rPr>
        <w:t>aspectos</w:t>
      </w:r>
      <w:proofErr w:type="spellEnd"/>
      <w:r w:rsidRPr="00233E7C">
        <w:rPr>
          <w:rFonts w:ascii="Times New Roman" w:hAnsi="Times New Roman"/>
          <w:sz w:val="24"/>
          <w:szCs w:val="24"/>
          <w:lang w:val="pt-PT" w:eastAsia="en-US"/>
        </w:rPr>
        <w:t xml:space="preserve"> relacionados com a segurança e a toxicidade de um nov</w:t>
      </w:r>
      <w:r w:rsidR="00DE4C54">
        <w:rPr>
          <w:rFonts w:ascii="Times New Roman" w:hAnsi="Times New Roman"/>
          <w:sz w:val="24"/>
          <w:szCs w:val="24"/>
          <w:lang w:val="pt-PT" w:eastAsia="en-US"/>
        </w:rPr>
        <w:t>o fármaco</w:t>
      </w:r>
      <w:r w:rsidRPr="00233E7C">
        <w:rPr>
          <w:rFonts w:ascii="Times New Roman" w:hAnsi="Times New Roman"/>
          <w:sz w:val="24"/>
          <w:szCs w:val="24"/>
          <w:lang w:val="pt-PT" w:eastAsia="en-US"/>
        </w:rPr>
        <w:t xml:space="preserve">, e a vigilância sobre o uso seguro de medicamentos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essencial na pós-comercialização</w:t>
      </w:r>
      <w:r w:rsidR="00E43A08">
        <w:rPr>
          <w:rFonts w:ascii="Times New Roman" w:hAnsi="Times New Roman"/>
          <w:sz w:val="24"/>
          <w:szCs w:val="24"/>
          <w:lang w:val="pt-PT" w:eastAsia="en-US"/>
        </w:rPr>
        <w:t xml:space="preserve"> </w:t>
      </w:r>
      <w:r w:rsidR="00E43A08" w:rsidRPr="00233E7C">
        <w:rPr>
          <w:rFonts w:ascii="Times New Roman" w:hAnsi="Times New Roman"/>
          <w:sz w:val="24"/>
          <w:szCs w:val="24"/>
          <w:lang w:val="pt-PT" w:eastAsia="en-US"/>
        </w:rPr>
        <w:t>(BALDO</w:t>
      </w:r>
      <w:r w:rsidR="00E43A08">
        <w:rPr>
          <w:rFonts w:ascii="Times New Roman" w:hAnsi="Times New Roman"/>
          <w:sz w:val="24"/>
          <w:szCs w:val="24"/>
          <w:lang w:val="pt-PT" w:eastAsia="en-US"/>
        </w:rPr>
        <w:t>;</w:t>
      </w:r>
      <w:r w:rsidR="00E43A08" w:rsidRPr="00233E7C">
        <w:rPr>
          <w:rFonts w:ascii="Times New Roman" w:hAnsi="Times New Roman"/>
          <w:sz w:val="24"/>
          <w:szCs w:val="24"/>
          <w:lang w:val="pt-PT" w:eastAsia="en-US"/>
        </w:rPr>
        <w:t xml:space="preserve"> PAOLI, 2014)</w:t>
      </w:r>
      <w:r w:rsidRPr="00233E7C">
        <w:rPr>
          <w:rFonts w:ascii="Times New Roman" w:hAnsi="Times New Roman"/>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 xml:space="preserve">Com a FV podem ser gerados, o conhecimento da </w:t>
      </w:r>
      <w:proofErr w:type="spellStart"/>
      <w:r w:rsidRPr="00233E7C">
        <w:rPr>
          <w:rFonts w:ascii="Times New Roman" w:hAnsi="Times New Roman"/>
          <w:sz w:val="24"/>
          <w:szCs w:val="24"/>
          <w:lang w:val="pt-PT" w:eastAsia="en-US"/>
        </w:rPr>
        <w:t>situação</w:t>
      </w:r>
      <w:proofErr w:type="spellEnd"/>
      <w:r w:rsidRPr="00233E7C">
        <w:rPr>
          <w:rFonts w:ascii="Times New Roman" w:hAnsi="Times New Roman"/>
          <w:sz w:val="24"/>
          <w:szCs w:val="24"/>
          <w:lang w:val="pt-PT" w:eastAsia="en-US"/>
        </w:rPr>
        <w:t xml:space="preserve"> real em </w:t>
      </w:r>
      <w:proofErr w:type="spellStart"/>
      <w:r w:rsidRPr="00233E7C">
        <w:rPr>
          <w:rFonts w:ascii="Times New Roman" w:hAnsi="Times New Roman"/>
          <w:sz w:val="24"/>
          <w:szCs w:val="24"/>
          <w:lang w:val="pt-PT" w:eastAsia="en-US"/>
        </w:rPr>
        <w:t>relação</w:t>
      </w:r>
      <w:proofErr w:type="spellEnd"/>
      <w:r w:rsidRPr="00233E7C">
        <w:rPr>
          <w:rFonts w:ascii="Times New Roman" w:hAnsi="Times New Roman"/>
          <w:sz w:val="24"/>
          <w:szCs w:val="24"/>
          <w:lang w:val="pt-PT" w:eastAsia="en-US"/>
        </w:rPr>
        <w:t xml:space="preserve"> ao uso racional de medicamentos em uma determinada comunidade, </w:t>
      </w:r>
      <w:proofErr w:type="spellStart"/>
      <w:r w:rsidRPr="00233E7C">
        <w:rPr>
          <w:rFonts w:ascii="Times New Roman" w:hAnsi="Times New Roman"/>
          <w:sz w:val="24"/>
          <w:szCs w:val="24"/>
          <w:lang w:val="pt-PT" w:eastAsia="en-US"/>
        </w:rPr>
        <w:t>detecça</w:t>
      </w:r>
      <w:proofErr w:type="spellEnd"/>
      <w:r w:rsidRPr="00233E7C">
        <w:rPr>
          <w:rFonts w:ascii="Times New Roman" w:hAnsi="Times New Roman"/>
          <w:sz w:val="24"/>
          <w:szCs w:val="24"/>
          <w:lang w:val="pt-PT" w:eastAsia="en-US"/>
        </w:rPr>
        <w:t>̃</w:t>
      </w:r>
      <w:r w:rsidRPr="00233E7C">
        <w:rPr>
          <w:rFonts w:ascii="Times New Roman" w:hAnsi="Times New Roman"/>
          <w:sz w:val="24"/>
          <w:szCs w:val="24"/>
          <w:lang w:val="es-ES_tradnl" w:eastAsia="en-US"/>
        </w:rPr>
        <w:t xml:space="preserve">o de </w:t>
      </w:r>
      <w:proofErr w:type="spellStart"/>
      <w:r w:rsidRPr="00233E7C">
        <w:rPr>
          <w:rFonts w:ascii="Times New Roman" w:hAnsi="Times New Roman"/>
          <w:sz w:val="24"/>
          <w:szCs w:val="24"/>
          <w:lang w:val="es-ES_tradnl" w:eastAsia="en-US"/>
        </w:rPr>
        <w:t>reac</w:t>
      </w:r>
      <w:proofErr w:type="spellEnd"/>
      <w:r w:rsidRPr="00233E7C">
        <w:rPr>
          <w:rFonts w:ascii="Times New Roman" w:hAnsi="Times New Roman"/>
          <w:sz w:val="24"/>
          <w:szCs w:val="24"/>
          <w:lang w:val="pt-PT" w:eastAsia="en-US"/>
        </w:rPr>
        <w:t>̧</w:t>
      </w:r>
      <w:proofErr w:type="spellStart"/>
      <w:r w:rsidRPr="00233E7C">
        <w:rPr>
          <w:rFonts w:ascii="Times New Roman" w:hAnsi="Times New Roman"/>
          <w:sz w:val="24"/>
          <w:szCs w:val="24"/>
          <w:lang w:val="pt-PT" w:eastAsia="en-US"/>
        </w:rPr>
        <w:t>ões</w:t>
      </w:r>
      <w:proofErr w:type="spellEnd"/>
      <w:r w:rsidRPr="00233E7C">
        <w:rPr>
          <w:rFonts w:ascii="Times New Roman" w:hAnsi="Times New Roman"/>
          <w:sz w:val="24"/>
          <w:szCs w:val="24"/>
          <w:lang w:val="pt-PT" w:eastAsia="en-US"/>
        </w:rPr>
        <w:t xml:space="preserve"> adversas mais frequentes e mais graves em uma regiã</w:t>
      </w:r>
      <w:r w:rsidRPr="00233E7C">
        <w:rPr>
          <w:rFonts w:ascii="Times New Roman" w:hAnsi="Times New Roman"/>
          <w:sz w:val="24"/>
          <w:szCs w:val="24"/>
          <w:lang w:val="es-ES_tradnl" w:eastAsia="en-US"/>
        </w:rPr>
        <w:t xml:space="preserve">o, </w:t>
      </w:r>
      <w:proofErr w:type="spellStart"/>
      <w:r w:rsidRPr="00233E7C">
        <w:rPr>
          <w:rFonts w:ascii="Times New Roman" w:hAnsi="Times New Roman"/>
          <w:sz w:val="24"/>
          <w:szCs w:val="24"/>
          <w:lang w:val="es-ES_tradnl" w:eastAsia="en-US"/>
        </w:rPr>
        <w:t>compar</w:t>
      </w:r>
      <w:r w:rsidR="0097278A">
        <w:rPr>
          <w:rFonts w:ascii="Times New Roman" w:hAnsi="Times New Roman"/>
          <w:sz w:val="24"/>
          <w:szCs w:val="24"/>
          <w:lang w:val="es-ES_tradnl" w:eastAsia="en-US"/>
        </w:rPr>
        <w:t>a</w:t>
      </w:r>
      <w:r w:rsidRPr="00233E7C">
        <w:rPr>
          <w:rFonts w:ascii="Times New Roman" w:hAnsi="Times New Roman"/>
          <w:sz w:val="24"/>
          <w:szCs w:val="24"/>
          <w:lang w:val="es-ES_tradnl" w:eastAsia="en-US"/>
        </w:rPr>
        <w:t>c</w:t>
      </w:r>
      <w:proofErr w:type="spellEnd"/>
      <w:r w:rsidRPr="00233E7C">
        <w:rPr>
          <w:rFonts w:ascii="Times New Roman" w:hAnsi="Times New Roman"/>
          <w:sz w:val="24"/>
          <w:szCs w:val="24"/>
          <w:lang w:val="pt-PT" w:eastAsia="en-US"/>
        </w:rPr>
        <w:t>̧</w:t>
      </w:r>
      <w:proofErr w:type="spellStart"/>
      <w:r w:rsidRPr="00233E7C">
        <w:rPr>
          <w:rFonts w:ascii="Times New Roman" w:hAnsi="Times New Roman"/>
          <w:sz w:val="24"/>
          <w:szCs w:val="24"/>
          <w:lang w:val="pt-PT" w:eastAsia="en-US"/>
        </w:rPr>
        <w:t>ão</w:t>
      </w:r>
      <w:proofErr w:type="spellEnd"/>
      <w:r w:rsidRPr="00233E7C">
        <w:rPr>
          <w:rFonts w:ascii="Times New Roman" w:hAnsi="Times New Roman"/>
          <w:sz w:val="24"/>
          <w:szCs w:val="24"/>
          <w:lang w:val="pt-PT" w:eastAsia="en-US"/>
        </w:rPr>
        <w:t xml:space="preserve"> com a </w:t>
      </w:r>
      <w:proofErr w:type="spellStart"/>
      <w:r w:rsidRPr="00233E7C">
        <w:rPr>
          <w:rFonts w:ascii="Times New Roman" w:hAnsi="Times New Roman"/>
          <w:sz w:val="24"/>
          <w:szCs w:val="24"/>
          <w:lang w:val="pt-PT" w:eastAsia="en-US"/>
        </w:rPr>
        <w:t>legislação</w:t>
      </w:r>
      <w:proofErr w:type="spellEnd"/>
      <w:r w:rsidRPr="00233E7C">
        <w:rPr>
          <w:rFonts w:ascii="Times New Roman" w:hAnsi="Times New Roman"/>
          <w:sz w:val="24"/>
          <w:szCs w:val="24"/>
          <w:lang w:val="pt-PT" w:eastAsia="en-US"/>
        </w:rPr>
        <w:t xml:space="preserve"> nacional e </w:t>
      </w:r>
      <w:proofErr w:type="spellStart"/>
      <w:r w:rsidRPr="00233E7C">
        <w:rPr>
          <w:rFonts w:ascii="Times New Roman" w:hAnsi="Times New Roman"/>
          <w:sz w:val="24"/>
          <w:szCs w:val="24"/>
          <w:lang w:val="pt-PT" w:eastAsia="en-US"/>
        </w:rPr>
        <w:t>condução</w:t>
      </w:r>
      <w:proofErr w:type="spellEnd"/>
      <w:r w:rsidRPr="00233E7C">
        <w:rPr>
          <w:rFonts w:ascii="Times New Roman" w:hAnsi="Times New Roman"/>
          <w:sz w:val="24"/>
          <w:szCs w:val="24"/>
          <w:lang w:val="pt-PT" w:eastAsia="en-US"/>
        </w:rPr>
        <w:t xml:space="preserve"> de medidas internacionais, </w:t>
      </w:r>
      <w:proofErr w:type="spellStart"/>
      <w:r w:rsidRPr="00233E7C">
        <w:rPr>
          <w:rFonts w:ascii="Times New Roman" w:hAnsi="Times New Roman"/>
          <w:sz w:val="24"/>
          <w:szCs w:val="24"/>
          <w:lang w:val="pt-PT" w:eastAsia="en-US"/>
        </w:rPr>
        <w:t>intervenção</w:t>
      </w:r>
      <w:proofErr w:type="spellEnd"/>
      <w:r w:rsidRPr="00233E7C">
        <w:rPr>
          <w:rFonts w:ascii="Times New Roman" w:hAnsi="Times New Roman"/>
          <w:sz w:val="24"/>
          <w:szCs w:val="24"/>
          <w:lang w:val="pt-PT" w:eastAsia="en-US"/>
        </w:rPr>
        <w:t xml:space="preserve"> no sistema de cuidados </w:t>
      </w:r>
      <w:proofErr w:type="spellStart"/>
      <w:r w:rsidRPr="00233E7C">
        <w:rPr>
          <w:rFonts w:ascii="Times New Roman" w:hAnsi="Times New Roman"/>
          <w:sz w:val="24"/>
          <w:szCs w:val="24"/>
          <w:lang w:val="pt-PT" w:eastAsia="en-US"/>
        </w:rPr>
        <w:t>através</w:t>
      </w:r>
      <w:proofErr w:type="spellEnd"/>
      <w:r w:rsidRPr="00233E7C">
        <w:rPr>
          <w:rFonts w:ascii="Times New Roman" w:hAnsi="Times New Roman"/>
          <w:sz w:val="24"/>
          <w:szCs w:val="24"/>
          <w:lang w:val="pt-PT" w:eastAsia="en-US"/>
        </w:rPr>
        <w:t xml:space="preserve"> dos agentes de </w:t>
      </w:r>
      <w:proofErr w:type="spellStart"/>
      <w:r w:rsidRPr="00233E7C">
        <w:rPr>
          <w:rFonts w:ascii="Times New Roman" w:hAnsi="Times New Roman"/>
          <w:sz w:val="24"/>
          <w:szCs w:val="24"/>
          <w:lang w:val="pt-PT" w:eastAsia="en-US"/>
        </w:rPr>
        <w:t>saúde</w:t>
      </w:r>
      <w:proofErr w:type="spellEnd"/>
      <w:r w:rsidRPr="00233E7C">
        <w:rPr>
          <w:rFonts w:ascii="Times New Roman" w:hAnsi="Times New Roman"/>
          <w:sz w:val="24"/>
          <w:szCs w:val="24"/>
          <w:lang w:val="pt-PT" w:eastAsia="en-US"/>
        </w:rPr>
        <w:t xml:space="preserve">, estudos </w:t>
      </w:r>
      <w:proofErr w:type="spellStart"/>
      <w:r w:rsidRPr="00233E7C">
        <w:rPr>
          <w:rFonts w:ascii="Times New Roman" w:hAnsi="Times New Roman"/>
          <w:sz w:val="24"/>
          <w:szCs w:val="24"/>
          <w:lang w:val="pt-PT" w:eastAsia="en-US"/>
        </w:rPr>
        <w:t>farmacoeconômicos</w:t>
      </w:r>
      <w:proofErr w:type="spellEnd"/>
      <w:r w:rsidRPr="00233E7C">
        <w:rPr>
          <w:rFonts w:ascii="Times New Roman" w:hAnsi="Times New Roman"/>
          <w:sz w:val="24"/>
          <w:szCs w:val="24"/>
          <w:lang w:val="pt-PT" w:eastAsia="en-US"/>
        </w:rPr>
        <w:t xml:space="preserve"> para determinar o custo social, </w:t>
      </w:r>
      <w:proofErr w:type="spellStart"/>
      <w:r w:rsidRPr="00233E7C">
        <w:rPr>
          <w:rFonts w:ascii="Times New Roman" w:hAnsi="Times New Roman"/>
          <w:sz w:val="24"/>
          <w:szCs w:val="24"/>
          <w:lang w:val="pt-PT" w:eastAsia="en-US"/>
        </w:rPr>
        <w:t>número</w:t>
      </w:r>
      <w:proofErr w:type="spellEnd"/>
      <w:r w:rsidRPr="00233E7C">
        <w:rPr>
          <w:rFonts w:ascii="Times New Roman" w:hAnsi="Times New Roman"/>
          <w:sz w:val="24"/>
          <w:szCs w:val="24"/>
          <w:lang w:val="pt-PT" w:eastAsia="en-US"/>
        </w:rPr>
        <w:t xml:space="preserve"> de leitos hospitalares ocupados decorrente de </w:t>
      </w:r>
      <w:proofErr w:type="spellStart"/>
      <w:r w:rsidRPr="00233E7C">
        <w:rPr>
          <w:rFonts w:ascii="Times New Roman" w:hAnsi="Times New Roman"/>
          <w:sz w:val="24"/>
          <w:szCs w:val="24"/>
          <w:lang w:val="pt-PT" w:eastAsia="en-US"/>
        </w:rPr>
        <w:t>reações</w:t>
      </w:r>
      <w:proofErr w:type="spellEnd"/>
      <w:r w:rsidRPr="00233E7C">
        <w:rPr>
          <w:rFonts w:ascii="Times New Roman" w:hAnsi="Times New Roman"/>
          <w:sz w:val="24"/>
          <w:szCs w:val="24"/>
          <w:lang w:val="pt-PT" w:eastAsia="en-US"/>
        </w:rPr>
        <w:t xml:space="preserve"> adversas a medicamentos, </w:t>
      </w:r>
      <w:proofErr w:type="spellStart"/>
      <w:r w:rsidRPr="00233E7C">
        <w:rPr>
          <w:rFonts w:ascii="Times New Roman" w:hAnsi="Times New Roman"/>
          <w:sz w:val="24"/>
          <w:szCs w:val="24"/>
          <w:lang w:val="pt-PT" w:eastAsia="en-US"/>
        </w:rPr>
        <w:t>determinação</w:t>
      </w:r>
      <w:proofErr w:type="spellEnd"/>
      <w:r w:rsidRPr="00233E7C">
        <w:rPr>
          <w:rFonts w:ascii="Times New Roman" w:hAnsi="Times New Roman"/>
          <w:sz w:val="24"/>
          <w:szCs w:val="24"/>
          <w:lang w:val="pt-PT" w:eastAsia="en-US"/>
        </w:rPr>
        <w:t xml:space="preserve"> de incapacidade e perda de tempo envidados pelos profissionais de </w:t>
      </w:r>
      <w:proofErr w:type="spellStart"/>
      <w:r w:rsidRPr="00233E7C">
        <w:rPr>
          <w:rFonts w:ascii="Times New Roman" w:hAnsi="Times New Roman"/>
          <w:sz w:val="24"/>
          <w:szCs w:val="24"/>
          <w:lang w:val="pt-PT" w:eastAsia="en-US"/>
        </w:rPr>
        <w:t>laborato</w:t>
      </w:r>
      <w:proofErr w:type="spellEnd"/>
      <w:r w:rsidRPr="00233E7C">
        <w:rPr>
          <w:rFonts w:ascii="Times New Roman" w:hAnsi="Times New Roman"/>
          <w:sz w:val="24"/>
          <w:szCs w:val="24"/>
          <w:lang w:val="pt-PT" w:eastAsia="en-US"/>
        </w:rPr>
        <w:t>́</w:t>
      </w:r>
      <w:r w:rsidRPr="00233E7C">
        <w:rPr>
          <w:rFonts w:ascii="Times New Roman" w:hAnsi="Times New Roman"/>
          <w:sz w:val="24"/>
          <w:szCs w:val="24"/>
          <w:lang w:val="it-IT" w:eastAsia="en-US"/>
        </w:rPr>
        <w:t xml:space="preserve">rio </w:t>
      </w:r>
      <w:proofErr w:type="spellStart"/>
      <w:r w:rsidRPr="00233E7C">
        <w:rPr>
          <w:rFonts w:ascii="Times New Roman" w:hAnsi="Times New Roman"/>
          <w:sz w:val="24"/>
          <w:szCs w:val="24"/>
          <w:lang w:val="it-IT" w:eastAsia="en-US"/>
        </w:rPr>
        <w:t>ale</w:t>
      </w:r>
      <w:proofErr w:type="spellEnd"/>
      <w:r w:rsidRPr="00233E7C">
        <w:rPr>
          <w:rFonts w:ascii="Times New Roman" w:hAnsi="Times New Roman"/>
          <w:sz w:val="24"/>
          <w:szCs w:val="24"/>
          <w:lang w:val="pt-PT" w:eastAsia="en-US"/>
        </w:rPr>
        <w:t xml:space="preserve">́m do custo direto do tratamento </w:t>
      </w:r>
      <w:proofErr w:type="spellStart"/>
      <w:r w:rsidRPr="00233E7C">
        <w:rPr>
          <w:rFonts w:ascii="Times New Roman" w:hAnsi="Times New Roman"/>
          <w:sz w:val="24"/>
          <w:szCs w:val="24"/>
          <w:lang w:val="pt-PT" w:eastAsia="en-US"/>
        </w:rPr>
        <w:t>necessário</w:t>
      </w:r>
      <w:proofErr w:type="spellEnd"/>
      <w:r w:rsidR="00E43A08">
        <w:rPr>
          <w:rFonts w:ascii="Times New Roman" w:hAnsi="Times New Roman"/>
          <w:sz w:val="24"/>
          <w:szCs w:val="24"/>
          <w:lang w:val="pt-PT" w:eastAsia="en-US"/>
        </w:rPr>
        <w:t xml:space="preserve"> </w:t>
      </w:r>
      <w:r w:rsidR="00E43A08" w:rsidRPr="00233E7C">
        <w:rPr>
          <w:rFonts w:ascii="Times New Roman" w:hAnsi="Times New Roman"/>
          <w:sz w:val="24"/>
          <w:szCs w:val="24"/>
          <w:lang w:val="pt-PT" w:eastAsia="en-US"/>
        </w:rPr>
        <w:t>(BALDO</w:t>
      </w:r>
      <w:r w:rsidR="00E43A08">
        <w:rPr>
          <w:rFonts w:ascii="Times New Roman" w:hAnsi="Times New Roman"/>
          <w:sz w:val="24"/>
          <w:szCs w:val="24"/>
          <w:lang w:val="pt-PT" w:eastAsia="en-US"/>
        </w:rPr>
        <w:t>;</w:t>
      </w:r>
      <w:r w:rsidR="00E43A08" w:rsidRPr="00233E7C">
        <w:rPr>
          <w:rFonts w:ascii="Times New Roman" w:hAnsi="Times New Roman"/>
          <w:sz w:val="24"/>
          <w:szCs w:val="24"/>
          <w:lang w:val="pt-PT" w:eastAsia="en-US"/>
        </w:rPr>
        <w:t xml:space="preserve"> PAOLI, 2014)</w:t>
      </w:r>
      <w:r w:rsidRPr="00233E7C">
        <w:rPr>
          <w:rFonts w:ascii="Times New Roman" w:hAnsi="Times New Roman"/>
          <w:sz w:val="24"/>
          <w:szCs w:val="24"/>
          <w:lang w:val="pt-PT" w:eastAsia="en-US"/>
        </w:rPr>
        <w:t>.</w:t>
      </w:r>
    </w:p>
    <w:p w:rsidR="00233E7C" w:rsidRPr="00233E7C" w:rsidRDefault="00233E7C" w:rsidP="00233E7C">
      <w:pPr>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 xml:space="preserve">A FV como disciplina </w:t>
      </w:r>
      <w:proofErr w:type="spellStart"/>
      <w:r w:rsidRPr="00233E7C">
        <w:rPr>
          <w:rFonts w:ascii="Times New Roman" w:hAnsi="Times New Roman"/>
          <w:sz w:val="24"/>
          <w:szCs w:val="24"/>
          <w:lang w:val="pt-PT" w:eastAsia="en-US"/>
        </w:rPr>
        <w:t>cientí</w:t>
      </w:r>
      <w:proofErr w:type="spellEnd"/>
      <w:r w:rsidRPr="00233E7C">
        <w:rPr>
          <w:rFonts w:ascii="Times New Roman" w:hAnsi="Times New Roman"/>
          <w:sz w:val="24"/>
          <w:szCs w:val="24"/>
          <w:lang w:val="it-IT" w:eastAsia="en-US"/>
        </w:rPr>
        <w:t xml:space="preserve">fica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bastante jovem, se pensarmos que o termo foi introduzido no dicionário </w:t>
      </w:r>
      <w:proofErr w:type="spellStart"/>
      <w:r w:rsidRPr="00233E7C">
        <w:rPr>
          <w:rFonts w:ascii="Times New Roman" w:hAnsi="Times New Roman"/>
          <w:sz w:val="24"/>
          <w:szCs w:val="24"/>
          <w:lang w:val="pt-PT" w:eastAsia="en-US"/>
        </w:rPr>
        <w:t>MeSH</w:t>
      </w:r>
      <w:proofErr w:type="spellEnd"/>
      <w:r w:rsidRPr="00233E7C">
        <w:rPr>
          <w:rFonts w:ascii="Times New Roman" w:hAnsi="Times New Roman"/>
          <w:sz w:val="24"/>
          <w:szCs w:val="24"/>
          <w:lang w:eastAsia="en-US"/>
        </w:rPr>
        <w:t xml:space="preserve"> (</w:t>
      </w:r>
      <w:r w:rsidRPr="00683EAA">
        <w:rPr>
          <w:rFonts w:ascii="Times New Roman" w:hAnsi="Times New Roman"/>
          <w:i/>
          <w:sz w:val="24"/>
          <w:szCs w:val="24"/>
          <w:lang w:eastAsia="en-US"/>
        </w:rPr>
        <w:t xml:space="preserve">Medical </w:t>
      </w:r>
      <w:proofErr w:type="spellStart"/>
      <w:r w:rsidRPr="00683EAA">
        <w:rPr>
          <w:rFonts w:ascii="Times New Roman" w:hAnsi="Times New Roman"/>
          <w:i/>
          <w:sz w:val="24"/>
          <w:szCs w:val="24"/>
          <w:lang w:eastAsia="en-US"/>
        </w:rPr>
        <w:t>Subject</w:t>
      </w:r>
      <w:proofErr w:type="spellEnd"/>
      <w:r w:rsidRPr="00683EAA">
        <w:rPr>
          <w:rFonts w:ascii="Times New Roman" w:hAnsi="Times New Roman"/>
          <w:i/>
          <w:sz w:val="24"/>
          <w:szCs w:val="24"/>
          <w:lang w:eastAsia="en-US"/>
        </w:rPr>
        <w:t xml:space="preserve"> </w:t>
      </w:r>
      <w:proofErr w:type="spellStart"/>
      <w:r w:rsidRPr="00683EAA">
        <w:rPr>
          <w:rFonts w:ascii="Times New Roman" w:hAnsi="Times New Roman"/>
          <w:i/>
          <w:sz w:val="24"/>
          <w:szCs w:val="24"/>
          <w:lang w:eastAsia="en-US"/>
        </w:rPr>
        <w:t>Headings</w:t>
      </w:r>
      <w:proofErr w:type="spellEnd"/>
      <w:r w:rsidRPr="00233E7C">
        <w:rPr>
          <w:rFonts w:ascii="Times New Roman" w:hAnsi="Times New Roman"/>
          <w:sz w:val="24"/>
          <w:szCs w:val="24"/>
          <w:lang w:eastAsia="en-US"/>
        </w:rPr>
        <w:t xml:space="preserve">) </w:t>
      </w:r>
      <w:r w:rsidRPr="00233E7C">
        <w:rPr>
          <w:rFonts w:ascii="Times New Roman" w:hAnsi="Times New Roman"/>
          <w:sz w:val="24"/>
          <w:szCs w:val="24"/>
          <w:lang w:val="pt-PT" w:eastAsia="en-US"/>
        </w:rPr>
        <w:t xml:space="preserve">somente em 2012, mostrando tanto o valor crescente de FV e da falta de </w:t>
      </w:r>
      <w:proofErr w:type="spellStart"/>
      <w:r w:rsidRPr="00233E7C">
        <w:rPr>
          <w:rFonts w:ascii="Times New Roman" w:hAnsi="Times New Roman"/>
          <w:sz w:val="24"/>
          <w:szCs w:val="24"/>
          <w:lang w:val="pt-PT" w:eastAsia="en-US"/>
        </w:rPr>
        <w:t>consci</w:t>
      </w:r>
      <w:proofErr w:type="spellEnd"/>
      <w:r w:rsidRPr="00233E7C">
        <w:rPr>
          <w:rFonts w:ascii="Times New Roman" w:hAnsi="Times New Roman"/>
          <w:sz w:val="24"/>
          <w:szCs w:val="24"/>
          <w:lang w:val="fr-FR" w:eastAsia="en-US"/>
        </w:rPr>
        <w:t>ê</w:t>
      </w:r>
      <w:proofErr w:type="spellStart"/>
      <w:r w:rsidRPr="00233E7C">
        <w:rPr>
          <w:rFonts w:ascii="Times New Roman" w:hAnsi="Times New Roman"/>
          <w:sz w:val="24"/>
          <w:szCs w:val="24"/>
          <w:lang w:val="pt-PT" w:eastAsia="en-US"/>
        </w:rPr>
        <w:t>ncia</w:t>
      </w:r>
      <w:proofErr w:type="spellEnd"/>
      <w:r w:rsidRPr="00233E7C">
        <w:rPr>
          <w:rFonts w:ascii="Times New Roman" w:hAnsi="Times New Roman"/>
          <w:sz w:val="24"/>
          <w:szCs w:val="24"/>
          <w:lang w:val="pt-PT" w:eastAsia="en-US"/>
        </w:rPr>
        <w:t xml:space="preserve"> em anos anteriores</w:t>
      </w:r>
      <w:r w:rsidR="00E43A08">
        <w:rPr>
          <w:rFonts w:ascii="Times New Roman" w:hAnsi="Times New Roman"/>
          <w:sz w:val="24"/>
          <w:szCs w:val="24"/>
          <w:lang w:val="pt-PT" w:eastAsia="en-US"/>
        </w:rPr>
        <w:t xml:space="preserve"> </w:t>
      </w:r>
      <w:r w:rsidR="00E43A08" w:rsidRPr="00233E7C">
        <w:rPr>
          <w:rFonts w:ascii="Times New Roman" w:hAnsi="Times New Roman"/>
          <w:sz w:val="24"/>
          <w:szCs w:val="24"/>
          <w:lang w:val="pt-PT" w:eastAsia="en-US"/>
        </w:rPr>
        <w:t>(BALDO</w:t>
      </w:r>
      <w:r w:rsidR="00E43A08">
        <w:rPr>
          <w:rFonts w:ascii="Times New Roman" w:hAnsi="Times New Roman"/>
          <w:sz w:val="24"/>
          <w:szCs w:val="24"/>
          <w:lang w:val="pt-PT" w:eastAsia="en-US"/>
        </w:rPr>
        <w:t>;</w:t>
      </w:r>
      <w:r w:rsidR="00E43A08" w:rsidRPr="00233E7C">
        <w:rPr>
          <w:rFonts w:ascii="Times New Roman" w:hAnsi="Times New Roman"/>
          <w:sz w:val="24"/>
          <w:szCs w:val="24"/>
          <w:lang w:val="pt-PT" w:eastAsia="en-US"/>
        </w:rPr>
        <w:t xml:space="preserve"> PAOLI, 2014)</w:t>
      </w:r>
      <w:r w:rsidRPr="00233E7C">
        <w:rPr>
          <w:rFonts w:ascii="Times New Roman" w:hAnsi="Times New Roman"/>
          <w:sz w:val="24"/>
          <w:szCs w:val="24"/>
          <w:lang w:val="pt-PT" w:eastAsia="en-US"/>
        </w:rPr>
        <w:t>.</w:t>
      </w:r>
    </w:p>
    <w:p w:rsidR="00233E7C" w:rsidRPr="00233E7C" w:rsidRDefault="00233E7C" w:rsidP="00233E7C">
      <w:pPr>
        <w:spacing w:line="360" w:lineRule="auto"/>
        <w:ind w:firstLine="1134"/>
        <w:jc w:val="both"/>
        <w:rPr>
          <w:rFonts w:ascii="Times New Roman" w:hAnsi="Times New Roman"/>
          <w:sz w:val="24"/>
          <w:szCs w:val="24"/>
          <w:lang w:val="pt-PT" w:eastAsia="en-US"/>
        </w:rPr>
      </w:pPr>
      <w:proofErr w:type="spellStart"/>
      <w:r w:rsidRPr="00233E7C">
        <w:rPr>
          <w:rFonts w:ascii="Times New Roman" w:hAnsi="Times New Roman"/>
          <w:sz w:val="24"/>
          <w:szCs w:val="24"/>
          <w:lang w:val="fr-FR" w:eastAsia="en-US"/>
        </w:rPr>
        <w:t>Recentemente</w:t>
      </w:r>
      <w:proofErr w:type="spellEnd"/>
      <w:r w:rsidRPr="00233E7C">
        <w:rPr>
          <w:rFonts w:ascii="Times New Roman" w:hAnsi="Times New Roman"/>
          <w:sz w:val="24"/>
          <w:szCs w:val="24"/>
          <w:lang w:val="fr-FR" w:eastAsia="en-US"/>
        </w:rPr>
        <w:t xml:space="preserve">, </w:t>
      </w:r>
      <w:r w:rsidRPr="00233E7C">
        <w:rPr>
          <w:rFonts w:ascii="Times New Roman" w:hAnsi="Times New Roman"/>
          <w:sz w:val="24"/>
          <w:szCs w:val="24"/>
          <w:lang w:val="pt-PT" w:eastAsia="en-US"/>
        </w:rPr>
        <w:t xml:space="preserve">dentro da Comunidade Europeia, uma nova legislação introduziu uma série de melhorias com o objetivo de movimentar os Estados-Membros a sair de uma </w:t>
      </w:r>
      <w:proofErr w:type="spellStart"/>
      <w:r w:rsidRPr="00233E7C">
        <w:rPr>
          <w:rFonts w:ascii="Times New Roman" w:hAnsi="Times New Roman"/>
          <w:sz w:val="24"/>
          <w:szCs w:val="24"/>
          <w:lang w:val="pt-PT" w:eastAsia="en-US"/>
        </w:rPr>
        <w:t>farmacovigilância</w:t>
      </w:r>
      <w:proofErr w:type="spellEnd"/>
      <w:r w:rsidRPr="00233E7C">
        <w:rPr>
          <w:rFonts w:ascii="Times New Roman" w:hAnsi="Times New Roman"/>
          <w:sz w:val="24"/>
          <w:szCs w:val="24"/>
          <w:lang w:val="pt-PT" w:eastAsia="en-US"/>
        </w:rPr>
        <w:t xml:space="preserve"> passiva para uma ativa e mais estruturada. A nova legislação, em vigor desde </w:t>
      </w:r>
      <w:r w:rsidRPr="00233E7C">
        <w:rPr>
          <w:rFonts w:ascii="Times New Roman" w:hAnsi="Times New Roman"/>
          <w:bCs/>
          <w:sz w:val="24"/>
          <w:szCs w:val="24"/>
          <w:lang w:val="pt-PT" w:eastAsia="en-US"/>
        </w:rPr>
        <w:t xml:space="preserve">Julho 2012 {regulamento [União Europeia (UE)] No. 1235/2010 </w:t>
      </w:r>
      <w:proofErr w:type="gramStart"/>
      <w:r w:rsidRPr="00233E7C">
        <w:rPr>
          <w:rFonts w:ascii="Times New Roman" w:hAnsi="Times New Roman"/>
          <w:bCs/>
          <w:sz w:val="24"/>
          <w:szCs w:val="24"/>
          <w:lang w:val="pt-PT" w:eastAsia="en-US"/>
        </w:rPr>
        <w:t>e Diretiva</w:t>
      </w:r>
      <w:proofErr w:type="gramEnd"/>
      <w:r w:rsidRPr="00233E7C">
        <w:rPr>
          <w:rFonts w:ascii="Times New Roman" w:hAnsi="Times New Roman"/>
          <w:bCs/>
          <w:sz w:val="24"/>
          <w:szCs w:val="24"/>
          <w:lang w:val="pt-PT" w:eastAsia="en-US"/>
        </w:rPr>
        <w:t xml:space="preserve"> 2010/84 / UE}, </w:t>
      </w:r>
      <w:r w:rsidRPr="00233E7C">
        <w:rPr>
          <w:rFonts w:ascii="Times New Roman" w:hAnsi="Times New Roman"/>
          <w:sz w:val="24"/>
          <w:szCs w:val="24"/>
          <w:lang w:val="pt-PT" w:eastAsia="en-US"/>
        </w:rPr>
        <w:t>representa a maior mudança para a regulamentação dos medicamentos na União Europeia desde 1995 (BALDO</w:t>
      </w:r>
      <w:r w:rsidR="00E43A08">
        <w:rPr>
          <w:rFonts w:ascii="Times New Roman" w:hAnsi="Times New Roman"/>
          <w:sz w:val="24"/>
          <w:szCs w:val="24"/>
          <w:lang w:val="pt-PT" w:eastAsia="en-US"/>
        </w:rPr>
        <w:t>;</w:t>
      </w:r>
      <w:r w:rsidRPr="00233E7C">
        <w:rPr>
          <w:rFonts w:ascii="Times New Roman" w:hAnsi="Times New Roman"/>
          <w:sz w:val="24"/>
          <w:szCs w:val="24"/>
          <w:lang w:val="pt-PT" w:eastAsia="en-US"/>
        </w:rPr>
        <w:t xml:space="preserve"> PAOLI, 2014).</w:t>
      </w:r>
    </w:p>
    <w:p w:rsidR="0097278A" w:rsidRPr="00233E7C" w:rsidRDefault="00233E7C" w:rsidP="0097278A">
      <w:pPr>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eastAsia="en-US"/>
        </w:rPr>
        <w:t xml:space="preserve">Assim como na Europa, em 2007 a legislação dos EUA foi profundamente alterada por emendas à lei pelo </w:t>
      </w:r>
      <w:proofErr w:type="spellStart"/>
      <w:r w:rsidRPr="00233E7C">
        <w:rPr>
          <w:rFonts w:ascii="Times New Roman" w:hAnsi="Times New Roman"/>
          <w:sz w:val="24"/>
          <w:szCs w:val="24"/>
          <w:lang w:eastAsia="en-US"/>
        </w:rPr>
        <w:t>Food</w:t>
      </w:r>
      <w:proofErr w:type="spellEnd"/>
      <w:r w:rsidRPr="00233E7C">
        <w:rPr>
          <w:rFonts w:ascii="Times New Roman" w:hAnsi="Times New Roman"/>
          <w:sz w:val="24"/>
          <w:szCs w:val="24"/>
          <w:lang w:eastAsia="en-US"/>
        </w:rPr>
        <w:t xml:space="preserve"> </w:t>
      </w:r>
      <w:proofErr w:type="spellStart"/>
      <w:r w:rsidRPr="00233E7C">
        <w:rPr>
          <w:rFonts w:ascii="Times New Roman" w:hAnsi="Times New Roman"/>
          <w:sz w:val="24"/>
          <w:szCs w:val="24"/>
          <w:lang w:eastAsia="en-US"/>
        </w:rPr>
        <w:t>and</w:t>
      </w:r>
      <w:proofErr w:type="spellEnd"/>
      <w:r w:rsidRPr="00233E7C">
        <w:rPr>
          <w:rFonts w:ascii="Times New Roman" w:hAnsi="Times New Roman"/>
          <w:sz w:val="24"/>
          <w:szCs w:val="24"/>
          <w:lang w:eastAsia="en-US"/>
        </w:rPr>
        <w:t xml:space="preserve"> </w:t>
      </w:r>
      <w:proofErr w:type="spellStart"/>
      <w:r w:rsidRPr="00233E7C">
        <w:rPr>
          <w:rFonts w:ascii="Times New Roman" w:hAnsi="Times New Roman"/>
          <w:sz w:val="24"/>
          <w:szCs w:val="24"/>
          <w:lang w:eastAsia="en-US"/>
        </w:rPr>
        <w:t>Drug</w:t>
      </w:r>
      <w:proofErr w:type="spellEnd"/>
      <w:r w:rsidRPr="00233E7C">
        <w:rPr>
          <w:rFonts w:ascii="Times New Roman" w:hAnsi="Times New Roman"/>
          <w:sz w:val="24"/>
          <w:szCs w:val="24"/>
          <w:lang w:eastAsia="en-US"/>
        </w:rPr>
        <w:t xml:space="preserve"> </w:t>
      </w:r>
      <w:proofErr w:type="spellStart"/>
      <w:r w:rsidRPr="00233E7C">
        <w:rPr>
          <w:rFonts w:ascii="Times New Roman" w:hAnsi="Times New Roman"/>
          <w:sz w:val="24"/>
          <w:szCs w:val="24"/>
          <w:lang w:eastAsia="en-US"/>
        </w:rPr>
        <w:t>Administration</w:t>
      </w:r>
      <w:proofErr w:type="spellEnd"/>
      <w:r w:rsidRPr="00233E7C">
        <w:rPr>
          <w:rFonts w:ascii="Times New Roman" w:hAnsi="Times New Roman"/>
          <w:sz w:val="24"/>
          <w:szCs w:val="24"/>
          <w:lang w:eastAsia="en-US"/>
        </w:rPr>
        <w:t xml:space="preserve"> (FDA). Através destas emendas, o FDA está autorizado a exigir que empresas </w:t>
      </w:r>
      <w:proofErr w:type="spellStart"/>
      <w:r w:rsidRPr="00233E7C">
        <w:rPr>
          <w:rFonts w:ascii="Times New Roman" w:hAnsi="Times New Roman"/>
          <w:sz w:val="24"/>
          <w:szCs w:val="24"/>
          <w:lang w:eastAsia="en-US"/>
        </w:rPr>
        <w:t>farmac</w:t>
      </w:r>
      <w:proofErr w:type="spellEnd"/>
      <w:r w:rsidRPr="00233E7C">
        <w:rPr>
          <w:rFonts w:ascii="Times New Roman" w:hAnsi="Times New Roman"/>
          <w:sz w:val="24"/>
          <w:szCs w:val="24"/>
          <w:lang w:val="fr-FR" w:eastAsia="en-US"/>
        </w:rPr>
        <w:t>ê</w:t>
      </w:r>
      <w:proofErr w:type="spellStart"/>
      <w:r w:rsidRPr="00233E7C">
        <w:rPr>
          <w:rFonts w:ascii="Times New Roman" w:hAnsi="Times New Roman"/>
          <w:sz w:val="24"/>
          <w:szCs w:val="24"/>
          <w:lang w:eastAsia="en-US"/>
        </w:rPr>
        <w:t>uticas</w:t>
      </w:r>
      <w:proofErr w:type="spellEnd"/>
      <w:r w:rsidRPr="00233E7C">
        <w:rPr>
          <w:rFonts w:ascii="Times New Roman" w:hAnsi="Times New Roman"/>
          <w:sz w:val="24"/>
          <w:szCs w:val="24"/>
          <w:lang w:eastAsia="en-US"/>
        </w:rPr>
        <w:t xml:space="preserve"> criem novos ensaios ou estudos, ou enviem Avaliação de Riscos e Estratégia de </w:t>
      </w:r>
      <w:proofErr w:type="spellStart"/>
      <w:r w:rsidRPr="00233E7C">
        <w:rPr>
          <w:rFonts w:ascii="Times New Roman" w:hAnsi="Times New Roman"/>
          <w:sz w:val="24"/>
          <w:szCs w:val="24"/>
          <w:lang w:eastAsia="en-US"/>
        </w:rPr>
        <w:t>Mitigaçã</w:t>
      </w:r>
      <w:proofErr w:type="spellEnd"/>
      <w:r w:rsidRPr="00233E7C">
        <w:rPr>
          <w:rFonts w:ascii="Times New Roman" w:hAnsi="Times New Roman"/>
          <w:sz w:val="24"/>
          <w:szCs w:val="24"/>
          <w:lang w:val="es-ES_tradnl" w:eastAsia="en-US"/>
        </w:rPr>
        <w:t xml:space="preserve">o, se a </w:t>
      </w:r>
      <w:proofErr w:type="spellStart"/>
      <w:r w:rsidRPr="00233E7C">
        <w:rPr>
          <w:rFonts w:ascii="Times New Roman" w:hAnsi="Times New Roman"/>
          <w:sz w:val="24"/>
          <w:szCs w:val="24"/>
          <w:lang w:val="es-ES_tradnl" w:eastAsia="en-US"/>
        </w:rPr>
        <w:t>rela</w:t>
      </w:r>
      <w:r w:rsidRPr="00233E7C">
        <w:rPr>
          <w:rFonts w:ascii="Times New Roman" w:hAnsi="Times New Roman"/>
          <w:sz w:val="24"/>
          <w:szCs w:val="24"/>
          <w:lang w:eastAsia="en-US"/>
        </w:rPr>
        <w:t>ção</w:t>
      </w:r>
      <w:proofErr w:type="spellEnd"/>
      <w:r w:rsidRPr="00233E7C">
        <w:rPr>
          <w:rFonts w:ascii="Times New Roman" w:hAnsi="Times New Roman"/>
          <w:sz w:val="24"/>
          <w:szCs w:val="24"/>
          <w:lang w:eastAsia="en-US"/>
        </w:rPr>
        <w:t xml:space="preserve"> benefício/risco de um medicamento </w:t>
      </w:r>
      <w:proofErr w:type="spellStart"/>
      <w:r w:rsidRPr="00233E7C">
        <w:rPr>
          <w:rFonts w:ascii="Times New Roman" w:hAnsi="Times New Roman"/>
          <w:sz w:val="24"/>
          <w:szCs w:val="24"/>
          <w:lang w:eastAsia="en-US"/>
        </w:rPr>
        <w:t>especí</w:t>
      </w:r>
      <w:proofErr w:type="spellEnd"/>
      <w:r w:rsidRPr="00233E7C">
        <w:rPr>
          <w:rFonts w:ascii="Times New Roman" w:hAnsi="Times New Roman"/>
          <w:sz w:val="24"/>
          <w:szCs w:val="24"/>
          <w:lang w:val="it-IT" w:eastAsia="en-US"/>
        </w:rPr>
        <w:t>fico n</w:t>
      </w:r>
      <w:proofErr w:type="spellStart"/>
      <w:r w:rsidRPr="00233E7C">
        <w:rPr>
          <w:rFonts w:ascii="Times New Roman" w:hAnsi="Times New Roman"/>
          <w:sz w:val="24"/>
          <w:szCs w:val="24"/>
          <w:lang w:eastAsia="en-US"/>
        </w:rPr>
        <w:t>ão</w:t>
      </w:r>
      <w:proofErr w:type="spellEnd"/>
      <w:r w:rsidRPr="00233E7C">
        <w:rPr>
          <w:rFonts w:ascii="Times New Roman" w:hAnsi="Times New Roman"/>
          <w:sz w:val="24"/>
          <w:szCs w:val="24"/>
          <w:lang w:eastAsia="en-US"/>
        </w:rPr>
        <w:t xml:space="preserve"> for mais considerada </w:t>
      </w:r>
      <w:r w:rsidRPr="00233E7C">
        <w:rPr>
          <w:rFonts w:ascii="Times New Roman" w:hAnsi="Times New Roman"/>
          <w:sz w:val="24"/>
          <w:szCs w:val="24"/>
          <w:lang w:val="es-ES_tradnl" w:eastAsia="en-US"/>
        </w:rPr>
        <w:t>segur</w:t>
      </w:r>
      <w:r w:rsidRPr="00233E7C">
        <w:rPr>
          <w:rFonts w:ascii="Times New Roman" w:hAnsi="Times New Roman"/>
          <w:sz w:val="24"/>
          <w:szCs w:val="24"/>
          <w:lang w:eastAsia="en-US"/>
        </w:rPr>
        <w:t>a</w:t>
      </w:r>
      <w:r w:rsidR="00E43A08">
        <w:rPr>
          <w:rFonts w:ascii="Times New Roman" w:hAnsi="Times New Roman"/>
          <w:sz w:val="24"/>
          <w:szCs w:val="24"/>
          <w:lang w:eastAsia="en-US"/>
        </w:rPr>
        <w:t xml:space="preserve"> </w:t>
      </w:r>
      <w:r w:rsidR="0097278A" w:rsidRPr="00233E7C">
        <w:rPr>
          <w:rFonts w:ascii="Times New Roman" w:hAnsi="Times New Roman"/>
          <w:sz w:val="24"/>
          <w:szCs w:val="24"/>
          <w:lang w:val="pt-PT" w:eastAsia="en-US"/>
        </w:rPr>
        <w:t>(BALDO</w:t>
      </w:r>
      <w:r w:rsidR="0097278A">
        <w:rPr>
          <w:rFonts w:ascii="Times New Roman" w:hAnsi="Times New Roman"/>
          <w:sz w:val="24"/>
          <w:szCs w:val="24"/>
          <w:lang w:val="pt-PT" w:eastAsia="en-US"/>
        </w:rPr>
        <w:t>;</w:t>
      </w:r>
      <w:r w:rsidR="0097278A" w:rsidRPr="00233E7C">
        <w:rPr>
          <w:rFonts w:ascii="Times New Roman" w:hAnsi="Times New Roman"/>
          <w:sz w:val="24"/>
          <w:szCs w:val="24"/>
          <w:lang w:val="pt-PT" w:eastAsia="en-US"/>
        </w:rPr>
        <w:t xml:space="preserve"> PAOLI, 2014).</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A OMS coordena o sistema de quantificação e detecção de reações adversas, estabelecido em 1968. Inicialmente foi implantado um projeto piloto em 10 países que dispunham de um sistema nacional de notificação de reações adversas (OMS, 2004; UMC, 2005). Atualmente, o programa da OMS é coordenado pelo Centro Colaborador do Uppsala </w:t>
      </w:r>
      <w:proofErr w:type="spellStart"/>
      <w:r w:rsidRPr="00233E7C">
        <w:rPr>
          <w:rFonts w:ascii="Times New Roman" w:hAnsi="Times New Roman"/>
          <w:sz w:val="24"/>
          <w:szCs w:val="24"/>
          <w:lang w:eastAsia="en-US"/>
        </w:rPr>
        <w:t>Monitoring</w:t>
      </w:r>
      <w:proofErr w:type="spellEnd"/>
      <w:r w:rsidRPr="00233E7C">
        <w:rPr>
          <w:rFonts w:ascii="Times New Roman" w:hAnsi="Times New Roman"/>
          <w:sz w:val="24"/>
          <w:szCs w:val="24"/>
          <w:lang w:eastAsia="en-US"/>
        </w:rPr>
        <w:t xml:space="preserve"> Centre (UMC), em Uppsala, Suécia, com a supervisão de um comitê internacional. Em 2004, 86 países participavam do programa, e hoje já se somam 149 países, sendo 121 membros oficiais e 28 membros associados fazendo parte desse programa da OMS (UMC, </w:t>
      </w:r>
      <w:r w:rsidRPr="00233E7C">
        <w:rPr>
          <w:rFonts w:ascii="Times New Roman" w:hAnsi="Times New Roman"/>
          <w:sz w:val="24"/>
          <w:szCs w:val="24"/>
          <w:lang w:eastAsia="en-US"/>
        </w:rPr>
        <w:lastRenderedPageBreak/>
        <w:t>2015; WHO, 2016). O Brasil foi inserido neste programa no ano de 2001, como o 62º membro oficial (OPAS, 2002).</w:t>
      </w:r>
    </w:p>
    <w:p w:rsidR="00233E7C" w:rsidRPr="00233E7C" w:rsidRDefault="00E415F1" w:rsidP="00233E7C">
      <w:pPr>
        <w:spacing w:line="360" w:lineRule="auto"/>
        <w:ind w:firstLine="1134"/>
        <w:jc w:val="both"/>
        <w:rPr>
          <w:rFonts w:ascii="Times New Roman" w:hAnsi="Times New Roman"/>
          <w:sz w:val="24"/>
          <w:szCs w:val="24"/>
          <w:lang w:eastAsia="en-US"/>
        </w:rPr>
      </w:pPr>
      <w:r>
        <w:rPr>
          <w:rFonts w:ascii="Times New Roman" w:hAnsi="Times New Roman"/>
          <w:sz w:val="24"/>
          <w:szCs w:val="24"/>
          <w:lang w:eastAsia="en-US"/>
        </w:rPr>
        <w:t xml:space="preserve">No Brasil, </w:t>
      </w:r>
      <w:r w:rsidR="000E32FA">
        <w:rPr>
          <w:rFonts w:ascii="Times New Roman" w:hAnsi="Times New Roman"/>
          <w:sz w:val="24"/>
          <w:szCs w:val="24"/>
          <w:lang w:eastAsia="en-US"/>
        </w:rPr>
        <w:t>o</w:t>
      </w:r>
      <w:r w:rsidR="000E32FA" w:rsidRPr="00233E7C">
        <w:rPr>
          <w:rFonts w:ascii="Times New Roman" w:hAnsi="Times New Roman"/>
          <w:sz w:val="24"/>
          <w:szCs w:val="24"/>
          <w:lang w:eastAsia="en-US"/>
        </w:rPr>
        <w:t>s primeiros</w:t>
      </w:r>
      <w:r w:rsidR="00233E7C" w:rsidRPr="00233E7C">
        <w:rPr>
          <w:rFonts w:ascii="Times New Roman" w:hAnsi="Times New Roman"/>
          <w:sz w:val="24"/>
          <w:szCs w:val="24"/>
          <w:lang w:eastAsia="en-US"/>
        </w:rPr>
        <w:t xml:space="preserve"> esforços no sentido de abordar as questões relacionadas às reações adversas ocorreram na década de setenta. Foram editadas algumas legislações, que podem ser consideradas tentativas infrutíferas de desenvolvimento da </w:t>
      </w:r>
      <w:proofErr w:type="spellStart"/>
      <w:r w:rsidR="00233E7C" w:rsidRPr="00233E7C">
        <w:rPr>
          <w:rFonts w:ascii="Times New Roman" w:hAnsi="Times New Roman"/>
          <w:sz w:val="24"/>
          <w:szCs w:val="24"/>
          <w:lang w:eastAsia="en-US"/>
        </w:rPr>
        <w:t>Farmacovigilância</w:t>
      </w:r>
      <w:proofErr w:type="spellEnd"/>
      <w:r w:rsidR="00233E7C" w:rsidRPr="00233E7C">
        <w:rPr>
          <w:rFonts w:ascii="Times New Roman" w:hAnsi="Times New Roman"/>
          <w:sz w:val="24"/>
          <w:szCs w:val="24"/>
          <w:lang w:eastAsia="en-US"/>
        </w:rPr>
        <w:t xml:space="preserve">. Todavia, um importante referencial foi a Política Nacional de Medicamentos aprovada em 1998 (OPAS, 2002). Esta teve como propósito, garantir a necessária segurança, eficácia e qualidade dos medicamentos, a promoção do uso racional e o acesso da população àqueles considerados essenciais (BRASIL, 2001 </w:t>
      </w:r>
      <w:r w:rsidR="00233E7C" w:rsidRPr="00683EAA">
        <w:rPr>
          <w:rFonts w:ascii="Times New Roman" w:hAnsi="Times New Roman"/>
          <w:i/>
          <w:sz w:val="24"/>
          <w:szCs w:val="24"/>
          <w:lang w:eastAsia="en-US"/>
        </w:rPr>
        <w:t>apud</w:t>
      </w:r>
      <w:r w:rsidR="00233E7C" w:rsidRPr="00233E7C">
        <w:rPr>
          <w:rFonts w:ascii="Times New Roman" w:hAnsi="Times New Roman"/>
          <w:i/>
          <w:sz w:val="24"/>
          <w:szCs w:val="24"/>
          <w:lang w:eastAsia="en-US"/>
        </w:rPr>
        <w:t xml:space="preserve"> </w:t>
      </w:r>
      <w:r w:rsidR="00233E7C" w:rsidRPr="00233E7C">
        <w:rPr>
          <w:rFonts w:ascii="Times New Roman" w:hAnsi="Times New Roman"/>
          <w:sz w:val="24"/>
          <w:szCs w:val="24"/>
          <w:lang w:eastAsia="en-US"/>
        </w:rPr>
        <w:t>OPAS, 2002).</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Durante as décadas de 80 e 90, a consciência sobre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xml:space="preserve"> começou a ser formada nas escolas de saúde, grupos de defesa do consumidor, centros de informações sobre medicamentos e associações de saúde do profissional (DIAS, 2002). Em abril de 1995, ocorreu, em Buenos Aires (Argentina), a I reunião para a Elaboração de Estratégias para a Implementação de Sistemas de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xml:space="preserve"> na América Latina, organizada pela </w:t>
      </w:r>
      <w:proofErr w:type="spellStart"/>
      <w:r w:rsidRPr="00233E7C">
        <w:rPr>
          <w:rFonts w:ascii="Times New Roman" w:hAnsi="Times New Roman"/>
          <w:i/>
          <w:sz w:val="24"/>
          <w:szCs w:val="24"/>
          <w:lang w:eastAsia="en-US"/>
        </w:rPr>
        <w:t>Administración</w:t>
      </w:r>
      <w:proofErr w:type="spellEnd"/>
      <w:r w:rsidRPr="00233E7C">
        <w:rPr>
          <w:rFonts w:ascii="Times New Roman" w:hAnsi="Times New Roman"/>
          <w:i/>
          <w:sz w:val="24"/>
          <w:szCs w:val="24"/>
          <w:lang w:eastAsia="en-US"/>
        </w:rPr>
        <w:t xml:space="preserve"> Nacional de Medicamentos, Alimentos y </w:t>
      </w:r>
      <w:proofErr w:type="spellStart"/>
      <w:r w:rsidRPr="00233E7C">
        <w:rPr>
          <w:rFonts w:ascii="Times New Roman" w:hAnsi="Times New Roman"/>
          <w:i/>
          <w:sz w:val="24"/>
          <w:szCs w:val="24"/>
          <w:lang w:eastAsia="en-US"/>
        </w:rPr>
        <w:t>Tecnología</w:t>
      </w:r>
      <w:proofErr w:type="spellEnd"/>
      <w:r w:rsidRPr="00233E7C">
        <w:rPr>
          <w:rFonts w:ascii="Times New Roman" w:hAnsi="Times New Roman"/>
          <w:i/>
          <w:sz w:val="24"/>
          <w:szCs w:val="24"/>
          <w:lang w:eastAsia="en-US"/>
        </w:rPr>
        <w:t xml:space="preserve"> Médica-</w:t>
      </w:r>
      <w:proofErr w:type="spellStart"/>
      <w:r w:rsidRPr="00233E7C">
        <w:rPr>
          <w:rFonts w:ascii="Times New Roman" w:hAnsi="Times New Roman"/>
          <w:i/>
          <w:sz w:val="24"/>
          <w:szCs w:val="24"/>
          <w:lang w:eastAsia="en-US"/>
        </w:rPr>
        <w:t>Ministerio</w:t>
      </w:r>
      <w:proofErr w:type="spellEnd"/>
      <w:r w:rsidRPr="00233E7C">
        <w:rPr>
          <w:rFonts w:ascii="Times New Roman" w:hAnsi="Times New Roman"/>
          <w:i/>
          <w:sz w:val="24"/>
          <w:szCs w:val="24"/>
          <w:lang w:eastAsia="en-US"/>
        </w:rPr>
        <w:t xml:space="preserve"> de </w:t>
      </w:r>
      <w:proofErr w:type="spellStart"/>
      <w:r w:rsidRPr="00233E7C">
        <w:rPr>
          <w:rFonts w:ascii="Times New Roman" w:hAnsi="Times New Roman"/>
          <w:i/>
          <w:sz w:val="24"/>
          <w:szCs w:val="24"/>
          <w:lang w:eastAsia="en-US"/>
        </w:rPr>
        <w:t>Salud</w:t>
      </w:r>
      <w:proofErr w:type="spellEnd"/>
      <w:r w:rsidRPr="00233E7C">
        <w:rPr>
          <w:rFonts w:ascii="Times New Roman" w:hAnsi="Times New Roman"/>
          <w:i/>
          <w:sz w:val="24"/>
          <w:szCs w:val="24"/>
          <w:lang w:eastAsia="en-US"/>
        </w:rPr>
        <w:t xml:space="preserve"> Y Ambiente de </w:t>
      </w:r>
      <w:proofErr w:type="spellStart"/>
      <w:r w:rsidRPr="00233E7C">
        <w:rPr>
          <w:rFonts w:ascii="Times New Roman" w:hAnsi="Times New Roman"/>
          <w:i/>
          <w:sz w:val="24"/>
          <w:szCs w:val="24"/>
          <w:lang w:eastAsia="en-US"/>
        </w:rPr>
        <w:t>la</w:t>
      </w:r>
      <w:proofErr w:type="spellEnd"/>
      <w:r w:rsidRPr="00233E7C">
        <w:rPr>
          <w:rFonts w:ascii="Times New Roman" w:hAnsi="Times New Roman"/>
          <w:i/>
          <w:sz w:val="24"/>
          <w:szCs w:val="24"/>
          <w:lang w:eastAsia="en-US"/>
        </w:rPr>
        <w:t xml:space="preserve"> </w:t>
      </w:r>
      <w:proofErr w:type="spellStart"/>
      <w:r w:rsidRPr="00233E7C">
        <w:rPr>
          <w:rFonts w:ascii="Times New Roman" w:hAnsi="Times New Roman"/>
          <w:i/>
          <w:sz w:val="24"/>
          <w:szCs w:val="24"/>
          <w:lang w:eastAsia="en-US"/>
        </w:rPr>
        <w:t>Nacion</w:t>
      </w:r>
      <w:proofErr w:type="spellEnd"/>
      <w:r w:rsidRPr="00233E7C">
        <w:rPr>
          <w:rFonts w:ascii="Times New Roman" w:hAnsi="Times New Roman"/>
          <w:sz w:val="24"/>
          <w:szCs w:val="24"/>
          <w:lang w:eastAsia="en-US"/>
        </w:rPr>
        <w:t>, com o apoio da Organização Mundial da Saúde e da Organização Pan-americana de Saúde, da qual participaram representantes de toda América Latina. Nessa reunião foi propost</w:t>
      </w:r>
      <w:r w:rsidR="000E32FA">
        <w:rPr>
          <w:rFonts w:ascii="Times New Roman" w:hAnsi="Times New Roman"/>
          <w:sz w:val="24"/>
          <w:szCs w:val="24"/>
          <w:lang w:eastAsia="en-US"/>
        </w:rPr>
        <w:t>a</w:t>
      </w:r>
      <w:r w:rsidRPr="00233E7C">
        <w:rPr>
          <w:rFonts w:ascii="Times New Roman" w:hAnsi="Times New Roman"/>
          <w:sz w:val="24"/>
          <w:szCs w:val="24"/>
          <w:lang w:eastAsia="en-US"/>
        </w:rPr>
        <w:t xml:space="preserve"> a criação de um Sistema Nacional de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e foi decidida a realização de uma fase piloto da implantação do Sistema de Notificação Voluntária de Reações Adversas a Medicamentos (ARRAIS, 1996). Infelizmente esse projeto não foi adiante, entretanto durante a década de 90, ocorreram iniciativas pioneiras em alguns estados como Ceará, Paraná, São Paulo, Mato Grosso do Sul, entre outros (OPAS, 2002).</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Nesse período, destac</w:t>
      </w:r>
      <w:r w:rsidR="000E32FA">
        <w:rPr>
          <w:rFonts w:ascii="Times New Roman" w:hAnsi="Times New Roman"/>
          <w:sz w:val="24"/>
          <w:szCs w:val="24"/>
          <w:lang w:eastAsia="en-US"/>
        </w:rPr>
        <w:t>ou</w:t>
      </w:r>
      <w:r w:rsidRPr="00233E7C">
        <w:rPr>
          <w:rFonts w:ascii="Times New Roman" w:hAnsi="Times New Roman"/>
          <w:sz w:val="24"/>
          <w:szCs w:val="24"/>
          <w:lang w:eastAsia="en-US"/>
        </w:rPr>
        <w:t xml:space="preserve">-se o Sistema Estadual de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xml:space="preserve"> do Ceará, criado em novembro de 1996, a partir de um convênio realizado entre a Universidade Federal do Ceará (UFC) e a Secretaria de Estado da Saúde do Ceará, tendo com órgão executor o Grupo de Prevenção ao Uso Indevido de Medicamentos (GPUIM) (COÊLHO</w:t>
      </w:r>
      <w:r w:rsidR="00E43A08">
        <w:rPr>
          <w:rFonts w:ascii="Times New Roman" w:hAnsi="Times New Roman"/>
          <w:sz w:val="24"/>
          <w:szCs w:val="24"/>
          <w:lang w:eastAsia="en-US"/>
        </w:rPr>
        <w:t>;</w:t>
      </w:r>
      <w:r w:rsidRPr="00233E7C">
        <w:rPr>
          <w:rFonts w:ascii="Times New Roman" w:hAnsi="Times New Roman"/>
          <w:sz w:val="24"/>
          <w:szCs w:val="24"/>
          <w:lang w:eastAsia="en-US"/>
        </w:rPr>
        <w:t xml:space="preserve"> ARRAIS</w:t>
      </w:r>
      <w:r w:rsidR="00E43A08">
        <w:rPr>
          <w:rFonts w:ascii="Times New Roman" w:hAnsi="Times New Roman"/>
          <w:sz w:val="24"/>
          <w:szCs w:val="24"/>
          <w:lang w:eastAsia="en-US"/>
        </w:rPr>
        <w:t>;</w:t>
      </w:r>
      <w:r w:rsidRPr="00233E7C">
        <w:rPr>
          <w:rFonts w:ascii="Times New Roman" w:hAnsi="Times New Roman"/>
          <w:sz w:val="24"/>
          <w:szCs w:val="24"/>
          <w:lang w:eastAsia="en-US"/>
        </w:rPr>
        <w:t xml:space="preserve"> GOMES, 1999).</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Em 1999 foi criada a Agência Nacional de Vigilância Sanitária (ANVISA) (OPAS,</w:t>
      </w:r>
      <w:r w:rsidR="00E415F1">
        <w:rPr>
          <w:rFonts w:ascii="Times New Roman" w:hAnsi="Times New Roman"/>
          <w:sz w:val="24"/>
          <w:szCs w:val="24"/>
          <w:lang w:eastAsia="en-US"/>
        </w:rPr>
        <w:t xml:space="preserve"> </w:t>
      </w:r>
      <w:r w:rsidRPr="00233E7C">
        <w:rPr>
          <w:rFonts w:ascii="Times New Roman" w:hAnsi="Times New Roman"/>
          <w:sz w:val="24"/>
          <w:szCs w:val="24"/>
          <w:lang w:eastAsia="en-US"/>
        </w:rPr>
        <w:t>2002; DIAS, 20</w:t>
      </w:r>
      <w:r w:rsidR="00E415F1">
        <w:rPr>
          <w:rFonts w:ascii="Times New Roman" w:hAnsi="Times New Roman"/>
          <w:sz w:val="24"/>
          <w:szCs w:val="24"/>
          <w:lang w:eastAsia="en-US"/>
        </w:rPr>
        <w:t>05</w:t>
      </w:r>
      <w:r w:rsidRPr="00233E7C">
        <w:rPr>
          <w:rFonts w:ascii="Times New Roman" w:hAnsi="Times New Roman"/>
          <w:sz w:val="24"/>
          <w:szCs w:val="24"/>
          <w:lang w:eastAsia="en-US"/>
        </w:rPr>
        <w:t xml:space="preserve">) e com ela, o Sistema Nacional de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xml:space="preserve">, gerenciado pela Unidade de </w:t>
      </w:r>
      <w:proofErr w:type="spellStart"/>
      <w:r w:rsidRPr="00233E7C">
        <w:rPr>
          <w:rFonts w:ascii="Times New Roman" w:hAnsi="Times New Roman"/>
          <w:sz w:val="24"/>
          <w:szCs w:val="24"/>
          <w:lang w:eastAsia="en-US"/>
        </w:rPr>
        <w:t>Farmaco</w:t>
      </w:r>
      <w:r w:rsidR="004B1482">
        <w:rPr>
          <w:rFonts w:ascii="Times New Roman" w:hAnsi="Times New Roman"/>
          <w:sz w:val="24"/>
          <w:szCs w:val="24"/>
          <w:lang w:eastAsia="en-US"/>
        </w:rPr>
        <w:t>vigilância</w:t>
      </w:r>
      <w:proofErr w:type="spellEnd"/>
      <w:r w:rsidR="004B1482">
        <w:rPr>
          <w:rFonts w:ascii="Times New Roman" w:hAnsi="Times New Roman"/>
          <w:sz w:val="24"/>
          <w:szCs w:val="24"/>
          <w:lang w:eastAsia="en-US"/>
        </w:rPr>
        <w:t xml:space="preserve"> (UFARM), </w:t>
      </w:r>
      <w:r w:rsidRPr="00233E7C">
        <w:rPr>
          <w:rFonts w:ascii="Times New Roman" w:hAnsi="Times New Roman"/>
          <w:sz w:val="24"/>
          <w:szCs w:val="24"/>
          <w:lang w:eastAsia="en-US"/>
        </w:rPr>
        <w:t>integrante da nova Gerência Geral de Segurança Sanitária de Produtos de Saúde Pós-Comercialização (DIAS, 2005). A principal função da UFARM é a análise das informações recebidas, e encaminhamento ao banco de dados do Programa Internacional de Monitoramento de Medicamentos da OMS (</w:t>
      </w:r>
      <w:r w:rsidRPr="00233E7C">
        <w:rPr>
          <w:rFonts w:ascii="Times New Roman" w:hAnsi="Times New Roman"/>
          <w:i/>
          <w:sz w:val="24"/>
          <w:szCs w:val="24"/>
          <w:lang w:eastAsia="en-US"/>
        </w:rPr>
        <w:t xml:space="preserve">The Uppsala </w:t>
      </w:r>
      <w:proofErr w:type="spellStart"/>
      <w:r w:rsidRPr="00233E7C">
        <w:rPr>
          <w:rFonts w:ascii="Times New Roman" w:hAnsi="Times New Roman"/>
          <w:i/>
          <w:sz w:val="24"/>
          <w:szCs w:val="24"/>
          <w:lang w:eastAsia="en-US"/>
        </w:rPr>
        <w:t>Monitoring</w:t>
      </w:r>
      <w:proofErr w:type="spellEnd"/>
      <w:r w:rsidRPr="00233E7C">
        <w:rPr>
          <w:rFonts w:ascii="Times New Roman" w:hAnsi="Times New Roman"/>
          <w:i/>
          <w:sz w:val="24"/>
          <w:szCs w:val="24"/>
          <w:lang w:eastAsia="en-US"/>
        </w:rPr>
        <w:t xml:space="preserve"> Centre</w:t>
      </w:r>
      <w:r w:rsidRPr="00233E7C">
        <w:rPr>
          <w:rFonts w:ascii="Times New Roman" w:hAnsi="Times New Roman"/>
          <w:sz w:val="24"/>
          <w:szCs w:val="24"/>
          <w:lang w:eastAsia="en-US"/>
        </w:rPr>
        <w:t>) (EDWARDS, 2000).</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lastRenderedPageBreak/>
        <w:t xml:space="preserve">A proposta inicial da UFARM envolvia a participação de Centros de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xml:space="preserve"> Regionais, já implantados ou em implantação, Hospitais Sentinelas e Médicos Sentinelas. A UFARM optou por iniciar a construção do Sistema Nacional de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xml:space="preserve"> (SINFAV) com a implantação de Hospitais Sentinelas que é uma rede nacional constituída por cem grandes hospitais, motivada para a notificação de efeitos adversos advindos do uso de produtos de saúde, com vistas para obter a informação para a regularização do mercado (ARRAIS, 2002).</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Entre 2001 e 2003, a UFARM recebeu 3.540 solicitações por e-mail de informações sobre medicamentos e os temas mais destacados foram: legislação, reação adversa a medicamento (RAM) ou queixa técnica e restrição ou proibição de medicamentos (LACERDA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2004). Em 2003, 60% das notificações recebidas pela UFARM foram dos hospitais sentinelas (ANVISA), de um total de 1.983 notificações (S</w:t>
      </w:r>
      <w:r w:rsidR="00E43A08">
        <w:rPr>
          <w:rFonts w:ascii="Times New Roman" w:hAnsi="Times New Roman"/>
          <w:sz w:val="24"/>
          <w:szCs w:val="24"/>
          <w:lang w:eastAsia="en-US"/>
        </w:rPr>
        <w:t>OUZA</w:t>
      </w:r>
      <w:r w:rsidRPr="00233E7C">
        <w:rPr>
          <w:rFonts w:ascii="Times New Roman" w:hAnsi="Times New Roman"/>
          <w:sz w:val="24"/>
          <w:szCs w:val="24"/>
          <w:lang w:eastAsia="en-US"/>
        </w:rPr>
        <w:t xml:space="preserve">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2004b) e, até agosto de 2004, o Centro Nacional de Monitorização de Medicamentos (CNMM) acumulou 4.876 notificações (SOUZA </w:t>
      </w:r>
      <w:r w:rsidRPr="00233E7C">
        <w:rPr>
          <w:rFonts w:ascii="Times New Roman" w:hAnsi="Times New Roman"/>
          <w:i/>
          <w:sz w:val="24"/>
          <w:szCs w:val="24"/>
          <w:lang w:eastAsia="en-US"/>
        </w:rPr>
        <w:t>et al.,</w:t>
      </w:r>
      <w:r w:rsidRPr="00233E7C">
        <w:rPr>
          <w:rFonts w:ascii="Times New Roman" w:hAnsi="Times New Roman"/>
          <w:sz w:val="24"/>
          <w:szCs w:val="24"/>
          <w:lang w:eastAsia="en-US"/>
        </w:rPr>
        <w:t>2004a).</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Em 2006, através da RDC nº 40 e da Portaria nº 96, de 08 de março de 2006 a ANVISA instituiu e designou os membros do Comitê Assessor do Programa Farmácias Notificadoras</w:t>
      </w:r>
      <w:r w:rsidR="006579E3">
        <w:rPr>
          <w:rFonts w:ascii="Times New Roman" w:hAnsi="Times New Roman"/>
          <w:sz w:val="24"/>
          <w:szCs w:val="24"/>
          <w:lang w:eastAsia="en-US"/>
        </w:rPr>
        <w:t xml:space="preserve"> </w:t>
      </w:r>
      <w:r w:rsidR="006579E3" w:rsidRPr="00233E7C">
        <w:rPr>
          <w:rFonts w:ascii="Times New Roman" w:hAnsi="Times New Roman"/>
          <w:sz w:val="24"/>
          <w:szCs w:val="24"/>
          <w:lang w:eastAsia="en-US"/>
        </w:rPr>
        <w:t>(ANVISA, 2016)</w:t>
      </w:r>
      <w:r w:rsidR="006579E3">
        <w:rPr>
          <w:rFonts w:ascii="Times New Roman" w:hAnsi="Times New Roman"/>
          <w:sz w:val="24"/>
          <w:szCs w:val="24"/>
          <w:lang w:eastAsia="en-US"/>
        </w:rPr>
        <w:t>.</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A ANVISA, ao lançar o projeto Farmácias Notificadoras, pretende ampliar as fontes de notificação de casos suspeitos de efeitos adversos a medicamentos e de queixas técnicas de medicamentos, em parceria com o Centro de Vigilância Sanitária e o Conselho Regional de Farmácia de cada estado, estimulando o desenvolvimento de ações de saúde em farmácias e drogarias</w:t>
      </w:r>
      <w:r w:rsidR="006579E3">
        <w:rPr>
          <w:rFonts w:ascii="Times New Roman" w:hAnsi="Times New Roman"/>
          <w:sz w:val="24"/>
          <w:szCs w:val="24"/>
          <w:lang w:eastAsia="en-US"/>
        </w:rPr>
        <w:t xml:space="preserve"> </w:t>
      </w:r>
      <w:r w:rsidR="006579E3" w:rsidRPr="00233E7C">
        <w:rPr>
          <w:rFonts w:ascii="Times New Roman" w:hAnsi="Times New Roman"/>
          <w:sz w:val="24"/>
          <w:szCs w:val="24"/>
          <w:lang w:eastAsia="en-US"/>
        </w:rPr>
        <w:t>(ANVISA, 2016)</w:t>
      </w:r>
      <w:r w:rsidR="006579E3">
        <w:rPr>
          <w:rFonts w:ascii="Times New Roman" w:hAnsi="Times New Roman"/>
          <w:sz w:val="24"/>
          <w:szCs w:val="24"/>
          <w:lang w:eastAsia="en-US"/>
        </w:rPr>
        <w:t>.</w:t>
      </w:r>
    </w:p>
    <w:p w:rsidR="00233E7C" w:rsidRPr="00233E7C" w:rsidRDefault="00233E7C" w:rsidP="00233E7C">
      <w:pPr>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A nova proposta é que a farmácia, pública ou particular, deixe de ser estabelecimento meramente comercial e agregue o valor de utilidade pública. O farmacêutico, ante as queixas dos consumidores, deve notificar, ao CNMM, problemas relacionados a medicamentos. Com essa nova postura, a farmácia, e consequentemente o farmacêutico, torna-se elo entre a população e o Governo (ANVISA, 2016).</w:t>
      </w:r>
    </w:p>
    <w:p w:rsidR="00233E7C" w:rsidRPr="00233E7C" w:rsidRDefault="00233E7C" w:rsidP="00233E7C">
      <w:pPr>
        <w:spacing w:line="360" w:lineRule="auto"/>
        <w:ind w:firstLine="1134"/>
        <w:jc w:val="both"/>
        <w:rPr>
          <w:rFonts w:ascii="Times New Roman" w:hAnsi="Times New Roman"/>
          <w:sz w:val="24"/>
          <w:szCs w:val="24"/>
          <w:lang w:val="pt-PT" w:eastAsia="en-US"/>
        </w:rPr>
      </w:pPr>
    </w:p>
    <w:p w:rsidR="00233E7C" w:rsidRPr="00233E7C" w:rsidRDefault="00233E7C" w:rsidP="00233E7C">
      <w:pPr>
        <w:spacing w:line="360" w:lineRule="auto"/>
        <w:jc w:val="both"/>
        <w:rPr>
          <w:rFonts w:ascii="Times New Roman" w:hAnsi="Times New Roman"/>
          <w:i/>
          <w:sz w:val="24"/>
          <w:szCs w:val="24"/>
          <w:lang w:val="pt-PT" w:eastAsia="en-US"/>
        </w:rPr>
      </w:pPr>
      <w:r w:rsidRPr="00233E7C">
        <w:rPr>
          <w:rFonts w:ascii="Times New Roman" w:hAnsi="Times New Roman"/>
          <w:i/>
          <w:sz w:val="24"/>
          <w:szCs w:val="24"/>
          <w:lang w:val="pt-PT" w:eastAsia="en-US"/>
        </w:rPr>
        <w:t xml:space="preserve">2.4.1 </w:t>
      </w:r>
      <w:proofErr w:type="spellStart"/>
      <w:r w:rsidRPr="00233E7C">
        <w:rPr>
          <w:rFonts w:ascii="Times New Roman" w:hAnsi="Times New Roman"/>
          <w:i/>
          <w:sz w:val="24"/>
          <w:szCs w:val="24"/>
          <w:lang w:val="pt-PT" w:eastAsia="en-US"/>
        </w:rPr>
        <w:t>Farmacovigilância</w:t>
      </w:r>
      <w:proofErr w:type="spellEnd"/>
      <w:r w:rsidRPr="00233E7C">
        <w:rPr>
          <w:rFonts w:ascii="Times New Roman" w:hAnsi="Times New Roman"/>
          <w:i/>
          <w:sz w:val="24"/>
          <w:szCs w:val="24"/>
          <w:lang w:val="pt-PT" w:eastAsia="en-US"/>
        </w:rPr>
        <w:t xml:space="preserve"> e Eventos </w:t>
      </w:r>
      <w:r w:rsidR="007F2547">
        <w:rPr>
          <w:rFonts w:ascii="Times New Roman" w:hAnsi="Times New Roman"/>
          <w:i/>
          <w:sz w:val="24"/>
          <w:szCs w:val="24"/>
          <w:lang w:val="pt-PT" w:eastAsia="en-US"/>
        </w:rPr>
        <w:t>A</w:t>
      </w:r>
      <w:r w:rsidRPr="00233E7C">
        <w:rPr>
          <w:rFonts w:ascii="Times New Roman" w:hAnsi="Times New Roman"/>
          <w:i/>
          <w:sz w:val="24"/>
          <w:szCs w:val="24"/>
          <w:lang w:val="pt-PT" w:eastAsia="en-US"/>
        </w:rPr>
        <w:t>dversos em Oncologia</w:t>
      </w:r>
    </w:p>
    <w:p w:rsidR="00233E7C" w:rsidRPr="00233E7C" w:rsidRDefault="00233E7C" w:rsidP="00233E7C">
      <w:pPr>
        <w:spacing w:line="360" w:lineRule="auto"/>
        <w:jc w:val="both"/>
        <w:rPr>
          <w:rFonts w:ascii="Times New Roman" w:hAnsi="Times New Roman"/>
          <w:sz w:val="24"/>
          <w:szCs w:val="24"/>
          <w:lang w:val="pt-PT" w:eastAsia="en-US"/>
        </w:rPr>
      </w:pP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Os agentes </w:t>
      </w:r>
      <w:proofErr w:type="spellStart"/>
      <w:r w:rsidRPr="00233E7C">
        <w:rPr>
          <w:rFonts w:ascii="Times New Roman" w:hAnsi="Times New Roman"/>
          <w:sz w:val="24"/>
          <w:szCs w:val="24"/>
          <w:lang w:eastAsia="en-US"/>
        </w:rPr>
        <w:t>antineoplásicos</w:t>
      </w:r>
      <w:proofErr w:type="spellEnd"/>
      <w:r w:rsidRPr="00233E7C">
        <w:rPr>
          <w:rFonts w:ascii="Times New Roman" w:hAnsi="Times New Roman"/>
          <w:sz w:val="24"/>
          <w:szCs w:val="24"/>
          <w:lang w:eastAsia="en-US"/>
        </w:rPr>
        <w:t xml:space="preserve">, apesar de bem estudados e extremamente benéficos no tratamento do câncer, são utilizados com cautela, </w:t>
      </w:r>
      <w:r w:rsidRPr="00233E7C">
        <w:rPr>
          <w:rFonts w:ascii="Times New Roman" w:hAnsi="Times New Roman"/>
          <w:sz w:val="24"/>
          <w:szCs w:val="24"/>
          <w:lang w:val="pt-PT" w:eastAsia="en-US"/>
        </w:rPr>
        <w:t xml:space="preserve">devido à sua alta toxicidade e </w:t>
      </w:r>
      <w:r w:rsidRPr="00233E7C">
        <w:rPr>
          <w:rFonts w:ascii="Times New Roman" w:hAnsi="Times New Roman"/>
          <w:sz w:val="24"/>
          <w:szCs w:val="24"/>
          <w:lang w:eastAsia="en-US"/>
        </w:rPr>
        <w:t xml:space="preserve">janela terapêutica estreita (GANDHI </w:t>
      </w:r>
      <w:r w:rsidRPr="00233E7C">
        <w:rPr>
          <w:rFonts w:ascii="Times New Roman" w:hAnsi="Times New Roman"/>
          <w:i/>
          <w:iCs/>
          <w:sz w:val="24"/>
          <w:szCs w:val="24"/>
          <w:lang w:eastAsia="en-US"/>
        </w:rPr>
        <w:t>et al.</w:t>
      </w:r>
      <w:r w:rsidRPr="00233E7C">
        <w:rPr>
          <w:rFonts w:ascii="Times New Roman" w:hAnsi="Times New Roman"/>
          <w:sz w:val="24"/>
          <w:szCs w:val="24"/>
          <w:lang w:eastAsia="en-US"/>
        </w:rPr>
        <w:t>, 2005).</w:t>
      </w:r>
    </w:p>
    <w:p w:rsidR="00233E7C" w:rsidRPr="00233E7C" w:rsidRDefault="006579E3" w:rsidP="00233E7C">
      <w:pPr>
        <w:tabs>
          <w:tab w:val="left" w:pos="3790"/>
        </w:tabs>
        <w:spacing w:line="360" w:lineRule="auto"/>
        <w:ind w:firstLine="1134"/>
        <w:jc w:val="both"/>
        <w:rPr>
          <w:rFonts w:ascii="Times New Roman" w:hAnsi="Times New Roman"/>
          <w:sz w:val="24"/>
          <w:szCs w:val="24"/>
          <w:lang w:eastAsia="en-US"/>
        </w:rPr>
      </w:pPr>
      <w:proofErr w:type="spellStart"/>
      <w:r>
        <w:rPr>
          <w:rFonts w:ascii="Times New Roman" w:hAnsi="Times New Roman"/>
          <w:sz w:val="24"/>
          <w:szCs w:val="24"/>
          <w:lang w:eastAsia="en-US"/>
        </w:rPr>
        <w:lastRenderedPageBreak/>
        <w:t>Lau</w:t>
      </w:r>
      <w:proofErr w:type="spellEnd"/>
      <w:r>
        <w:rPr>
          <w:rFonts w:ascii="Times New Roman" w:hAnsi="Times New Roman"/>
          <w:sz w:val="24"/>
          <w:szCs w:val="24"/>
          <w:lang w:eastAsia="en-US"/>
        </w:rPr>
        <w:t xml:space="preserve">, </w:t>
      </w:r>
      <w:r w:rsidR="00505AD9">
        <w:rPr>
          <w:rFonts w:ascii="Times New Roman" w:hAnsi="Times New Roman"/>
          <w:sz w:val="24"/>
          <w:szCs w:val="24"/>
          <w:lang w:eastAsia="en-US"/>
        </w:rPr>
        <w:t>Stewart</w:t>
      </w:r>
      <w:r w:rsidRPr="00233E7C">
        <w:rPr>
          <w:rFonts w:ascii="Times New Roman" w:hAnsi="Times New Roman"/>
          <w:sz w:val="24"/>
          <w:szCs w:val="24"/>
          <w:lang w:eastAsia="en-US"/>
        </w:rPr>
        <w:t xml:space="preserve"> </w:t>
      </w:r>
      <w:r>
        <w:rPr>
          <w:rFonts w:ascii="Times New Roman" w:hAnsi="Times New Roman"/>
          <w:sz w:val="24"/>
          <w:szCs w:val="24"/>
          <w:lang w:eastAsia="en-US"/>
        </w:rPr>
        <w:t>e</w:t>
      </w:r>
      <w:r w:rsidRPr="00233E7C">
        <w:rPr>
          <w:rFonts w:ascii="Times New Roman" w:hAnsi="Times New Roman"/>
          <w:sz w:val="24"/>
          <w:szCs w:val="24"/>
          <w:lang w:eastAsia="en-US"/>
        </w:rPr>
        <w:t xml:space="preserve"> </w:t>
      </w:r>
      <w:proofErr w:type="spellStart"/>
      <w:r w:rsidRPr="00233E7C">
        <w:rPr>
          <w:rFonts w:ascii="Times New Roman" w:hAnsi="Times New Roman"/>
          <w:sz w:val="24"/>
          <w:szCs w:val="24"/>
          <w:lang w:eastAsia="en-US"/>
        </w:rPr>
        <w:t>Dooley</w:t>
      </w:r>
      <w:proofErr w:type="spellEnd"/>
      <w:r w:rsidRPr="00233E7C">
        <w:rPr>
          <w:rFonts w:ascii="Times New Roman" w:hAnsi="Times New Roman"/>
          <w:sz w:val="24"/>
          <w:szCs w:val="24"/>
          <w:lang w:eastAsia="en-US"/>
        </w:rPr>
        <w:t xml:space="preserve"> </w:t>
      </w:r>
      <w:r w:rsidR="00233E7C" w:rsidRPr="00233E7C">
        <w:rPr>
          <w:rFonts w:ascii="Times New Roman" w:hAnsi="Times New Roman"/>
          <w:sz w:val="24"/>
          <w:szCs w:val="24"/>
          <w:lang w:eastAsia="en-US"/>
        </w:rPr>
        <w:t xml:space="preserve">(2004) demostraram uma alta frequência de reações adversas em pacientes oncológicos hospitalizados, sendo que constipação, náusea e vômito, fadiga, alopecia, sonolência, </w:t>
      </w:r>
      <w:proofErr w:type="spellStart"/>
      <w:r w:rsidR="00233E7C" w:rsidRPr="00233E7C">
        <w:rPr>
          <w:rFonts w:ascii="Times New Roman" w:hAnsi="Times New Roman"/>
          <w:sz w:val="24"/>
          <w:szCs w:val="24"/>
          <w:lang w:eastAsia="en-US"/>
        </w:rPr>
        <w:t>mielossupressão</w:t>
      </w:r>
      <w:proofErr w:type="spellEnd"/>
      <w:r w:rsidR="00233E7C" w:rsidRPr="00233E7C">
        <w:rPr>
          <w:rFonts w:ascii="Times New Roman" w:hAnsi="Times New Roman"/>
          <w:sz w:val="24"/>
          <w:szCs w:val="24"/>
          <w:lang w:eastAsia="en-US"/>
        </w:rPr>
        <w:t xml:space="preserve">, anorexia, reações dermatológicas, </w:t>
      </w:r>
      <w:proofErr w:type="spellStart"/>
      <w:r w:rsidR="00233E7C" w:rsidRPr="00233E7C">
        <w:rPr>
          <w:rFonts w:ascii="Times New Roman" w:hAnsi="Times New Roman"/>
          <w:sz w:val="24"/>
          <w:szCs w:val="24"/>
          <w:lang w:eastAsia="en-US"/>
        </w:rPr>
        <w:t>mucosite</w:t>
      </w:r>
      <w:proofErr w:type="spellEnd"/>
      <w:r w:rsidR="00233E7C" w:rsidRPr="00233E7C">
        <w:rPr>
          <w:rFonts w:ascii="Times New Roman" w:hAnsi="Times New Roman"/>
          <w:sz w:val="24"/>
          <w:szCs w:val="24"/>
          <w:lang w:eastAsia="en-US"/>
        </w:rPr>
        <w:t xml:space="preserve"> e diarreia foram as dez mais comuns. Ainda, M</w:t>
      </w:r>
      <w:r w:rsidR="005C249E">
        <w:rPr>
          <w:rFonts w:ascii="Times New Roman" w:hAnsi="Times New Roman"/>
          <w:sz w:val="24"/>
          <w:szCs w:val="24"/>
          <w:lang w:eastAsia="en-US"/>
        </w:rPr>
        <w:t>iranda</w:t>
      </w:r>
      <w:r w:rsidR="00233E7C" w:rsidRPr="00233E7C">
        <w:rPr>
          <w:rFonts w:ascii="Times New Roman" w:hAnsi="Times New Roman"/>
          <w:sz w:val="24"/>
          <w:szCs w:val="24"/>
          <w:lang w:eastAsia="en-US"/>
        </w:rPr>
        <w:t xml:space="preserve"> </w:t>
      </w:r>
      <w:r w:rsidR="000C3DB3" w:rsidRPr="00683EAA">
        <w:rPr>
          <w:rFonts w:ascii="Times New Roman" w:hAnsi="Times New Roman"/>
          <w:i/>
          <w:sz w:val="24"/>
          <w:szCs w:val="24"/>
          <w:lang w:eastAsia="en-US"/>
        </w:rPr>
        <w:t>et al</w:t>
      </w:r>
      <w:r w:rsidRPr="00683EAA">
        <w:rPr>
          <w:rFonts w:ascii="Times New Roman" w:hAnsi="Times New Roman"/>
          <w:i/>
          <w:sz w:val="24"/>
          <w:szCs w:val="24"/>
          <w:lang w:eastAsia="en-US"/>
        </w:rPr>
        <w:t>.</w:t>
      </w:r>
      <w:r w:rsidR="00233E7C" w:rsidRPr="00233E7C">
        <w:rPr>
          <w:rFonts w:ascii="Times New Roman" w:hAnsi="Times New Roman"/>
          <w:sz w:val="24"/>
          <w:szCs w:val="24"/>
          <w:lang w:eastAsia="en-US"/>
        </w:rPr>
        <w:t xml:space="preserve"> (2011) estudaram reações adversas como causa de hospitalização de pacientes com câncer, verificando que 13,1% das admissões estavam relacionadas à toxicidade, principalmente à </w:t>
      </w:r>
      <w:proofErr w:type="spellStart"/>
      <w:r w:rsidR="00233E7C" w:rsidRPr="00233E7C">
        <w:rPr>
          <w:rFonts w:ascii="Times New Roman" w:hAnsi="Times New Roman"/>
          <w:sz w:val="24"/>
          <w:szCs w:val="24"/>
          <w:lang w:eastAsia="en-US"/>
        </w:rPr>
        <w:t>neutropenia</w:t>
      </w:r>
      <w:proofErr w:type="spellEnd"/>
      <w:r w:rsidR="00233E7C" w:rsidRPr="00233E7C">
        <w:rPr>
          <w:rFonts w:ascii="Times New Roman" w:hAnsi="Times New Roman"/>
          <w:sz w:val="24"/>
          <w:szCs w:val="24"/>
          <w:lang w:eastAsia="en-US"/>
        </w:rPr>
        <w:t xml:space="preserve"> febril após quimioterapia sistêmica.</w:t>
      </w:r>
      <w:r w:rsidR="009E5E48">
        <w:rPr>
          <w:rFonts w:ascii="Times New Roman" w:hAnsi="Times New Roman"/>
          <w:sz w:val="24"/>
          <w:szCs w:val="24"/>
          <w:lang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Uma terapêutica farmacológica pediátrica é, geralmente, baseada na extrapolação de dados conseguidos em estudos realizados em adultos e que foram devidamente aprovados para a aquisição do registro do medicamento, no entanto, isso pode comprometer a segurança e os resultados dos tratamentos em pediatria. Devido aos parâmetros fisiológicos e farmacocinéticos peculiares, crianças tornam-se mais susceptíveis aos efeitos tóxicos da terapia farmacológica. Uma RAM é mais fácil ocorrer em pacientes que utilizam vários medicamentos, e também está relacionada ao uso de medicamentos não licenciados para uso pediátrico e o uso diferente das especificações de registro (</w:t>
      </w:r>
      <w:r w:rsidRPr="00233E7C">
        <w:rPr>
          <w:rFonts w:ascii="Times New Roman" w:hAnsi="Times New Roman"/>
          <w:i/>
          <w:sz w:val="24"/>
          <w:szCs w:val="24"/>
          <w:lang w:eastAsia="en-US"/>
        </w:rPr>
        <w:t xml:space="preserve">off </w:t>
      </w:r>
      <w:proofErr w:type="spellStart"/>
      <w:r w:rsidRPr="00233E7C">
        <w:rPr>
          <w:rFonts w:ascii="Times New Roman" w:hAnsi="Times New Roman"/>
          <w:i/>
          <w:sz w:val="24"/>
          <w:szCs w:val="24"/>
          <w:lang w:eastAsia="en-US"/>
        </w:rPr>
        <w:t>label</w:t>
      </w:r>
      <w:proofErr w:type="spellEnd"/>
      <w:r w:rsidRPr="00233E7C">
        <w:rPr>
          <w:rFonts w:ascii="Times New Roman" w:hAnsi="Times New Roman"/>
          <w:sz w:val="24"/>
          <w:szCs w:val="24"/>
          <w:lang w:eastAsia="en-US"/>
        </w:rPr>
        <w:t xml:space="preserve">). As </w:t>
      </w:r>
      <w:proofErr w:type="spellStart"/>
      <w:r w:rsidRPr="00233E7C">
        <w:rPr>
          <w:rFonts w:ascii="Times New Roman" w:hAnsi="Times New Roman"/>
          <w:sz w:val="24"/>
          <w:szCs w:val="24"/>
          <w:lang w:eastAsia="en-US"/>
        </w:rPr>
        <w:t>RAMs</w:t>
      </w:r>
      <w:proofErr w:type="spellEnd"/>
      <w:r w:rsidRPr="00233E7C">
        <w:rPr>
          <w:rFonts w:ascii="Times New Roman" w:hAnsi="Times New Roman"/>
          <w:sz w:val="24"/>
          <w:szCs w:val="24"/>
          <w:lang w:eastAsia="en-US"/>
        </w:rPr>
        <w:t xml:space="preserve"> prolongam a internação/permanência de pacientes pediátricos em hospitais (SANTOS</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COELHO, 2004; SANTOS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200</w:t>
      </w:r>
      <w:r w:rsidR="005C249E">
        <w:rPr>
          <w:rFonts w:ascii="Times New Roman" w:hAnsi="Times New Roman"/>
          <w:sz w:val="24"/>
          <w:szCs w:val="24"/>
          <w:lang w:eastAsia="en-US"/>
        </w:rPr>
        <w:t>8</w:t>
      </w:r>
      <w:r w:rsidRPr="00233E7C">
        <w:rPr>
          <w:rFonts w:ascii="Times New Roman" w:hAnsi="Times New Roman"/>
          <w:sz w:val="24"/>
          <w:szCs w:val="24"/>
          <w:lang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A imaturidade </w:t>
      </w:r>
      <w:proofErr w:type="spellStart"/>
      <w:r w:rsidRPr="00233E7C">
        <w:rPr>
          <w:rFonts w:ascii="Times New Roman" w:hAnsi="Times New Roman"/>
          <w:sz w:val="24"/>
          <w:szCs w:val="24"/>
          <w:lang w:eastAsia="en-US"/>
        </w:rPr>
        <w:t>fisiológica</w:t>
      </w:r>
      <w:proofErr w:type="spellEnd"/>
      <w:r w:rsidRPr="00233E7C">
        <w:rPr>
          <w:rFonts w:ascii="Times New Roman" w:hAnsi="Times New Roman"/>
          <w:sz w:val="24"/>
          <w:szCs w:val="24"/>
          <w:lang w:eastAsia="en-US"/>
        </w:rPr>
        <w:t xml:space="preserve">, especialmente no primeiro ano de vida, o uso de </w:t>
      </w:r>
      <w:proofErr w:type="spellStart"/>
      <w:r w:rsidRPr="00233E7C">
        <w:rPr>
          <w:rFonts w:ascii="Times New Roman" w:hAnsi="Times New Roman"/>
          <w:sz w:val="24"/>
          <w:szCs w:val="24"/>
          <w:lang w:eastAsia="en-US"/>
        </w:rPr>
        <w:t>polifarmácia</w:t>
      </w:r>
      <w:proofErr w:type="spellEnd"/>
      <w:r w:rsidRPr="00233E7C">
        <w:rPr>
          <w:rFonts w:ascii="Times New Roman" w:hAnsi="Times New Roman"/>
          <w:sz w:val="24"/>
          <w:szCs w:val="24"/>
          <w:lang w:eastAsia="en-US"/>
        </w:rPr>
        <w:t xml:space="preserve">, o tempo de </w:t>
      </w:r>
      <w:proofErr w:type="spellStart"/>
      <w:r w:rsidRPr="00233E7C">
        <w:rPr>
          <w:rFonts w:ascii="Times New Roman" w:hAnsi="Times New Roman"/>
          <w:sz w:val="24"/>
          <w:szCs w:val="24"/>
          <w:lang w:eastAsia="en-US"/>
        </w:rPr>
        <w:t>internação</w:t>
      </w:r>
      <w:proofErr w:type="spellEnd"/>
      <w:r w:rsidRPr="00233E7C">
        <w:rPr>
          <w:rFonts w:ascii="Times New Roman" w:hAnsi="Times New Roman"/>
          <w:sz w:val="24"/>
          <w:szCs w:val="24"/>
          <w:lang w:eastAsia="en-US"/>
        </w:rPr>
        <w:t xml:space="preserve"> hospitalar, o uso de </w:t>
      </w:r>
      <w:proofErr w:type="spellStart"/>
      <w:r w:rsidRPr="00233E7C">
        <w:rPr>
          <w:rFonts w:ascii="Times New Roman" w:hAnsi="Times New Roman"/>
          <w:sz w:val="24"/>
          <w:szCs w:val="24"/>
          <w:lang w:eastAsia="en-US"/>
        </w:rPr>
        <w:t>fármacos</w:t>
      </w:r>
      <w:proofErr w:type="spellEnd"/>
      <w:r w:rsidRPr="00233E7C">
        <w:rPr>
          <w:rFonts w:ascii="Times New Roman" w:hAnsi="Times New Roman"/>
          <w:sz w:val="24"/>
          <w:szCs w:val="24"/>
          <w:lang w:eastAsia="en-US"/>
        </w:rPr>
        <w:t xml:space="preserve"> sem </w:t>
      </w:r>
      <w:proofErr w:type="spellStart"/>
      <w:r w:rsidRPr="00233E7C">
        <w:rPr>
          <w:rFonts w:ascii="Times New Roman" w:hAnsi="Times New Roman"/>
          <w:sz w:val="24"/>
          <w:szCs w:val="24"/>
          <w:lang w:eastAsia="en-US"/>
        </w:rPr>
        <w:t>aprovação</w:t>
      </w:r>
      <w:proofErr w:type="spellEnd"/>
      <w:r w:rsidRPr="00233E7C">
        <w:rPr>
          <w:rFonts w:ascii="Times New Roman" w:hAnsi="Times New Roman"/>
          <w:sz w:val="24"/>
          <w:szCs w:val="24"/>
          <w:lang w:eastAsia="en-US"/>
        </w:rPr>
        <w:t xml:space="preserve"> ou estudos </w:t>
      </w:r>
      <w:proofErr w:type="spellStart"/>
      <w:r w:rsidRPr="00233E7C">
        <w:rPr>
          <w:rFonts w:ascii="Times New Roman" w:hAnsi="Times New Roman"/>
          <w:sz w:val="24"/>
          <w:szCs w:val="24"/>
          <w:lang w:eastAsia="en-US"/>
        </w:rPr>
        <w:t>clínicos</w:t>
      </w:r>
      <w:proofErr w:type="spellEnd"/>
      <w:r w:rsidRPr="00233E7C">
        <w:rPr>
          <w:rFonts w:ascii="Times New Roman" w:hAnsi="Times New Roman"/>
          <w:sz w:val="24"/>
          <w:szCs w:val="24"/>
          <w:lang w:eastAsia="en-US"/>
        </w:rPr>
        <w:t xml:space="preserve"> com </w:t>
      </w:r>
      <w:proofErr w:type="spellStart"/>
      <w:r w:rsidRPr="00233E7C">
        <w:rPr>
          <w:rFonts w:ascii="Times New Roman" w:hAnsi="Times New Roman"/>
          <w:sz w:val="24"/>
          <w:szCs w:val="24"/>
          <w:lang w:eastAsia="en-US"/>
        </w:rPr>
        <w:t>evidências</w:t>
      </w:r>
      <w:proofErr w:type="spellEnd"/>
      <w:r w:rsidRPr="00233E7C">
        <w:rPr>
          <w:rFonts w:ascii="Times New Roman" w:hAnsi="Times New Roman"/>
          <w:sz w:val="24"/>
          <w:szCs w:val="24"/>
          <w:lang w:eastAsia="en-US"/>
        </w:rPr>
        <w:t xml:space="preserve"> </w:t>
      </w:r>
      <w:proofErr w:type="spellStart"/>
      <w:r w:rsidRPr="00233E7C">
        <w:rPr>
          <w:rFonts w:ascii="Times New Roman" w:hAnsi="Times New Roman"/>
          <w:sz w:val="24"/>
          <w:szCs w:val="24"/>
          <w:lang w:eastAsia="en-US"/>
        </w:rPr>
        <w:t>clínicas</w:t>
      </w:r>
      <w:proofErr w:type="spellEnd"/>
      <w:r w:rsidRPr="00233E7C">
        <w:rPr>
          <w:rFonts w:ascii="Times New Roman" w:hAnsi="Times New Roman"/>
          <w:sz w:val="24"/>
          <w:szCs w:val="24"/>
          <w:lang w:eastAsia="en-US"/>
        </w:rPr>
        <w:t xml:space="preserve"> deficientes, sendo prescritos fora das </w:t>
      </w:r>
      <w:proofErr w:type="spellStart"/>
      <w:r w:rsidRPr="00233E7C">
        <w:rPr>
          <w:rFonts w:ascii="Times New Roman" w:hAnsi="Times New Roman"/>
          <w:sz w:val="24"/>
          <w:szCs w:val="24"/>
          <w:lang w:eastAsia="en-US"/>
        </w:rPr>
        <w:t>indicações</w:t>
      </w:r>
      <w:proofErr w:type="spellEnd"/>
      <w:r w:rsidRPr="00233E7C">
        <w:rPr>
          <w:rFonts w:ascii="Times New Roman" w:hAnsi="Times New Roman"/>
          <w:sz w:val="24"/>
          <w:szCs w:val="24"/>
          <w:lang w:eastAsia="en-US"/>
        </w:rPr>
        <w:t xml:space="preserve"> aprovadas, entre outros, são fatores de risco que predispõem o desencadeamento de RAM em crianças (JONVILLE-BÉRA </w:t>
      </w:r>
      <w:r w:rsidRPr="00233E7C">
        <w:rPr>
          <w:rFonts w:ascii="Times New Roman" w:hAnsi="Times New Roman"/>
          <w:i/>
          <w:sz w:val="24"/>
          <w:szCs w:val="24"/>
          <w:lang w:eastAsia="en-US"/>
        </w:rPr>
        <w:t>et al</w:t>
      </w:r>
      <w:r w:rsidR="006579E3">
        <w:rPr>
          <w:rFonts w:ascii="Times New Roman" w:hAnsi="Times New Roman"/>
          <w:i/>
          <w:sz w:val="24"/>
          <w:szCs w:val="24"/>
          <w:lang w:eastAsia="en-US"/>
        </w:rPr>
        <w:t>.</w:t>
      </w:r>
      <w:r w:rsidRPr="00233E7C">
        <w:rPr>
          <w:rFonts w:ascii="Times New Roman" w:hAnsi="Times New Roman"/>
          <w:i/>
          <w:sz w:val="24"/>
          <w:szCs w:val="24"/>
          <w:lang w:eastAsia="en-US"/>
        </w:rPr>
        <w:t>,</w:t>
      </w:r>
      <w:r w:rsidRPr="00233E7C">
        <w:rPr>
          <w:rFonts w:ascii="Times New Roman" w:hAnsi="Times New Roman"/>
          <w:sz w:val="24"/>
          <w:szCs w:val="24"/>
          <w:lang w:eastAsia="en-US"/>
        </w:rPr>
        <w:t xml:space="preserve"> 2002; SANTOS</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COELHO, 2004; FATTAHI </w:t>
      </w:r>
      <w:r w:rsidRPr="00233E7C">
        <w:rPr>
          <w:rFonts w:ascii="Times New Roman" w:hAnsi="Times New Roman"/>
          <w:i/>
          <w:sz w:val="24"/>
          <w:szCs w:val="24"/>
          <w:lang w:eastAsia="en-US"/>
        </w:rPr>
        <w:t>et al</w:t>
      </w:r>
      <w:r w:rsidR="006579E3">
        <w:rPr>
          <w:rFonts w:ascii="Times New Roman" w:hAnsi="Times New Roman"/>
          <w:i/>
          <w:sz w:val="24"/>
          <w:szCs w:val="24"/>
          <w:lang w:eastAsia="en-US"/>
        </w:rPr>
        <w:t>.</w:t>
      </w:r>
      <w:r w:rsidRPr="00233E7C">
        <w:rPr>
          <w:rFonts w:ascii="Times New Roman" w:hAnsi="Times New Roman"/>
          <w:i/>
          <w:sz w:val="24"/>
          <w:szCs w:val="24"/>
          <w:lang w:eastAsia="en-US"/>
        </w:rPr>
        <w:t>,</w:t>
      </w:r>
      <w:r w:rsidRPr="00233E7C">
        <w:rPr>
          <w:rFonts w:ascii="Times New Roman" w:hAnsi="Times New Roman"/>
          <w:sz w:val="24"/>
          <w:szCs w:val="24"/>
          <w:lang w:eastAsia="en-US"/>
        </w:rPr>
        <w:t xml:space="preserve"> 2005; DELL’AERA </w:t>
      </w:r>
      <w:r w:rsidRPr="00233E7C">
        <w:rPr>
          <w:rFonts w:ascii="Times New Roman" w:hAnsi="Times New Roman"/>
          <w:i/>
          <w:sz w:val="24"/>
          <w:szCs w:val="24"/>
          <w:lang w:eastAsia="en-US"/>
        </w:rPr>
        <w:t>et al</w:t>
      </w:r>
      <w:r w:rsidR="006579E3">
        <w:rPr>
          <w:rFonts w:ascii="Times New Roman" w:hAnsi="Times New Roman"/>
          <w:i/>
          <w:sz w:val="24"/>
          <w:szCs w:val="24"/>
          <w:lang w:eastAsia="en-US"/>
        </w:rPr>
        <w:t>.</w:t>
      </w:r>
      <w:r w:rsidRPr="00233E7C">
        <w:rPr>
          <w:rFonts w:ascii="Times New Roman" w:hAnsi="Times New Roman"/>
          <w:i/>
          <w:sz w:val="24"/>
          <w:szCs w:val="24"/>
          <w:lang w:eastAsia="en-US"/>
        </w:rPr>
        <w:t>,</w:t>
      </w:r>
      <w:r w:rsidRPr="00233E7C">
        <w:rPr>
          <w:rFonts w:ascii="Times New Roman" w:hAnsi="Times New Roman"/>
          <w:sz w:val="24"/>
          <w:szCs w:val="24"/>
          <w:lang w:eastAsia="en-US"/>
        </w:rPr>
        <w:t xml:space="preserve"> 2007; OMS, 2007).</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É evidente a importância do esclarecimento ao paciente das </w:t>
      </w:r>
      <w:proofErr w:type="spellStart"/>
      <w:r w:rsidRPr="00233E7C">
        <w:rPr>
          <w:rFonts w:ascii="Times New Roman" w:hAnsi="Times New Roman"/>
          <w:sz w:val="24"/>
          <w:szCs w:val="24"/>
          <w:lang w:eastAsia="en-US"/>
        </w:rPr>
        <w:t>RAMs</w:t>
      </w:r>
      <w:proofErr w:type="spellEnd"/>
      <w:r w:rsidRPr="00233E7C">
        <w:rPr>
          <w:rFonts w:ascii="Times New Roman" w:hAnsi="Times New Roman"/>
          <w:sz w:val="24"/>
          <w:szCs w:val="24"/>
          <w:lang w:eastAsia="en-US"/>
        </w:rPr>
        <w:t xml:space="preserve"> por parte dos farmacêuticos e a necessidade crescente da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xml:space="preserve"> por parte da equipe de farmacêuticos clínicos e hospitalares, cuja demanda está crescendo a cada dia, não só a nível hospitalar quanto na atenção básica à saúde. Os farmacêuticos clínicos devem estar preparados para às notificações das </w:t>
      </w:r>
      <w:proofErr w:type="spellStart"/>
      <w:r w:rsidRPr="00233E7C">
        <w:rPr>
          <w:rFonts w:ascii="Times New Roman" w:hAnsi="Times New Roman"/>
          <w:sz w:val="24"/>
          <w:szCs w:val="24"/>
          <w:lang w:eastAsia="en-US"/>
        </w:rPr>
        <w:t>RAMs</w:t>
      </w:r>
      <w:proofErr w:type="spellEnd"/>
      <w:r w:rsidRPr="00233E7C">
        <w:rPr>
          <w:rFonts w:ascii="Times New Roman" w:hAnsi="Times New Roman"/>
          <w:sz w:val="24"/>
          <w:szCs w:val="24"/>
          <w:lang w:eastAsia="en-US"/>
        </w:rPr>
        <w:t xml:space="preserve">, daí a importância cada vez maior destes profissionais serem inseridos no contexto da </w:t>
      </w:r>
      <w:proofErr w:type="spellStart"/>
      <w:r w:rsidRPr="00233E7C">
        <w:rPr>
          <w:rFonts w:ascii="Times New Roman" w:hAnsi="Times New Roman"/>
          <w:sz w:val="24"/>
          <w:szCs w:val="24"/>
          <w:lang w:eastAsia="en-US"/>
        </w:rPr>
        <w:t>oncovigilância</w:t>
      </w:r>
      <w:proofErr w:type="spellEnd"/>
      <w:r w:rsidRPr="00233E7C">
        <w:rPr>
          <w:rFonts w:ascii="Times New Roman" w:hAnsi="Times New Roman"/>
          <w:sz w:val="24"/>
          <w:szCs w:val="24"/>
          <w:lang w:eastAsia="en-US"/>
        </w:rPr>
        <w:t xml:space="preserve">, pois a detecção de </w:t>
      </w:r>
      <w:proofErr w:type="spellStart"/>
      <w:r w:rsidRPr="00233E7C">
        <w:rPr>
          <w:rFonts w:ascii="Times New Roman" w:hAnsi="Times New Roman"/>
          <w:sz w:val="24"/>
          <w:szCs w:val="24"/>
          <w:lang w:eastAsia="en-US"/>
        </w:rPr>
        <w:t>RAMs</w:t>
      </w:r>
      <w:proofErr w:type="spellEnd"/>
      <w:r w:rsidRPr="00233E7C">
        <w:rPr>
          <w:rFonts w:ascii="Times New Roman" w:hAnsi="Times New Roman"/>
          <w:sz w:val="24"/>
          <w:szCs w:val="24"/>
          <w:lang w:eastAsia="en-US"/>
        </w:rPr>
        <w:t xml:space="preserve"> e seu diagnóstico diferencial dependem da presença e do grau de atenção do profissional farmacêutico para o problema</w:t>
      </w:r>
      <w:r w:rsidR="00F45E35">
        <w:rPr>
          <w:rFonts w:ascii="Times New Roman" w:hAnsi="Times New Roman"/>
          <w:sz w:val="24"/>
          <w:szCs w:val="24"/>
          <w:lang w:eastAsia="en-US"/>
        </w:rPr>
        <w:t xml:space="preserve"> </w:t>
      </w:r>
      <w:r w:rsidR="00F45E35" w:rsidRPr="00233E7C">
        <w:rPr>
          <w:rFonts w:ascii="Times New Roman" w:hAnsi="Times New Roman"/>
          <w:sz w:val="24"/>
          <w:szCs w:val="24"/>
          <w:lang w:eastAsia="en-US"/>
        </w:rPr>
        <w:t>(LIEKWEG</w:t>
      </w:r>
      <w:r w:rsidR="00F45E35">
        <w:rPr>
          <w:rFonts w:ascii="Times New Roman" w:hAnsi="Times New Roman"/>
          <w:sz w:val="24"/>
          <w:szCs w:val="24"/>
          <w:lang w:eastAsia="en-US"/>
        </w:rPr>
        <w:t>;</w:t>
      </w:r>
      <w:r w:rsidR="00F45E35" w:rsidRPr="00233E7C">
        <w:rPr>
          <w:rFonts w:ascii="Times New Roman" w:hAnsi="Times New Roman"/>
          <w:sz w:val="24"/>
          <w:szCs w:val="24"/>
          <w:lang w:eastAsia="en-US"/>
        </w:rPr>
        <w:t xml:space="preserve"> WESTFELD</w:t>
      </w:r>
      <w:r w:rsidR="00F45E35">
        <w:rPr>
          <w:rFonts w:ascii="Times New Roman" w:hAnsi="Times New Roman"/>
          <w:sz w:val="24"/>
          <w:szCs w:val="24"/>
          <w:lang w:eastAsia="en-US"/>
        </w:rPr>
        <w:t>;</w:t>
      </w:r>
      <w:r w:rsidR="00F45E35" w:rsidRPr="00233E7C">
        <w:rPr>
          <w:rFonts w:ascii="Times New Roman" w:hAnsi="Times New Roman"/>
          <w:sz w:val="24"/>
          <w:szCs w:val="24"/>
          <w:lang w:eastAsia="en-US"/>
        </w:rPr>
        <w:t xml:space="preserve"> JAEHDE, 2004</w:t>
      </w:r>
      <w:r w:rsidR="00F45E35">
        <w:rPr>
          <w:rFonts w:ascii="Times New Roman" w:hAnsi="Times New Roman"/>
          <w:sz w:val="24"/>
          <w:szCs w:val="24"/>
          <w:lang w:eastAsia="en-US"/>
        </w:rPr>
        <w:t>).</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val="pt-PT" w:eastAsia="en-US"/>
        </w:rPr>
        <w:t xml:space="preserve">Estudos de </w:t>
      </w:r>
      <w:proofErr w:type="spellStart"/>
      <w:r w:rsidRPr="00233E7C">
        <w:rPr>
          <w:rFonts w:ascii="Times New Roman" w:hAnsi="Times New Roman"/>
          <w:sz w:val="24"/>
          <w:szCs w:val="24"/>
          <w:lang w:val="pt-PT" w:eastAsia="en-US"/>
        </w:rPr>
        <w:t>farmacovigilância</w:t>
      </w:r>
      <w:proofErr w:type="spellEnd"/>
      <w:r w:rsidRPr="00233E7C">
        <w:rPr>
          <w:rFonts w:ascii="Times New Roman" w:hAnsi="Times New Roman"/>
          <w:sz w:val="24"/>
          <w:szCs w:val="24"/>
          <w:lang w:val="pt-PT" w:eastAsia="en-US"/>
        </w:rPr>
        <w:t xml:space="preserve"> são </w:t>
      </w:r>
      <w:r w:rsidRPr="00233E7C">
        <w:rPr>
          <w:rFonts w:ascii="Times New Roman" w:hAnsi="Times New Roman"/>
          <w:sz w:val="24"/>
          <w:szCs w:val="24"/>
          <w:lang w:eastAsia="en-US"/>
        </w:rPr>
        <w:t>imprescindíveis em oncologia, visto que os pacientes com câncer são um dos grupos com maior risco de desenvolvimento de problemas relacionados a medicamentos (</w:t>
      </w:r>
      <w:proofErr w:type="spellStart"/>
      <w:r w:rsidRPr="00233E7C">
        <w:rPr>
          <w:rFonts w:ascii="Times New Roman" w:hAnsi="Times New Roman"/>
          <w:sz w:val="24"/>
          <w:szCs w:val="24"/>
          <w:lang w:eastAsia="en-US"/>
        </w:rPr>
        <w:t>PRMs</w:t>
      </w:r>
      <w:proofErr w:type="spellEnd"/>
      <w:r w:rsidRPr="00233E7C">
        <w:rPr>
          <w:rFonts w:ascii="Times New Roman" w:hAnsi="Times New Roman"/>
          <w:sz w:val="24"/>
          <w:szCs w:val="24"/>
          <w:lang w:eastAsia="en-US"/>
        </w:rPr>
        <w:t>) (LIEKWEG</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WESTFELD</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JAEHDE, 2004; CAVACO </w:t>
      </w:r>
      <w:r w:rsidRPr="00233E7C">
        <w:rPr>
          <w:rFonts w:ascii="Times New Roman" w:hAnsi="Times New Roman"/>
          <w:i/>
          <w:sz w:val="24"/>
          <w:szCs w:val="24"/>
          <w:lang w:eastAsia="en-US"/>
        </w:rPr>
        <w:t xml:space="preserve">et al., </w:t>
      </w:r>
      <w:r w:rsidRPr="00233E7C">
        <w:rPr>
          <w:rFonts w:ascii="Times New Roman" w:hAnsi="Times New Roman"/>
          <w:sz w:val="24"/>
          <w:szCs w:val="24"/>
          <w:lang w:eastAsia="en-US"/>
        </w:rPr>
        <w:t>2012).</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lastRenderedPageBreak/>
        <w:t xml:space="preserve">Pode-se dizer que os objetivos específicos da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xml:space="preserve"> são a melhora do cuidado e a segurança do paciente, melhora da saúde pública e contribuição na avaliação risco-benefício em relação ao uso de medicamentos. Muitos subsistemas de monitorização de medicamentos derivados da </w:t>
      </w:r>
      <w:proofErr w:type="spellStart"/>
      <w:r w:rsidRPr="00233E7C">
        <w:rPr>
          <w:rFonts w:ascii="Times New Roman" w:hAnsi="Times New Roman"/>
          <w:sz w:val="24"/>
          <w:szCs w:val="24"/>
          <w:lang w:eastAsia="en-US"/>
        </w:rPr>
        <w:t>farmacovigilância</w:t>
      </w:r>
      <w:proofErr w:type="spellEnd"/>
      <w:r w:rsidRPr="00233E7C">
        <w:rPr>
          <w:rFonts w:ascii="Times New Roman" w:hAnsi="Times New Roman"/>
          <w:sz w:val="24"/>
          <w:szCs w:val="24"/>
          <w:lang w:eastAsia="en-US"/>
        </w:rPr>
        <w:t xml:space="preserve"> foram desenvolvidos, por exemplo, a </w:t>
      </w:r>
      <w:proofErr w:type="spellStart"/>
      <w:r w:rsidRPr="00233E7C">
        <w:rPr>
          <w:rFonts w:ascii="Times New Roman" w:hAnsi="Times New Roman"/>
          <w:sz w:val="24"/>
          <w:szCs w:val="24"/>
          <w:lang w:eastAsia="en-US"/>
        </w:rPr>
        <w:t>oncovigilância</w:t>
      </w:r>
      <w:proofErr w:type="spellEnd"/>
      <w:r w:rsidRPr="00233E7C">
        <w:rPr>
          <w:rFonts w:ascii="Times New Roman" w:hAnsi="Times New Roman"/>
          <w:sz w:val="24"/>
          <w:szCs w:val="24"/>
          <w:lang w:eastAsia="en-US"/>
        </w:rPr>
        <w:t xml:space="preserve">, que monitora o aparecimento de reações adversas aos </w:t>
      </w:r>
      <w:proofErr w:type="spellStart"/>
      <w:r w:rsidRPr="00233E7C">
        <w:rPr>
          <w:rFonts w:ascii="Times New Roman" w:hAnsi="Times New Roman"/>
          <w:sz w:val="24"/>
          <w:szCs w:val="24"/>
          <w:lang w:eastAsia="en-US"/>
        </w:rPr>
        <w:t>antineoplásicos</w:t>
      </w:r>
      <w:proofErr w:type="spellEnd"/>
      <w:r w:rsidRPr="00233E7C">
        <w:rPr>
          <w:rFonts w:ascii="Times New Roman" w:hAnsi="Times New Roman"/>
          <w:sz w:val="24"/>
          <w:szCs w:val="24"/>
          <w:lang w:eastAsia="en-US"/>
        </w:rPr>
        <w:t xml:space="preserve"> citotóxicos (DIAS, 2008). Tais reações adversas podem ser assistidas pela equipe multidisciplinar (VISACRI </w:t>
      </w:r>
      <w:r w:rsidRPr="00233E7C">
        <w:rPr>
          <w:rFonts w:ascii="Times New Roman" w:hAnsi="Times New Roman"/>
          <w:i/>
          <w:sz w:val="24"/>
          <w:szCs w:val="24"/>
          <w:lang w:eastAsia="en-US"/>
        </w:rPr>
        <w:t>et al</w:t>
      </w:r>
      <w:r w:rsidRPr="00233E7C">
        <w:rPr>
          <w:rFonts w:ascii="Times New Roman" w:hAnsi="Times New Roman"/>
          <w:sz w:val="24"/>
          <w:szCs w:val="24"/>
          <w:lang w:eastAsia="en-US"/>
        </w:rPr>
        <w:t>., 2014).</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As reações adversas representam um grupo particular dentre os </w:t>
      </w:r>
      <w:proofErr w:type="spellStart"/>
      <w:r w:rsidRPr="00233E7C">
        <w:rPr>
          <w:rFonts w:ascii="Times New Roman" w:hAnsi="Times New Roman"/>
          <w:sz w:val="24"/>
          <w:szCs w:val="24"/>
          <w:lang w:eastAsia="en-US"/>
        </w:rPr>
        <w:t>PRMs</w:t>
      </w:r>
      <w:proofErr w:type="spellEnd"/>
      <w:r w:rsidRPr="00233E7C">
        <w:rPr>
          <w:rFonts w:ascii="Times New Roman" w:hAnsi="Times New Roman"/>
          <w:sz w:val="24"/>
          <w:szCs w:val="24"/>
          <w:lang w:eastAsia="en-US"/>
        </w:rPr>
        <w:t>, e são tão comuns e previsíveis em oncologia, que passaram a ser vistas como componente inevitável do tratamento (LAU</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w:t>
      </w:r>
      <w:r w:rsidR="00505AD9">
        <w:rPr>
          <w:rFonts w:ascii="Times New Roman" w:hAnsi="Times New Roman"/>
          <w:sz w:val="24"/>
          <w:szCs w:val="24"/>
          <w:lang w:eastAsia="en-US"/>
        </w:rPr>
        <w:t>STEWART</w:t>
      </w:r>
      <w:r w:rsidR="006579E3">
        <w:rPr>
          <w:rFonts w:ascii="Times New Roman" w:hAnsi="Times New Roman"/>
          <w:sz w:val="24"/>
          <w:szCs w:val="24"/>
          <w:lang w:eastAsia="en-US"/>
        </w:rPr>
        <w:t>;</w:t>
      </w:r>
      <w:r w:rsidRPr="00233E7C">
        <w:rPr>
          <w:rFonts w:ascii="Times New Roman" w:hAnsi="Times New Roman"/>
          <w:sz w:val="24"/>
          <w:szCs w:val="24"/>
          <w:lang w:eastAsia="en-US"/>
        </w:rPr>
        <w:t xml:space="preserve"> DOOLEY, 2004). Segundo a OMS, reação adversa consiste em qualquer evento nocivo e não intencional ocorrido na vigência do uso de medicamento, em doses normalmente usadas em humanos, com finalidade profilática, diagnóstica ou terapêutica de doenças ou para a modificação de funções fisiológicas (WHO, 1972; MIRANDA </w:t>
      </w:r>
      <w:r w:rsidRPr="00233E7C">
        <w:rPr>
          <w:rFonts w:ascii="Times New Roman" w:hAnsi="Times New Roman"/>
          <w:i/>
          <w:sz w:val="24"/>
          <w:szCs w:val="24"/>
          <w:lang w:eastAsia="en-US"/>
        </w:rPr>
        <w:t>et al.,</w:t>
      </w:r>
      <w:r w:rsidRPr="00233E7C">
        <w:rPr>
          <w:rFonts w:ascii="Times New Roman" w:hAnsi="Times New Roman"/>
          <w:sz w:val="24"/>
          <w:szCs w:val="24"/>
          <w:lang w:eastAsia="en-US"/>
        </w:rPr>
        <w:t xml:space="preserve"> 2011).</w:t>
      </w:r>
    </w:p>
    <w:p w:rsidR="00233E7C" w:rsidRPr="00233E7C" w:rsidRDefault="00233E7C" w:rsidP="00233E7C">
      <w:pPr>
        <w:tabs>
          <w:tab w:val="left" w:pos="3790"/>
        </w:tabs>
        <w:spacing w:line="360" w:lineRule="auto"/>
        <w:ind w:firstLine="1134"/>
        <w:jc w:val="both"/>
        <w:rPr>
          <w:rFonts w:ascii="Times New Roman" w:hAnsi="Times New Roman"/>
          <w:iCs/>
          <w:sz w:val="24"/>
          <w:szCs w:val="24"/>
          <w:lang w:eastAsia="en-US"/>
        </w:rPr>
      </w:pPr>
      <w:r w:rsidRPr="00233E7C">
        <w:rPr>
          <w:rFonts w:ascii="Times New Roman" w:hAnsi="Times New Roman"/>
          <w:sz w:val="24"/>
          <w:szCs w:val="24"/>
          <w:lang w:eastAsia="en-US"/>
        </w:rPr>
        <w:t>Segundo Edwards e A</w:t>
      </w:r>
      <w:r w:rsidRPr="00233E7C">
        <w:rPr>
          <w:rFonts w:ascii="Times New Roman" w:hAnsi="Times New Roman"/>
          <w:iCs/>
          <w:sz w:val="24"/>
          <w:szCs w:val="24"/>
          <w:lang w:eastAsia="en-US"/>
        </w:rPr>
        <w:t xml:space="preserve">ronson (2000), essa definição é incompleta visto que não contempla os erros de medicação como fonte de efeitos adversos, excluem reações devido a contaminantes, e aos excipientes dito “inertes” que compõem os medicamentos e que são passíveis de provocar diversos efeitos adversos (AAP, 1997; SILVA </w:t>
      </w:r>
      <w:r w:rsidRPr="00233E7C">
        <w:rPr>
          <w:rFonts w:ascii="Times New Roman" w:hAnsi="Times New Roman"/>
          <w:i/>
          <w:iCs/>
          <w:sz w:val="24"/>
          <w:szCs w:val="24"/>
          <w:lang w:eastAsia="en-US"/>
        </w:rPr>
        <w:t xml:space="preserve">et al., </w:t>
      </w:r>
      <w:r w:rsidRPr="00233E7C">
        <w:rPr>
          <w:rFonts w:ascii="Times New Roman" w:hAnsi="Times New Roman"/>
          <w:iCs/>
          <w:sz w:val="24"/>
          <w:szCs w:val="24"/>
          <w:lang w:eastAsia="en-US"/>
        </w:rPr>
        <w:t>200</w:t>
      </w:r>
      <w:r w:rsidR="005C249E">
        <w:rPr>
          <w:rFonts w:ascii="Times New Roman" w:hAnsi="Times New Roman"/>
          <w:iCs/>
          <w:sz w:val="24"/>
          <w:szCs w:val="24"/>
          <w:lang w:eastAsia="en-US"/>
        </w:rPr>
        <w:t>9</w:t>
      </w:r>
      <w:r w:rsidRPr="00233E7C">
        <w:rPr>
          <w:rFonts w:ascii="Times New Roman" w:hAnsi="Times New Roman"/>
          <w:iCs/>
          <w:sz w:val="24"/>
          <w:szCs w:val="24"/>
          <w:lang w:eastAsia="en-US"/>
        </w:rPr>
        <w:t>).</w:t>
      </w:r>
    </w:p>
    <w:p w:rsidR="00233E7C" w:rsidRPr="00233E7C" w:rsidRDefault="00233E7C" w:rsidP="00233E7C">
      <w:pPr>
        <w:tabs>
          <w:tab w:val="left" w:pos="3790"/>
        </w:tabs>
        <w:spacing w:line="360" w:lineRule="auto"/>
        <w:ind w:firstLine="1134"/>
        <w:jc w:val="both"/>
        <w:rPr>
          <w:rFonts w:ascii="Times New Roman" w:hAnsi="Times New Roman"/>
          <w:iCs/>
          <w:sz w:val="24"/>
          <w:szCs w:val="24"/>
          <w:lang w:eastAsia="en-US"/>
        </w:rPr>
      </w:pPr>
      <w:r w:rsidRPr="00233E7C">
        <w:rPr>
          <w:rFonts w:ascii="Times New Roman" w:hAnsi="Times New Roman"/>
          <w:sz w:val="24"/>
          <w:szCs w:val="24"/>
          <w:lang w:eastAsia="en-US"/>
        </w:rPr>
        <w:t>Os termos "reação adversa" e "efeito adverso</w:t>
      </w:r>
      <w:r w:rsidRPr="00233E7C">
        <w:rPr>
          <w:rFonts w:ascii="Times New Roman" w:hAnsi="Times New Roman"/>
          <w:sz w:val="24"/>
          <w:szCs w:val="24"/>
          <w:lang w:val="ru-RU" w:eastAsia="en-US"/>
        </w:rPr>
        <w:t>" s</w:t>
      </w:r>
      <w:r w:rsidRPr="00233E7C">
        <w:rPr>
          <w:rFonts w:ascii="Times New Roman" w:hAnsi="Times New Roman"/>
          <w:sz w:val="24"/>
          <w:szCs w:val="24"/>
          <w:lang w:eastAsia="en-US"/>
        </w:rPr>
        <w:t>ã</w:t>
      </w:r>
      <w:r w:rsidRPr="00233E7C">
        <w:rPr>
          <w:rFonts w:ascii="Times New Roman" w:hAnsi="Times New Roman"/>
          <w:sz w:val="24"/>
          <w:szCs w:val="24"/>
          <w:lang w:val="it-IT" w:eastAsia="en-US"/>
        </w:rPr>
        <w:t xml:space="preserve">o </w:t>
      </w:r>
      <w:proofErr w:type="spellStart"/>
      <w:r w:rsidRPr="00233E7C">
        <w:rPr>
          <w:rFonts w:ascii="Times New Roman" w:hAnsi="Times New Roman"/>
          <w:sz w:val="24"/>
          <w:szCs w:val="24"/>
          <w:lang w:val="it-IT" w:eastAsia="en-US"/>
        </w:rPr>
        <w:t>intercambiáveis</w:t>
      </w:r>
      <w:proofErr w:type="spellEnd"/>
      <w:r w:rsidRPr="00233E7C">
        <w:rPr>
          <w:rFonts w:ascii="Times New Roman" w:hAnsi="Times New Roman"/>
          <w:sz w:val="24"/>
          <w:szCs w:val="24"/>
          <w:lang w:eastAsia="en-US"/>
        </w:rPr>
        <w:t xml:space="preserve">. Entretanto, </w:t>
      </w:r>
      <w:r w:rsidRPr="00233E7C">
        <w:rPr>
          <w:rFonts w:ascii="Times New Roman" w:hAnsi="Times New Roman"/>
          <w:sz w:val="24"/>
          <w:szCs w:val="24"/>
          <w:lang w:val="pt-PT" w:eastAsia="en-US"/>
        </w:rPr>
        <w:t xml:space="preserve">efeito </w:t>
      </w:r>
      <w:r w:rsidR="005F665E">
        <w:rPr>
          <w:rFonts w:ascii="Times New Roman" w:hAnsi="Times New Roman"/>
          <w:sz w:val="24"/>
          <w:szCs w:val="24"/>
          <w:lang w:val="pt-PT" w:eastAsia="en-US"/>
        </w:rPr>
        <w:t>a</w:t>
      </w:r>
      <w:r w:rsidRPr="00233E7C">
        <w:rPr>
          <w:rFonts w:ascii="Times New Roman" w:hAnsi="Times New Roman"/>
          <w:sz w:val="24"/>
          <w:szCs w:val="24"/>
          <w:lang w:val="pt-PT" w:eastAsia="en-US"/>
        </w:rPr>
        <w:t xml:space="preserve">dverso é um termo preferível a outros termos como efeito colateral ou efeito </w:t>
      </w:r>
      <w:r w:rsidRPr="00F848F2">
        <w:rPr>
          <w:rFonts w:ascii="Times New Roman" w:hAnsi="Times New Roman"/>
          <w:sz w:val="24"/>
          <w:szCs w:val="24"/>
          <w:lang w:val="pt-PT" w:eastAsia="en-US"/>
        </w:rPr>
        <w:t>tóxico.</w:t>
      </w:r>
      <w:r w:rsidR="009E5E48" w:rsidRPr="00F848F2">
        <w:rPr>
          <w:rFonts w:ascii="Times New Roman" w:hAnsi="Times New Roman"/>
          <w:sz w:val="24"/>
          <w:szCs w:val="24"/>
          <w:lang w:val="pt-PT" w:eastAsia="en-US"/>
        </w:rPr>
        <w:t xml:space="preserve"> </w:t>
      </w:r>
      <w:r w:rsidRPr="00F848F2">
        <w:rPr>
          <w:rFonts w:ascii="Times New Roman" w:hAnsi="Times New Roman"/>
          <w:sz w:val="24"/>
          <w:szCs w:val="24"/>
          <w:lang w:val="pt-PT" w:eastAsia="en-US"/>
        </w:rPr>
        <w:t xml:space="preserve">Um efeito tóxico </w:t>
      </w:r>
      <w:r w:rsidRPr="00F848F2">
        <w:rPr>
          <w:rFonts w:ascii="Times New Roman" w:hAnsi="Times New Roman"/>
          <w:sz w:val="24"/>
          <w:szCs w:val="24"/>
          <w:lang w:val="fr-FR" w:eastAsia="en-US"/>
        </w:rPr>
        <w:t xml:space="preserve">é </w:t>
      </w:r>
      <w:r w:rsidRPr="00F848F2">
        <w:rPr>
          <w:rFonts w:ascii="Times New Roman" w:hAnsi="Times New Roman"/>
          <w:sz w:val="24"/>
          <w:szCs w:val="24"/>
          <w:lang w:val="pt-PT" w:eastAsia="en-US"/>
        </w:rPr>
        <w:t>aquele</w:t>
      </w:r>
      <w:r w:rsidRPr="00233E7C">
        <w:rPr>
          <w:rFonts w:ascii="Times New Roman" w:hAnsi="Times New Roman"/>
          <w:sz w:val="24"/>
          <w:szCs w:val="24"/>
          <w:lang w:val="pt-PT" w:eastAsia="en-US"/>
        </w:rPr>
        <w:t xml:space="preserve"> que ocorre como um exagero do efeito </w:t>
      </w:r>
      <w:proofErr w:type="spellStart"/>
      <w:r w:rsidRPr="00233E7C">
        <w:rPr>
          <w:rFonts w:ascii="Times New Roman" w:hAnsi="Times New Roman"/>
          <w:sz w:val="24"/>
          <w:szCs w:val="24"/>
          <w:lang w:val="pt-PT" w:eastAsia="en-US"/>
        </w:rPr>
        <w:t>terap</w:t>
      </w:r>
      <w:proofErr w:type="spellEnd"/>
      <w:r w:rsidRPr="00233E7C">
        <w:rPr>
          <w:rFonts w:ascii="Times New Roman" w:hAnsi="Times New Roman"/>
          <w:sz w:val="24"/>
          <w:szCs w:val="24"/>
          <w:lang w:val="fr-FR" w:eastAsia="en-US"/>
        </w:rPr>
        <w:t>ê</w:t>
      </w:r>
      <w:proofErr w:type="spellStart"/>
      <w:r w:rsidRPr="00233E7C">
        <w:rPr>
          <w:rFonts w:ascii="Times New Roman" w:hAnsi="Times New Roman"/>
          <w:sz w:val="24"/>
          <w:szCs w:val="24"/>
          <w:lang w:val="pt-PT" w:eastAsia="en-US"/>
        </w:rPr>
        <w:t>utico</w:t>
      </w:r>
      <w:proofErr w:type="spellEnd"/>
      <w:r w:rsidRPr="00233E7C">
        <w:rPr>
          <w:rFonts w:ascii="Times New Roman" w:hAnsi="Times New Roman"/>
          <w:sz w:val="24"/>
          <w:szCs w:val="24"/>
          <w:lang w:val="pt-PT" w:eastAsia="en-US"/>
        </w:rPr>
        <w:t xml:space="preserve"> desejado, e que não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comum em doses normais. Por exemplo, uma dor de cabeça devido a um antagonista do cá</w:t>
      </w:r>
      <w:proofErr w:type="spellStart"/>
      <w:r w:rsidRPr="00233E7C">
        <w:rPr>
          <w:rFonts w:ascii="Times New Roman" w:hAnsi="Times New Roman"/>
          <w:sz w:val="24"/>
          <w:szCs w:val="24"/>
          <w:lang w:val="it-IT" w:eastAsia="en-US"/>
        </w:rPr>
        <w:t>lcio</w:t>
      </w:r>
      <w:proofErr w:type="spellEnd"/>
      <w:r w:rsidRPr="00233E7C">
        <w:rPr>
          <w:rFonts w:ascii="Times New Roman" w:hAnsi="Times New Roman"/>
          <w:sz w:val="24"/>
          <w:szCs w:val="24"/>
          <w:lang w:val="it-IT" w:eastAsia="en-US"/>
        </w:rPr>
        <w:t xml:space="preserve">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um efeito tóxico, que ocorre pelo mesmo mecanismo que o efeito terapêutico </w:t>
      </w:r>
      <w:r w:rsidRPr="00233E7C">
        <w:rPr>
          <w:rFonts w:ascii="Times New Roman" w:hAnsi="Times New Roman"/>
          <w:sz w:val="24"/>
          <w:szCs w:val="24"/>
          <w:lang w:val="es-ES_tradnl" w:eastAsia="en-US"/>
        </w:rPr>
        <w:t>(</w:t>
      </w:r>
      <w:proofErr w:type="spellStart"/>
      <w:r w:rsidRPr="00233E7C">
        <w:rPr>
          <w:rFonts w:ascii="Times New Roman" w:hAnsi="Times New Roman"/>
          <w:sz w:val="24"/>
          <w:szCs w:val="24"/>
          <w:lang w:val="es-ES_tradnl" w:eastAsia="en-US"/>
        </w:rPr>
        <w:t>vasodilatação</w:t>
      </w:r>
      <w:proofErr w:type="spellEnd"/>
      <w:r w:rsidRPr="00233E7C">
        <w:rPr>
          <w:rFonts w:ascii="Times New Roman" w:hAnsi="Times New Roman"/>
          <w:sz w:val="24"/>
          <w:szCs w:val="24"/>
          <w:lang w:val="es-ES_tradnl" w:eastAsia="en-US"/>
        </w:rPr>
        <w:t>)</w:t>
      </w:r>
      <w:r w:rsidRPr="00233E7C">
        <w:rPr>
          <w:rFonts w:ascii="Times New Roman" w:hAnsi="Times New Roman"/>
          <w:sz w:val="24"/>
          <w:szCs w:val="24"/>
          <w:lang w:val="pt-PT" w:eastAsia="en-US"/>
        </w:rPr>
        <w:t>. Está sempre relacionado à dose (</w:t>
      </w:r>
      <w:r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RONSON, 2000).</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val="pt-PT" w:eastAsia="en-US"/>
        </w:rPr>
        <w:t xml:space="preserve">Efeito colateral indesejável ocorre através de outro mecanismo (diferente do mecanismo de ação) e pode estar ou não relacionado com a dose. Por exemplo, o efeito </w:t>
      </w:r>
      <w:proofErr w:type="spellStart"/>
      <w:r w:rsidRPr="00233E7C">
        <w:rPr>
          <w:rFonts w:ascii="Times New Roman" w:hAnsi="Times New Roman"/>
          <w:sz w:val="24"/>
          <w:szCs w:val="24"/>
          <w:lang w:val="pt-PT" w:eastAsia="en-US"/>
        </w:rPr>
        <w:t>anticoliné</w:t>
      </w:r>
      <w:r w:rsidRPr="00233E7C">
        <w:rPr>
          <w:rFonts w:ascii="Times New Roman" w:hAnsi="Times New Roman"/>
          <w:sz w:val="24"/>
          <w:szCs w:val="24"/>
          <w:lang w:val="it-IT" w:eastAsia="en-US"/>
        </w:rPr>
        <w:t>rgico</w:t>
      </w:r>
      <w:proofErr w:type="spellEnd"/>
      <w:r w:rsidRPr="00233E7C">
        <w:rPr>
          <w:rFonts w:ascii="Times New Roman" w:hAnsi="Times New Roman"/>
          <w:sz w:val="24"/>
          <w:szCs w:val="24"/>
          <w:lang w:val="pt-PT" w:eastAsia="en-US"/>
        </w:rPr>
        <w:t xml:space="preserve"> dose-dependente de um antidepressivo </w:t>
      </w:r>
      <w:proofErr w:type="spellStart"/>
      <w:r w:rsidRPr="00233E7C">
        <w:rPr>
          <w:rFonts w:ascii="Times New Roman" w:hAnsi="Times New Roman"/>
          <w:sz w:val="24"/>
          <w:szCs w:val="24"/>
          <w:lang w:val="pt-PT" w:eastAsia="en-US"/>
        </w:rPr>
        <w:t>tricí</w:t>
      </w:r>
      <w:r w:rsidRPr="00233E7C">
        <w:rPr>
          <w:rFonts w:ascii="Times New Roman" w:hAnsi="Times New Roman"/>
          <w:sz w:val="24"/>
          <w:szCs w:val="24"/>
          <w:lang w:val="it-IT" w:eastAsia="en-US"/>
        </w:rPr>
        <w:t>clico</w:t>
      </w:r>
      <w:proofErr w:type="spellEnd"/>
      <w:r w:rsidRPr="00233E7C">
        <w:rPr>
          <w:rFonts w:ascii="Times New Roman" w:hAnsi="Times New Roman"/>
          <w:sz w:val="24"/>
          <w:szCs w:val="24"/>
          <w:lang w:val="it-IT" w:eastAsia="en-US"/>
        </w:rPr>
        <w:t xml:space="preserve">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um efeito colateral, uma vez que esta ação não está associada com o efeito </w:t>
      </w:r>
      <w:proofErr w:type="spellStart"/>
      <w:r w:rsidRPr="00233E7C">
        <w:rPr>
          <w:rFonts w:ascii="Times New Roman" w:hAnsi="Times New Roman"/>
          <w:sz w:val="24"/>
          <w:szCs w:val="24"/>
          <w:lang w:val="pt-PT" w:eastAsia="en-US"/>
        </w:rPr>
        <w:t>terap</w:t>
      </w:r>
      <w:proofErr w:type="spellEnd"/>
      <w:r w:rsidRPr="00233E7C">
        <w:rPr>
          <w:rFonts w:ascii="Times New Roman" w:hAnsi="Times New Roman"/>
          <w:sz w:val="24"/>
          <w:szCs w:val="24"/>
          <w:lang w:val="fr-FR" w:eastAsia="en-US"/>
        </w:rPr>
        <w:t>ê</w:t>
      </w:r>
      <w:proofErr w:type="spellStart"/>
      <w:r w:rsidRPr="00233E7C">
        <w:rPr>
          <w:rFonts w:ascii="Times New Roman" w:hAnsi="Times New Roman"/>
          <w:sz w:val="24"/>
          <w:szCs w:val="24"/>
          <w:lang w:val="it-IT" w:eastAsia="en-US"/>
        </w:rPr>
        <w:t>utico</w:t>
      </w:r>
      <w:proofErr w:type="spellEnd"/>
      <w:r w:rsidRPr="00233E7C">
        <w:rPr>
          <w:rFonts w:ascii="Times New Roman" w:hAnsi="Times New Roman"/>
          <w:sz w:val="24"/>
          <w:szCs w:val="24"/>
          <w:lang w:val="it-IT" w:eastAsia="en-US"/>
        </w:rPr>
        <w:t xml:space="preserve">; </w:t>
      </w:r>
      <w:r w:rsidRPr="00233E7C">
        <w:rPr>
          <w:rFonts w:ascii="Times New Roman" w:hAnsi="Times New Roman"/>
          <w:sz w:val="24"/>
          <w:szCs w:val="24"/>
          <w:lang w:val="pt-PT" w:eastAsia="en-US"/>
        </w:rPr>
        <w:t xml:space="preserve">da mesma forma, a anafilaxia não dose-dependente associada à penicilina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um efeito colateral (</w:t>
      </w:r>
      <w:r w:rsidRPr="00233E7C">
        <w:rPr>
          <w:rFonts w:ascii="Times New Roman" w:hAnsi="Times New Roman"/>
          <w:sz w:val="24"/>
          <w:szCs w:val="24"/>
          <w:lang w:eastAsia="en-US"/>
        </w:rPr>
        <w:t>STEPHENS, 1998).</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No entanto, os termos, reação adversa, efeito adverso e efeito tóxico devem ser </w:t>
      </w:r>
      <w:r w:rsidRPr="00233E7C">
        <w:rPr>
          <w:rFonts w:ascii="Times New Roman" w:hAnsi="Times New Roman"/>
          <w:sz w:val="24"/>
          <w:szCs w:val="24"/>
          <w:lang w:val="es-ES_tradnl" w:eastAsia="en-US"/>
        </w:rPr>
        <w:t>diferenciado</w:t>
      </w:r>
      <w:r w:rsidRPr="00233E7C">
        <w:rPr>
          <w:rFonts w:ascii="Times New Roman" w:hAnsi="Times New Roman"/>
          <w:sz w:val="24"/>
          <w:szCs w:val="24"/>
          <w:lang w:eastAsia="en-US"/>
        </w:rPr>
        <w:t>s</w:t>
      </w:r>
      <w:r w:rsidRPr="00233E7C">
        <w:rPr>
          <w:rFonts w:ascii="Times New Roman" w:hAnsi="Times New Roman"/>
          <w:sz w:val="24"/>
          <w:szCs w:val="24"/>
          <w:lang w:val="ru-RU" w:eastAsia="en-US"/>
        </w:rPr>
        <w:t xml:space="preserve"> </w:t>
      </w:r>
      <w:proofErr w:type="spellStart"/>
      <w:r w:rsidRPr="00233E7C">
        <w:rPr>
          <w:rFonts w:ascii="Times New Roman" w:hAnsi="Times New Roman"/>
          <w:sz w:val="24"/>
          <w:szCs w:val="24"/>
          <w:lang w:val="ru-RU" w:eastAsia="en-US"/>
        </w:rPr>
        <w:t>de</w:t>
      </w:r>
      <w:proofErr w:type="spellEnd"/>
      <w:r w:rsidRPr="00233E7C">
        <w:rPr>
          <w:rFonts w:ascii="Times New Roman" w:hAnsi="Times New Roman"/>
          <w:sz w:val="24"/>
          <w:szCs w:val="24"/>
          <w:lang w:val="ru-RU" w:eastAsia="en-US"/>
        </w:rPr>
        <w:t xml:space="preserve"> "</w:t>
      </w:r>
      <w:r w:rsidRPr="00233E7C">
        <w:rPr>
          <w:rFonts w:ascii="Times New Roman" w:hAnsi="Times New Roman"/>
          <w:sz w:val="24"/>
          <w:szCs w:val="24"/>
          <w:lang w:eastAsia="en-US"/>
        </w:rPr>
        <w:t xml:space="preserve">evento adverso". Um efeito adverso é um resultado adverso que pode ser atribuído a ação de um fármaco; um evento adverso é um resultado adverso que ocorre quando um paciente está tomando </w:t>
      </w:r>
      <w:r w:rsidRPr="00F848F2">
        <w:rPr>
          <w:rFonts w:ascii="Times New Roman" w:hAnsi="Times New Roman"/>
          <w:sz w:val="24"/>
          <w:szCs w:val="24"/>
          <w:lang w:eastAsia="en-US"/>
        </w:rPr>
        <w:t xml:space="preserve">um </w:t>
      </w:r>
      <w:r w:rsidR="00DE4C54" w:rsidRPr="00F848F2">
        <w:rPr>
          <w:rFonts w:ascii="Times New Roman" w:hAnsi="Times New Roman"/>
          <w:sz w:val="24"/>
          <w:szCs w:val="24"/>
          <w:lang w:eastAsia="en-US"/>
        </w:rPr>
        <w:t>medicamento</w:t>
      </w:r>
      <w:r w:rsidRPr="00233E7C">
        <w:rPr>
          <w:rFonts w:ascii="Times New Roman" w:hAnsi="Times New Roman"/>
          <w:sz w:val="24"/>
          <w:szCs w:val="24"/>
          <w:lang w:eastAsia="en-US"/>
        </w:rPr>
        <w:t xml:space="preserve">, mas não é ou não é necessariamente atribuível </w:t>
      </w:r>
      <w:proofErr w:type="gramStart"/>
      <w:r w:rsidR="00DE4C54" w:rsidRPr="00F848F2">
        <w:rPr>
          <w:rFonts w:ascii="Times New Roman" w:hAnsi="Times New Roman"/>
          <w:sz w:val="24"/>
          <w:szCs w:val="24"/>
          <w:lang w:eastAsia="en-US"/>
        </w:rPr>
        <w:t>à</w:t>
      </w:r>
      <w:proofErr w:type="gramEnd"/>
      <w:r w:rsidR="00DE4C54" w:rsidRPr="00F848F2">
        <w:rPr>
          <w:rFonts w:ascii="Times New Roman" w:hAnsi="Times New Roman"/>
          <w:sz w:val="24"/>
          <w:szCs w:val="24"/>
          <w:lang w:eastAsia="en-US"/>
        </w:rPr>
        <w:t xml:space="preserve"> este</w:t>
      </w:r>
      <w:r w:rsidRPr="00233E7C">
        <w:rPr>
          <w:rFonts w:ascii="Times New Roman" w:hAnsi="Times New Roman"/>
          <w:sz w:val="24"/>
          <w:szCs w:val="24"/>
          <w:lang w:eastAsia="en-US"/>
        </w:rPr>
        <w:t xml:space="preserve">. Esta distinção é importante, por exemplo, em ensaios clínicos, em que nem todos os </w:t>
      </w:r>
      <w:r w:rsidRPr="00233E7C">
        <w:rPr>
          <w:rFonts w:ascii="Times New Roman" w:hAnsi="Times New Roman"/>
          <w:sz w:val="24"/>
          <w:szCs w:val="24"/>
          <w:lang w:eastAsia="en-US"/>
        </w:rPr>
        <w:lastRenderedPageBreak/>
        <w:t xml:space="preserve">eventos são necessariamente relacionados com </w:t>
      </w:r>
      <w:r w:rsidR="00B2543B" w:rsidRPr="00F848F2">
        <w:rPr>
          <w:rFonts w:ascii="Times New Roman" w:hAnsi="Times New Roman"/>
          <w:sz w:val="24"/>
          <w:szCs w:val="24"/>
          <w:lang w:eastAsia="en-US"/>
        </w:rPr>
        <w:t>o fármaco</w:t>
      </w:r>
      <w:r w:rsidR="00B2543B">
        <w:rPr>
          <w:rFonts w:ascii="Times New Roman" w:hAnsi="Times New Roman"/>
          <w:sz w:val="24"/>
          <w:szCs w:val="24"/>
          <w:lang w:eastAsia="en-US"/>
        </w:rPr>
        <w:t xml:space="preserve"> </w:t>
      </w:r>
      <w:r w:rsidRPr="00233E7C">
        <w:rPr>
          <w:rFonts w:ascii="Times New Roman" w:hAnsi="Times New Roman"/>
          <w:sz w:val="24"/>
          <w:szCs w:val="24"/>
          <w:lang w:val="pt-PT" w:eastAsia="en-US"/>
        </w:rPr>
        <w:t>(</w:t>
      </w:r>
      <w:r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 xml:space="preserve">RONSON, 2000). </w:t>
      </w:r>
      <w:r w:rsidRPr="00233E7C">
        <w:rPr>
          <w:rFonts w:ascii="Times New Roman" w:hAnsi="Times New Roman"/>
          <w:sz w:val="24"/>
          <w:szCs w:val="24"/>
          <w:lang w:eastAsia="en-US"/>
        </w:rPr>
        <w:t xml:space="preserve">Ao descrever os resultados adversos como eventos ao invés de efeitos (relacionados </w:t>
      </w:r>
      <w:r w:rsidR="00B2543B" w:rsidRPr="00F848F2">
        <w:rPr>
          <w:rFonts w:ascii="Times New Roman" w:hAnsi="Times New Roman"/>
          <w:sz w:val="24"/>
          <w:szCs w:val="24"/>
          <w:lang w:eastAsia="en-US"/>
        </w:rPr>
        <w:t>ao</w:t>
      </w:r>
      <w:r w:rsidR="00B2543B" w:rsidRPr="00B2543B">
        <w:rPr>
          <w:rFonts w:ascii="Times New Roman" w:hAnsi="Times New Roman"/>
          <w:sz w:val="24"/>
          <w:szCs w:val="24"/>
          <w:highlight w:val="green"/>
          <w:lang w:eastAsia="en-US"/>
        </w:rPr>
        <w:t xml:space="preserve"> </w:t>
      </w:r>
      <w:r w:rsidR="00B2543B" w:rsidRPr="00F848F2">
        <w:rPr>
          <w:rFonts w:ascii="Times New Roman" w:hAnsi="Times New Roman"/>
          <w:sz w:val="24"/>
          <w:szCs w:val="24"/>
          <w:lang w:eastAsia="en-US"/>
        </w:rPr>
        <w:t>medicamento</w:t>
      </w:r>
      <w:r w:rsidRPr="00233E7C">
        <w:rPr>
          <w:rFonts w:ascii="Times New Roman" w:hAnsi="Times New Roman"/>
          <w:sz w:val="24"/>
          <w:szCs w:val="24"/>
          <w:lang w:eastAsia="en-US"/>
        </w:rPr>
        <w:t>), os investigadores reconhecem que nem sempre é possível atribuir causalidade.</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 xml:space="preserve">As </w:t>
      </w:r>
      <w:proofErr w:type="spellStart"/>
      <w:r w:rsidRPr="00233E7C">
        <w:rPr>
          <w:rFonts w:ascii="Times New Roman" w:hAnsi="Times New Roman"/>
          <w:sz w:val="24"/>
          <w:szCs w:val="24"/>
          <w:lang w:val="pt-PT" w:eastAsia="en-US"/>
        </w:rPr>
        <w:t>estratégias</w:t>
      </w:r>
      <w:proofErr w:type="spellEnd"/>
      <w:r w:rsidRPr="00233E7C">
        <w:rPr>
          <w:rFonts w:ascii="Times New Roman" w:hAnsi="Times New Roman"/>
          <w:sz w:val="24"/>
          <w:szCs w:val="24"/>
          <w:lang w:val="pt-PT" w:eastAsia="en-US"/>
        </w:rPr>
        <w:t xml:space="preserve"> de maior </w:t>
      </w:r>
      <w:proofErr w:type="spellStart"/>
      <w:r w:rsidRPr="00233E7C">
        <w:rPr>
          <w:rFonts w:ascii="Times New Roman" w:hAnsi="Times New Roman"/>
          <w:sz w:val="24"/>
          <w:szCs w:val="24"/>
          <w:lang w:val="pt-PT" w:eastAsia="en-US"/>
        </w:rPr>
        <w:t>utilização</w:t>
      </w:r>
      <w:proofErr w:type="spellEnd"/>
      <w:r w:rsidRPr="00233E7C">
        <w:rPr>
          <w:rFonts w:ascii="Times New Roman" w:hAnsi="Times New Roman"/>
          <w:sz w:val="24"/>
          <w:szCs w:val="24"/>
          <w:lang w:val="pt-PT" w:eastAsia="en-US"/>
        </w:rPr>
        <w:t xml:space="preserve"> para estudar e conhecer </w:t>
      </w:r>
      <w:proofErr w:type="spellStart"/>
      <w:r w:rsidRPr="00233E7C">
        <w:rPr>
          <w:rFonts w:ascii="Times New Roman" w:hAnsi="Times New Roman"/>
          <w:sz w:val="24"/>
          <w:szCs w:val="24"/>
          <w:lang w:val="pt-PT" w:eastAsia="en-US"/>
        </w:rPr>
        <w:t>reações</w:t>
      </w:r>
      <w:proofErr w:type="spellEnd"/>
      <w:r w:rsidRPr="00233E7C">
        <w:rPr>
          <w:rFonts w:ascii="Times New Roman" w:hAnsi="Times New Roman"/>
          <w:sz w:val="24"/>
          <w:szCs w:val="24"/>
          <w:lang w:val="pt-PT" w:eastAsia="en-US"/>
        </w:rPr>
        <w:t xml:space="preserve"> adversas a medicamentos consistem em: a) </w:t>
      </w:r>
      <w:r w:rsidRPr="00233E7C">
        <w:rPr>
          <w:rFonts w:ascii="Times New Roman" w:hAnsi="Times New Roman"/>
          <w:sz w:val="24"/>
          <w:szCs w:val="24"/>
          <w:lang w:val="it-IT" w:eastAsia="en-US"/>
        </w:rPr>
        <w:t>Relato de caso (</w:t>
      </w:r>
      <w:proofErr w:type="spellStart"/>
      <w:r w:rsidR="00203D2F">
        <w:rPr>
          <w:rFonts w:ascii="Times New Roman" w:hAnsi="Times New Roman"/>
          <w:sz w:val="24"/>
          <w:szCs w:val="24"/>
          <w:lang w:val="it-IT" w:eastAsia="en-US"/>
        </w:rPr>
        <w:t>n</w:t>
      </w:r>
      <w:r w:rsidRPr="00233E7C">
        <w:rPr>
          <w:rFonts w:ascii="Times New Roman" w:hAnsi="Times New Roman"/>
          <w:sz w:val="24"/>
          <w:szCs w:val="24"/>
          <w:lang w:val="it-IT" w:eastAsia="en-US"/>
        </w:rPr>
        <w:t>otificac</w:t>
      </w:r>
      <w:proofErr w:type="spellEnd"/>
      <w:r w:rsidRPr="00233E7C">
        <w:rPr>
          <w:rFonts w:ascii="Times New Roman" w:hAnsi="Times New Roman"/>
          <w:sz w:val="24"/>
          <w:szCs w:val="24"/>
          <w:lang w:val="pt-PT" w:eastAsia="en-US"/>
        </w:rPr>
        <w:t>̧</w:t>
      </w:r>
      <w:proofErr w:type="spellStart"/>
      <w:r w:rsidRPr="00233E7C">
        <w:rPr>
          <w:rFonts w:ascii="Times New Roman" w:hAnsi="Times New Roman"/>
          <w:sz w:val="24"/>
          <w:szCs w:val="24"/>
          <w:lang w:val="pt-PT" w:eastAsia="en-US"/>
        </w:rPr>
        <w:t>ão</w:t>
      </w:r>
      <w:proofErr w:type="spellEnd"/>
      <w:r w:rsidRPr="00233E7C">
        <w:rPr>
          <w:rFonts w:ascii="Times New Roman" w:hAnsi="Times New Roman"/>
          <w:sz w:val="24"/>
          <w:szCs w:val="24"/>
          <w:lang w:val="pt-PT" w:eastAsia="en-US"/>
        </w:rPr>
        <w:t xml:space="preserve"> </w:t>
      </w:r>
      <w:proofErr w:type="spellStart"/>
      <w:r w:rsidRPr="00233E7C">
        <w:rPr>
          <w:rFonts w:ascii="Times New Roman" w:hAnsi="Times New Roman"/>
          <w:sz w:val="24"/>
          <w:szCs w:val="24"/>
          <w:lang w:val="pt-PT" w:eastAsia="en-US"/>
        </w:rPr>
        <w:t>espontânea</w:t>
      </w:r>
      <w:proofErr w:type="spellEnd"/>
      <w:r w:rsidRPr="00233E7C">
        <w:rPr>
          <w:rFonts w:ascii="Times New Roman" w:hAnsi="Times New Roman"/>
          <w:sz w:val="24"/>
          <w:szCs w:val="24"/>
          <w:lang w:val="pt-PT" w:eastAsia="en-US"/>
        </w:rPr>
        <w:t xml:space="preserve"> de </w:t>
      </w:r>
      <w:proofErr w:type="spellStart"/>
      <w:r w:rsidRPr="00233E7C">
        <w:rPr>
          <w:rFonts w:ascii="Times New Roman" w:hAnsi="Times New Roman"/>
          <w:sz w:val="24"/>
          <w:szCs w:val="24"/>
          <w:lang w:val="pt-PT" w:eastAsia="en-US"/>
        </w:rPr>
        <w:t>reações</w:t>
      </w:r>
      <w:proofErr w:type="spellEnd"/>
      <w:r w:rsidRPr="00233E7C">
        <w:rPr>
          <w:rFonts w:ascii="Times New Roman" w:hAnsi="Times New Roman"/>
          <w:sz w:val="24"/>
          <w:szCs w:val="24"/>
          <w:lang w:val="pt-PT" w:eastAsia="en-US"/>
        </w:rPr>
        <w:t xml:space="preserve"> adversas e </w:t>
      </w:r>
      <w:proofErr w:type="spellStart"/>
      <w:r w:rsidRPr="00233E7C">
        <w:rPr>
          <w:rFonts w:ascii="Times New Roman" w:hAnsi="Times New Roman"/>
          <w:sz w:val="24"/>
          <w:szCs w:val="24"/>
          <w:lang w:val="pt-PT" w:eastAsia="en-US"/>
        </w:rPr>
        <w:t>publicaço</w:t>
      </w:r>
      <w:proofErr w:type="spellEnd"/>
      <w:r w:rsidRPr="00233E7C">
        <w:rPr>
          <w:rFonts w:ascii="Times New Roman" w:hAnsi="Times New Roman"/>
          <w:sz w:val="24"/>
          <w:szCs w:val="24"/>
          <w:lang w:val="pt-PT" w:eastAsia="en-US"/>
        </w:rPr>
        <w:t>̃</w:t>
      </w:r>
      <w:r w:rsidRPr="00233E7C">
        <w:rPr>
          <w:rFonts w:ascii="Times New Roman" w:hAnsi="Times New Roman"/>
          <w:sz w:val="24"/>
          <w:szCs w:val="24"/>
          <w:lang w:val="es-ES_tradnl" w:eastAsia="en-US"/>
        </w:rPr>
        <w:t xml:space="preserve">es); b) </w:t>
      </w:r>
      <w:proofErr w:type="spellStart"/>
      <w:r w:rsidRPr="00233E7C">
        <w:rPr>
          <w:rFonts w:ascii="Times New Roman" w:hAnsi="Times New Roman"/>
          <w:sz w:val="24"/>
          <w:szCs w:val="24"/>
          <w:lang w:val="pt-PT" w:eastAsia="en-US"/>
        </w:rPr>
        <w:t>Série</w:t>
      </w:r>
      <w:proofErr w:type="spellEnd"/>
      <w:r w:rsidRPr="00233E7C">
        <w:rPr>
          <w:rFonts w:ascii="Times New Roman" w:hAnsi="Times New Roman"/>
          <w:sz w:val="24"/>
          <w:szCs w:val="24"/>
          <w:lang w:val="es-ES_tradnl" w:eastAsia="en-US"/>
        </w:rPr>
        <w:t xml:space="preserve"> de casos (</w:t>
      </w:r>
      <w:proofErr w:type="spellStart"/>
      <w:r w:rsidR="00203D2F">
        <w:rPr>
          <w:rFonts w:ascii="Times New Roman" w:hAnsi="Times New Roman"/>
          <w:sz w:val="24"/>
          <w:szCs w:val="24"/>
          <w:lang w:val="es-ES_tradnl" w:eastAsia="en-US"/>
        </w:rPr>
        <w:t>p</w:t>
      </w:r>
      <w:r w:rsidRPr="00233E7C">
        <w:rPr>
          <w:rFonts w:ascii="Times New Roman" w:hAnsi="Times New Roman"/>
          <w:sz w:val="24"/>
          <w:szCs w:val="24"/>
          <w:lang w:val="es-ES_tradnl" w:eastAsia="en-US"/>
        </w:rPr>
        <w:t>ublicações</w:t>
      </w:r>
      <w:proofErr w:type="spellEnd"/>
      <w:r w:rsidRPr="00233E7C">
        <w:rPr>
          <w:rFonts w:ascii="Times New Roman" w:hAnsi="Times New Roman"/>
          <w:sz w:val="24"/>
          <w:szCs w:val="24"/>
          <w:lang w:val="pt-PT" w:eastAsia="en-US"/>
        </w:rPr>
        <w:t xml:space="preserve"> em boletins e revistas); c) Estudos de coorte; d) Estudos de casos e controles; e)</w:t>
      </w:r>
      <w:r w:rsidR="00203D2F">
        <w:rPr>
          <w:rFonts w:ascii="Times New Roman" w:hAnsi="Times New Roman"/>
          <w:sz w:val="24"/>
          <w:szCs w:val="24"/>
          <w:lang w:val="pt-PT" w:eastAsia="en-US"/>
        </w:rPr>
        <w:t xml:space="preserve"> E</w:t>
      </w:r>
      <w:r w:rsidRPr="00233E7C">
        <w:rPr>
          <w:rFonts w:ascii="Times New Roman" w:hAnsi="Times New Roman"/>
          <w:sz w:val="24"/>
          <w:szCs w:val="24"/>
          <w:lang w:val="pt-PT" w:eastAsia="en-US"/>
        </w:rPr>
        <w:t xml:space="preserve">nsaios </w:t>
      </w:r>
      <w:proofErr w:type="spellStart"/>
      <w:r w:rsidRPr="00233E7C">
        <w:rPr>
          <w:rFonts w:ascii="Times New Roman" w:hAnsi="Times New Roman"/>
          <w:sz w:val="24"/>
          <w:szCs w:val="24"/>
          <w:lang w:val="pt-PT" w:eastAsia="en-US"/>
        </w:rPr>
        <w:t>clínicos</w:t>
      </w:r>
      <w:proofErr w:type="spellEnd"/>
      <w:r w:rsidRPr="00233E7C">
        <w:rPr>
          <w:rFonts w:ascii="Times New Roman" w:hAnsi="Times New Roman"/>
          <w:sz w:val="24"/>
          <w:szCs w:val="24"/>
          <w:lang w:val="pt-PT" w:eastAsia="en-US"/>
        </w:rPr>
        <w:t xml:space="preserve"> controlados e f) Notificação </w:t>
      </w:r>
      <w:proofErr w:type="spellStart"/>
      <w:r w:rsidRPr="00233E7C">
        <w:rPr>
          <w:rFonts w:ascii="Times New Roman" w:hAnsi="Times New Roman"/>
          <w:sz w:val="24"/>
          <w:szCs w:val="24"/>
          <w:lang w:val="pt-PT" w:eastAsia="en-US"/>
        </w:rPr>
        <w:t>espontânea</w:t>
      </w:r>
      <w:proofErr w:type="spellEnd"/>
      <w:r w:rsidRPr="00233E7C">
        <w:rPr>
          <w:rFonts w:ascii="Times New Roman" w:hAnsi="Times New Roman"/>
          <w:sz w:val="24"/>
          <w:szCs w:val="24"/>
          <w:lang w:val="pt-PT" w:eastAsia="en-US"/>
        </w:rPr>
        <w:t>.</w:t>
      </w:r>
      <w:r w:rsidR="00F848F2">
        <w:rPr>
          <w:rFonts w:ascii="Times New Roman" w:hAnsi="Times New Roman"/>
          <w:sz w:val="24"/>
          <w:szCs w:val="24"/>
          <w:lang w:val="pt-PT" w:eastAsia="en-US"/>
        </w:rPr>
        <w:t xml:space="preserve"> </w:t>
      </w:r>
      <w:r w:rsidRPr="00233E7C">
        <w:rPr>
          <w:rFonts w:ascii="Times New Roman" w:hAnsi="Times New Roman"/>
          <w:sz w:val="24"/>
          <w:szCs w:val="24"/>
          <w:lang w:val="pt-PT" w:eastAsia="en-US"/>
        </w:rPr>
        <w:t xml:space="preserve">O sistema mais estendido internacionalmente para </w:t>
      </w:r>
      <w:proofErr w:type="spellStart"/>
      <w:r w:rsidRPr="00233E7C">
        <w:rPr>
          <w:rFonts w:ascii="Times New Roman" w:hAnsi="Times New Roman"/>
          <w:sz w:val="24"/>
          <w:szCs w:val="24"/>
          <w:lang w:val="pt-PT" w:eastAsia="en-US"/>
        </w:rPr>
        <w:t>detecça</w:t>
      </w:r>
      <w:proofErr w:type="spellEnd"/>
      <w:r w:rsidRPr="00233E7C">
        <w:rPr>
          <w:rFonts w:ascii="Times New Roman" w:hAnsi="Times New Roman"/>
          <w:sz w:val="24"/>
          <w:szCs w:val="24"/>
          <w:lang w:val="pt-PT" w:eastAsia="en-US"/>
        </w:rPr>
        <w:t>̃</w:t>
      </w:r>
      <w:r w:rsidRPr="00233E7C">
        <w:rPr>
          <w:rFonts w:ascii="Times New Roman" w:hAnsi="Times New Roman"/>
          <w:sz w:val="24"/>
          <w:szCs w:val="24"/>
          <w:lang w:val="it-IT" w:eastAsia="en-US"/>
        </w:rPr>
        <w:t xml:space="preserve">o e </w:t>
      </w:r>
      <w:proofErr w:type="spellStart"/>
      <w:r w:rsidRPr="00233E7C">
        <w:rPr>
          <w:rFonts w:ascii="Times New Roman" w:hAnsi="Times New Roman"/>
          <w:sz w:val="24"/>
          <w:szCs w:val="24"/>
          <w:lang w:val="it-IT" w:eastAsia="en-US"/>
        </w:rPr>
        <w:t>quantificac</w:t>
      </w:r>
      <w:proofErr w:type="spellEnd"/>
      <w:r w:rsidRPr="00233E7C">
        <w:rPr>
          <w:rFonts w:ascii="Times New Roman" w:hAnsi="Times New Roman"/>
          <w:sz w:val="24"/>
          <w:szCs w:val="24"/>
          <w:lang w:val="pt-PT" w:eastAsia="en-US"/>
        </w:rPr>
        <w:t>̧ã</w:t>
      </w:r>
      <w:r w:rsidRPr="00233E7C">
        <w:rPr>
          <w:rFonts w:ascii="Times New Roman" w:hAnsi="Times New Roman"/>
          <w:sz w:val="24"/>
          <w:szCs w:val="24"/>
          <w:lang w:val="es-ES_tradnl" w:eastAsia="en-US"/>
        </w:rPr>
        <w:t xml:space="preserve">o de </w:t>
      </w:r>
      <w:proofErr w:type="spellStart"/>
      <w:r w:rsidRPr="00233E7C">
        <w:rPr>
          <w:rFonts w:ascii="Times New Roman" w:hAnsi="Times New Roman"/>
          <w:sz w:val="24"/>
          <w:szCs w:val="24"/>
          <w:lang w:val="es-ES_tradnl" w:eastAsia="en-US"/>
        </w:rPr>
        <w:t>reações</w:t>
      </w:r>
      <w:proofErr w:type="spellEnd"/>
      <w:r w:rsidRPr="00233E7C">
        <w:rPr>
          <w:rFonts w:ascii="Times New Roman" w:hAnsi="Times New Roman"/>
          <w:sz w:val="24"/>
          <w:szCs w:val="24"/>
          <w:lang w:val="es-ES_tradnl" w:eastAsia="en-US"/>
        </w:rPr>
        <w:t xml:space="preserve"> </w:t>
      </w:r>
      <w:r w:rsidRPr="00233E7C">
        <w:rPr>
          <w:rFonts w:ascii="Times New Roman" w:hAnsi="Times New Roman"/>
          <w:sz w:val="24"/>
          <w:szCs w:val="24"/>
          <w:lang w:val="pt-PT" w:eastAsia="en-US"/>
        </w:rPr>
        <w:t xml:space="preserve">adversas é </w:t>
      </w:r>
      <w:r w:rsidRPr="00233E7C">
        <w:rPr>
          <w:rFonts w:ascii="Times New Roman" w:hAnsi="Times New Roman"/>
          <w:sz w:val="24"/>
          <w:szCs w:val="24"/>
          <w:lang w:val="es-ES_tradnl" w:eastAsia="en-US"/>
        </w:rPr>
        <w:t xml:space="preserve">a </w:t>
      </w:r>
      <w:proofErr w:type="spellStart"/>
      <w:r w:rsidRPr="00233E7C">
        <w:rPr>
          <w:rFonts w:ascii="Times New Roman" w:hAnsi="Times New Roman"/>
          <w:sz w:val="24"/>
          <w:szCs w:val="24"/>
          <w:lang w:val="es-ES_tradnl" w:eastAsia="en-US"/>
        </w:rPr>
        <w:t>notificac</w:t>
      </w:r>
      <w:proofErr w:type="spellEnd"/>
      <w:r w:rsidRPr="00233E7C">
        <w:rPr>
          <w:rFonts w:ascii="Times New Roman" w:hAnsi="Times New Roman"/>
          <w:sz w:val="24"/>
          <w:szCs w:val="24"/>
          <w:lang w:val="pt-PT" w:eastAsia="en-US"/>
        </w:rPr>
        <w:t>̧</w:t>
      </w:r>
      <w:proofErr w:type="spellStart"/>
      <w:r w:rsidRPr="00233E7C">
        <w:rPr>
          <w:rFonts w:ascii="Times New Roman" w:hAnsi="Times New Roman"/>
          <w:sz w:val="24"/>
          <w:szCs w:val="24"/>
          <w:lang w:val="pt-PT" w:eastAsia="en-US"/>
        </w:rPr>
        <w:t>ão</w:t>
      </w:r>
      <w:proofErr w:type="spellEnd"/>
      <w:r w:rsidRPr="00233E7C">
        <w:rPr>
          <w:rFonts w:ascii="Times New Roman" w:hAnsi="Times New Roman"/>
          <w:sz w:val="24"/>
          <w:szCs w:val="24"/>
          <w:lang w:val="pt-PT" w:eastAsia="en-US"/>
        </w:rPr>
        <w:t xml:space="preserve"> espontâ</w:t>
      </w:r>
      <w:r w:rsidRPr="00233E7C">
        <w:rPr>
          <w:rFonts w:ascii="Times New Roman" w:hAnsi="Times New Roman"/>
          <w:sz w:val="24"/>
          <w:szCs w:val="24"/>
          <w:lang w:val="es-ES_tradnl" w:eastAsia="en-US"/>
        </w:rPr>
        <w:t>nea de casos cli</w:t>
      </w:r>
      <w:r w:rsidRPr="00233E7C">
        <w:rPr>
          <w:rFonts w:ascii="Times New Roman" w:hAnsi="Times New Roman"/>
          <w:sz w:val="24"/>
          <w:szCs w:val="24"/>
          <w:lang w:val="pt-PT" w:eastAsia="en-US"/>
        </w:rPr>
        <w:t xml:space="preserve">́nicos de suspeita de </w:t>
      </w:r>
      <w:proofErr w:type="spellStart"/>
      <w:r w:rsidRPr="00233E7C">
        <w:rPr>
          <w:rFonts w:ascii="Times New Roman" w:hAnsi="Times New Roman"/>
          <w:sz w:val="24"/>
          <w:szCs w:val="24"/>
          <w:lang w:val="pt-PT" w:eastAsia="en-US"/>
        </w:rPr>
        <w:t>reações</w:t>
      </w:r>
      <w:proofErr w:type="spellEnd"/>
      <w:r w:rsidRPr="00233E7C">
        <w:rPr>
          <w:rFonts w:ascii="Times New Roman" w:hAnsi="Times New Roman"/>
          <w:sz w:val="24"/>
          <w:szCs w:val="24"/>
          <w:lang w:val="pt-PT" w:eastAsia="en-US"/>
        </w:rPr>
        <w:t xml:space="preserve"> adversas a medicamentos. (VALSECIA, </w:t>
      </w:r>
      <w:r w:rsidR="00850462">
        <w:rPr>
          <w:rFonts w:ascii="Times New Roman" w:hAnsi="Times New Roman"/>
          <w:sz w:val="24"/>
          <w:szCs w:val="24"/>
          <w:lang w:val="pt-PT" w:eastAsia="en-US"/>
        </w:rPr>
        <w:t>1998</w:t>
      </w:r>
      <w:r w:rsidRPr="00233E7C">
        <w:rPr>
          <w:rFonts w:ascii="Times New Roman" w:hAnsi="Times New Roman"/>
          <w:sz w:val="24"/>
          <w:szCs w:val="24"/>
          <w:lang w:val="pt-PT"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val="fr-FR" w:eastAsia="en-US"/>
        </w:rPr>
      </w:pPr>
      <w:r w:rsidRPr="00233E7C">
        <w:rPr>
          <w:rFonts w:ascii="Times New Roman" w:hAnsi="Times New Roman"/>
          <w:sz w:val="24"/>
          <w:szCs w:val="24"/>
          <w:lang w:eastAsia="en-US"/>
        </w:rPr>
        <w:t xml:space="preserve">As </w:t>
      </w:r>
      <w:proofErr w:type="spellStart"/>
      <w:r w:rsidRPr="00233E7C">
        <w:rPr>
          <w:rFonts w:ascii="Times New Roman" w:hAnsi="Times New Roman"/>
          <w:sz w:val="24"/>
          <w:szCs w:val="24"/>
          <w:lang w:eastAsia="en-US"/>
        </w:rPr>
        <w:t>informações</w:t>
      </w:r>
      <w:proofErr w:type="spellEnd"/>
      <w:r w:rsidRPr="00233E7C">
        <w:rPr>
          <w:rFonts w:ascii="Times New Roman" w:hAnsi="Times New Roman"/>
          <w:sz w:val="24"/>
          <w:szCs w:val="24"/>
          <w:lang w:eastAsia="en-US"/>
        </w:rPr>
        <w:t xml:space="preserve"> são obtidas por meio de </w:t>
      </w:r>
      <w:proofErr w:type="spellStart"/>
      <w:r w:rsidRPr="00233E7C">
        <w:rPr>
          <w:rFonts w:ascii="Times New Roman" w:hAnsi="Times New Roman"/>
          <w:sz w:val="24"/>
          <w:szCs w:val="24"/>
          <w:lang w:eastAsia="en-US"/>
        </w:rPr>
        <w:t>notificações</w:t>
      </w:r>
      <w:proofErr w:type="spellEnd"/>
      <w:r w:rsidRPr="00233E7C">
        <w:rPr>
          <w:rFonts w:ascii="Times New Roman" w:hAnsi="Times New Roman"/>
          <w:sz w:val="24"/>
          <w:szCs w:val="24"/>
          <w:lang w:eastAsia="en-US"/>
        </w:rPr>
        <w:t xml:space="preserve"> recebidas dos centros nacionais. Os formulá</w:t>
      </w:r>
      <w:proofErr w:type="spellStart"/>
      <w:r w:rsidRPr="00233E7C">
        <w:rPr>
          <w:rFonts w:ascii="Times New Roman" w:hAnsi="Times New Roman"/>
          <w:sz w:val="24"/>
          <w:szCs w:val="24"/>
          <w:lang w:val="es-ES_tradnl" w:eastAsia="en-US"/>
        </w:rPr>
        <w:t>rios</w:t>
      </w:r>
      <w:proofErr w:type="spellEnd"/>
      <w:r w:rsidRPr="00233E7C">
        <w:rPr>
          <w:rFonts w:ascii="Times New Roman" w:hAnsi="Times New Roman"/>
          <w:sz w:val="24"/>
          <w:szCs w:val="24"/>
          <w:lang w:val="es-ES_tradnl" w:eastAsia="en-US"/>
        </w:rPr>
        <w:t xml:space="preserve"> de </w:t>
      </w:r>
      <w:proofErr w:type="spellStart"/>
      <w:r w:rsidRPr="00233E7C">
        <w:rPr>
          <w:rFonts w:ascii="Times New Roman" w:hAnsi="Times New Roman"/>
          <w:sz w:val="24"/>
          <w:szCs w:val="24"/>
          <w:lang w:val="es-ES_tradnl" w:eastAsia="en-US"/>
        </w:rPr>
        <w:t>notificac</w:t>
      </w:r>
      <w:proofErr w:type="spellEnd"/>
      <w:r w:rsidRPr="00233E7C">
        <w:rPr>
          <w:rFonts w:ascii="Times New Roman" w:hAnsi="Times New Roman"/>
          <w:sz w:val="24"/>
          <w:szCs w:val="24"/>
          <w:lang w:eastAsia="en-US"/>
        </w:rPr>
        <w:t>̧õ</w:t>
      </w:r>
      <w:r w:rsidRPr="00233E7C">
        <w:rPr>
          <w:rFonts w:ascii="Times New Roman" w:hAnsi="Times New Roman"/>
          <w:sz w:val="24"/>
          <w:szCs w:val="24"/>
          <w:lang w:val="fr-FR" w:eastAsia="en-US"/>
        </w:rPr>
        <w:t>es sa</w:t>
      </w:r>
      <w:r w:rsidRPr="00233E7C">
        <w:rPr>
          <w:rFonts w:ascii="Times New Roman" w:hAnsi="Times New Roman"/>
          <w:sz w:val="24"/>
          <w:szCs w:val="24"/>
          <w:lang w:eastAsia="en-US"/>
        </w:rPr>
        <w:t xml:space="preserve">̃o praticamente iguais em todos os </w:t>
      </w:r>
      <w:proofErr w:type="spellStart"/>
      <w:r w:rsidRPr="00233E7C">
        <w:rPr>
          <w:rFonts w:ascii="Times New Roman" w:hAnsi="Times New Roman"/>
          <w:sz w:val="24"/>
          <w:szCs w:val="24"/>
          <w:lang w:eastAsia="en-US"/>
        </w:rPr>
        <w:t>países</w:t>
      </w:r>
      <w:proofErr w:type="spellEnd"/>
      <w:r w:rsidRPr="00233E7C">
        <w:rPr>
          <w:rFonts w:ascii="Times New Roman" w:hAnsi="Times New Roman"/>
          <w:sz w:val="24"/>
          <w:szCs w:val="24"/>
          <w:lang w:eastAsia="en-US"/>
        </w:rPr>
        <w:t xml:space="preserve">. O que varia geralmente de um para outro é </w:t>
      </w:r>
      <w:r w:rsidRPr="00233E7C">
        <w:rPr>
          <w:rFonts w:ascii="Times New Roman" w:hAnsi="Times New Roman"/>
          <w:sz w:val="24"/>
          <w:szCs w:val="24"/>
          <w:lang w:val="es-ES_tradnl" w:eastAsia="en-US"/>
        </w:rPr>
        <w:t xml:space="preserve">o tipo de </w:t>
      </w:r>
      <w:proofErr w:type="spellStart"/>
      <w:r w:rsidRPr="00233E7C">
        <w:rPr>
          <w:rFonts w:ascii="Times New Roman" w:hAnsi="Times New Roman"/>
          <w:sz w:val="24"/>
          <w:szCs w:val="24"/>
          <w:lang w:val="es-ES_tradnl" w:eastAsia="en-US"/>
        </w:rPr>
        <w:t>reac</w:t>
      </w:r>
      <w:proofErr w:type="spellEnd"/>
      <w:r w:rsidRPr="00233E7C">
        <w:rPr>
          <w:rFonts w:ascii="Times New Roman" w:hAnsi="Times New Roman"/>
          <w:sz w:val="24"/>
          <w:szCs w:val="24"/>
          <w:lang w:eastAsia="en-US"/>
        </w:rPr>
        <w:t>̧</w:t>
      </w:r>
      <w:proofErr w:type="spellStart"/>
      <w:r w:rsidRPr="00233E7C">
        <w:rPr>
          <w:rFonts w:ascii="Times New Roman" w:hAnsi="Times New Roman"/>
          <w:sz w:val="24"/>
          <w:szCs w:val="24"/>
          <w:lang w:eastAsia="en-US"/>
        </w:rPr>
        <w:t>ão</w:t>
      </w:r>
      <w:proofErr w:type="spellEnd"/>
      <w:r w:rsidRPr="00233E7C">
        <w:rPr>
          <w:rFonts w:ascii="Times New Roman" w:hAnsi="Times New Roman"/>
          <w:sz w:val="24"/>
          <w:szCs w:val="24"/>
          <w:lang w:eastAsia="en-US"/>
        </w:rPr>
        <w:t xml:space="preserve"> notificada e os profissionais que notificam. Nestes formulários são </w:t>
      </w:r>
      <w:proofErr w:type="gramStart"/>
      <w:r w:rsidRPr="00233E7C">
        <w:rPr>
          <w:rFonts w:ascii="Times New Roman" w:hAnsi="Times New Roman"/>
          <w:sz w:val="24"/>
          <w:szCs w:val="24"/>
          <w:lang w:eastAsia="en-US"/>
        </w:rPr>
        <w:t>registrados</w:t>
      </w:r>
      <w:proofErr w:type="gramEnd"/>
      <w:r w:rsidRPr="00233E7C">
        <w:rPr>
          <w:rFonts w:ascii="Times New Roman" w:hAnsi="Times New Roman"/>
          <w:sz w:val="24"/>
          <w:szCs w:val="24"/>
          <w:lang w:eastAsia="en-US"/>
        </w:rPr>
        <w:t xml:space="preserve"> sexo, idade, descrição da reação adversa, informações sobre os medicamentos administrados (com menção de suas doses e posologia de administração, assim como data de início e final da administração</w:t>
      </w:r>
      <w:r w:rsidRPr="00233E7C">
        <w:rPr>
          <w:rFonts w:ascii="Times New Roman" w:hAnsi="Times New Roman"/>
          <w:sz w:val="24"/>
          <w:szCs w:val="24"/>
          <w:lang w:val="it-IT" w:eastAsia="en-US"/>
        </w:rPr>
        <w:t xml:space="preserve"> e </w:t>
      </w:r>
      <w:proofErr w:type="spellStart"/>
      <w:r w:rsidRPr="00233E7C">
        <w:rPr>
          <w:rFonts w:ascii="Times New Roman" w:hAnsi="Times New Roman"/>
          <w:sz w:val="24"/>
          <w:szCs w:val="24"/>
          <w:lang w:val="it-IT" w:eastAsia="en-US"/>
        </w:rPr>
        <w:t>indicac</w:t>
      </w:r>
      <w:proofErr w:type="spellEnd"/>
      <w:r w:rsidRPr="00233E7C">
        <w:rPr>
          <w:rFonts w:ascii="Times New Roman" w:hAnsi="Times New Roman"/>
          <w:sz w:val="24"/>
          <w:szCs w:val="24"/>
          <w:lang w:eastAsia="en-US"/>
        </w:rPr>
        <w:t>̧</w:t>
      </w:r>
      <w:proofErr w:type="spellStart"/>
      <w:r w:rsidRPr="00233E7C">
        <w:rPr>
          <w:rFonts w:ascii="Times New Roman" w:hAnsi="Times New Roman"/>
          <w:sz w:val="24"/>
          <w:szCs w:val="24"/>
          <w:lang w:eastAsia="en-US"/>
        </w:rPr>
        <w:t>ão</w:t>
      </w:r>
      <w:proofErr w:type="spellEnd"/>
      <w:r w:rsidRPr="00233E7C">
        <w:rPr>
          <w:rFonts w:ascii="Times New Roman" w:hAnsi="Times New Roman"/>
          <w:sz w:val="24"/>
          <w:szCs w:val="24"/>
          <w:lang w:eastAsia="en-US"/>
        </w:rPr>
        <w:t xml:space="preserve"> do seu motivo) e outros dados sobre reexposição e desenvolvimento das complicações</w:t>
      </w:r>
      <w:r w:rsidRPr="00233E7C">
        <w:rPr>
          <w:rFonts w:ascii="Times New Roman" w:hAnsi="Times New Roman"/>
          <w:sz w:val="24"/>
          <w:szCs w:val="24"/>
          <w:lang w:val="fr-FR" w:eastAsia="en-US"/>
        </w:rPr>
        <w:t xml:space="preserve"> (MENON </w:t>
      </w:r>
      <w:r w:rsidRPr="00233E7C">
        <w:rPr>
          <w:rFonts w:ascii="Times New Roman" w:hAnsi="Times New Roman"/>
          <w:i/>
          <w:sz w:val="24"/>
          <w:szCs w:val="24"/>
          <w:lang w:val="fr-FR" w:eastAsia="en-US"/>
        </w:rPr>
        <w:t>et al.,</w:t>
      </w:r>
      <w:r w:rsidRPr="00233E7C">
        <w:rPr>
          <w:rFonts w:ascii="Times New Roman" w:hAnsi="Times New Roman"/>
          <w:sz w:val="24"/>
          <w:szCs w:val="24"/>
          <w:lang w:val="fr-FR" w:eastAsia="en-US"/>
        </w:rPr>
        <w:t xml:space="preserve"> 2005).</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A terminologia internacional atualmente aceita para relatar reações adversas a medicamentos é a</w:t>
      </w:r>
      <w:r w:rsidRPr="00233E7C">
        <w:rPr>
          <w:rFonts w:ascii="Times New Roman" w:hAnsi="Times New Roman"/>
          <w:sz w:val="24"/>
          <w:szCs w:val="24"/>
          <w:lang w:val="it-IT" w:eastAsia="en-US"/>
        </w:rPr>
        <w:t xml:space="preserve"> Terminologia </w:t>
      </w:r>
      <w:r w:rsidRPr="00233E7C">
        <w:rPr>
          <w:rFonts w:ascii="Times New Roman" w:hAnsi="Times New Roman"/>
          <w:sz w:val="24"/>
          <w:szCs w:val="24"/>
          <w:lang w:val="pt-PT" w:eastAsia="en-US"/>
        </w:rPr>
        <w:t>para Reações Adversas da OMS (</w:t>
      </w:r>
      <w:r w:rsidRPr="00233E7C">
        <w:rPr>
          <w:rFonts w:ascii="Times New Roman" w:hAnsi="Times New Roman"/>
          <w:bCs/>
          <w:sz w:val="24"/>
          <w:szCs w:val="24"/>
          <w:lang w:val="de-DE" w:eastAsia="en-US"/>
        </w:rPr>
        <w:t>WHO</w:t>
      </w:r>
      <w:r w:rsidRPr="00233E7C">
        <w:rPr>
          <w:rFonts w:ascii="Times New Roman" w:hAnsi="Times New Roman"/>
          <w:bCs/>
          <w:sz w:val="24"/>
          <w:szCs w:val="24"/>
          <w:lang w:val="pt-PT" w:eastAsia="en-US"/>
        </w:rPr>
        <w:t>’</w:t>
      </w:r>
      <w:r w:rsidRPr="00233E7C">
        <w:rPr>
          <w:rFonts w:ascii="Times New Roman" w:hAnsi="Times New Roman"/>
          <w:bCs/>
          <w:sz w:val="24"/>
          <w:szCs w:val="24"/>
          <w:lang w:eastAsia="en-US"/>
        </w:rPr>
        <w:t xml:space="preserve">s </w:t>
      </w:r>
      <w:r w:rsidRPr="00233E7C">
        <w:rPr>
          <w:rFonts w:ascii="Times New Roman" w:hAnsi="Times New Roman"/>
          <w:bCs/>
          <w:i/>
          <w:sz w:val="24"/>
          <w:szCs w:val="24"/>
          <w:lang w:eastAsia="en-US"/>
        </w:rPr>
        <w:t xml:space="preserve">Adverse </w:t>
      </w:r>
      <w:proofErr w:type="spellStart"/>
      <w:r w:rsidRPr="00233E7C">
        <w:rPr>
          <w:rFonts w:ascii="Times New Roman" w:hAnsi="Times New Roman"/>
          <w:bCs/>
          <w:i/>
          <w:sz w:val="24"/>
          <w:szCs w:val="24"/>
          <w:lang w:eastAsia="en-US"/>
        </w:rPr>
        <w:t>Reaction</w:t>
      </w:r>
      <w:proofErr w:type="spellEnd"/>
      <w:r w:rsidRPr="00233E7C">
        <w:rPr>
          <w:rFonts w:ascii="Times New Roman" w:hAnsi="Times New Roman"/>
          <w:bCs/>
          <w:i/>
          <w:sz w:val="24"/>
          <w:szCs w:val="24"/>
          <w:lang w:eastAsia="en-US"/>
        </w:rPr>
        <w:t xml:space="preserve"> </w:t>
      </w:r>
      <w:proofErr w:type="spellStart"/>
      <w:r w:rsidRPr="00233E7C">
        <w:rPr>
          <w:rFonts w:ascii="Times New Roman" w:hAnsi="Times New Roman"/>
          <w:bCs/>
          <w:i/>
          <w:sz w:val="24"/>
          <w:szCs w:val="24"/>
          <w:lang w:eastAsia="en-US"/>
        </w:rPr>
        <w:t>Terminology</w:t>
      </w:r>
      <w:proofErr w:type="spellEnd"/>
      <w:r w:rsidRPr="00233E7C">
        <w:rPr>
          <w:rFonts w:ascii="Times New Roman" w:hAnsi="Times New Roman"/>
          <w:bCs/>
          <w:sz w:val="24"/>
          <w:szCs w:val="24"/>
          <w:lang w:eastAsia="en-US"/>
        </w:rPr>
        <w:t xml:space="preserve"> – </w:t>
      </w:r>
      <w:r w:rsidRPr="00233E7C">
        <w:rPr>
          <w:rFonts w:ascii="Times New Roman" w:hAnsi="Times New Roman"/>
          <w:bCs/>
          <w:sz w:val="24"/>
          <w:szCs w:val="24"/>
          <w:lang w:val="de-DE" w:eastAsia="en-US"/>
        </w:rPr>
        <w:t>WHO-ART</w:t>
      </w:r>
      <w:r w:rsidRPr="00233E7C">
        <w:rPr>
          <w:rFonts w:ascii="Times New Roman" w:hAnsi="Times New Roman"/>
          <w:sz w:val="24"/>
          <w:szCs w:val="24"/>
          <w:lang w:val="pt-PT" w:eastAsia="en-US"/>
        </w:rPr>
        <w:t xml:space="preserve">). Esta terminologia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hierárquica, e liga classes de órgãos e sistemas a </w:t>
      </w:r>
      <w:proofErr w:type="spellStart"/>
      <w:r w:rsidRPr="00233E7C">
        <w:rPr>
          <w:rFonts w:ascii="Times New Roman" w:hAnsi="Times New Roman"/>
          <w:sz w:val="24"/>
          <w:szCs w:val="24"/>
          <w:lang w:val="pt-PT" w:eastAsia="en-US"/>
        </w:rPr>
        <w:t>tr</w:t>
      </w:r>
      <w:proofErr w:type="spellEnd"/>
      <w:r w:rsidRPr="00233E7C">
        <w:rPr>
          <w:rFonts w:ascii="Times New Roman" w:hAnsi="Times New Roman"/>
          <w:sz w:val="24"/>
          <w:szCs w:val="24"/>
          <w:lang w:val="fr-FR" w:eastAsia="en-US"/>
        </w:rPr>
        <w:t>ê</w:t>
      </w:r>
      <w:r w:rsidRPr="00233E7C">
        <w:rPr>
          <w:rFonts w:ascii="Times New Roman" w:hAnsi="Times New Roman"/>
          <w:sz w:val="24"/>
          <w:szCs w:val="24"/>
          <w:lang w:val="pt-PT" w:eastAsia="en-US"/>
        </w:rPr>
        <w:t xml:space="preserve">s tipos de termos: termos de "alto nível" de significado amplo, termos "preferidos" que são mais específicos e relacionados </w:t>
      </w:r>
      <w:r w:rsidRPr="00233E7C">
        <w:rPr>
          <w:rFonts w:ascii="Times New Roman" w:hAnsi="Times New Roman"/>
          <w:sz w:val="24"/>
          <w:szCs w:val="24"/>
          <w:lang w:val="fr-FR" w:eastAsia="en-US"/>
        </w:rPr>
        <w:t>à</w:t>
      </w:r>
      <w:r w:rsidRPr="00233E7C">
        <w:rPr>
          <w:rFonts w:ascii="Times New Roman" w:hAnsi="Times New Roman"/>
          <w:sz w:val="24"/>
          <w:szCs w:val="24"/>
          <w:lang w:val="pt-PT" w:eastAsia="en-US"/>
        </w:rPr>
        <w:t>s patologias e sintomas, e, finalmente, termos alternativos "incluídos" usados mais frequentemente, e sinônimos verdadeiros (WHO, 1992).</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 xml:space="preserve">Intenciona-se usar esta terminologia (WHO-ART) juntamente com a terminologia geral das </w:t>
      </w:r>
      <w:r w:rsidRPr="00233E7C">
        <w:rPr>
          <w:rFonts w:ascii="Times New Roman" w:hAnsi="Times New Roman"/>
          <w:sz w:val="24"/>
          <w:szCs w:val="24"/>
          <w:lang w:val="nl-NL" w:eastAsia="en-US"/>
        </w:rPr>
        <w:t>doen</w:t>
      </w:r>
      <w:proofErr w:type="spellStart"/>
      <w:r w:rsidRPr="00233E7C">
        <w:rPr>
          <w:rFonts w:ascii="Times New Roman" w:hAnsi="Times New Roman"/>
          <w:sz w:val="24"/>
          <w:szCs w:val="24"/>
          <w:lang w:val="pt-PT" w:eastAsia="en-US"/>
        </w:rPr>
        <w:t>ças</w:t>
      </w:r>
      <w:proofErr w:type="spellEnd"/>
      <w:r w:rsidRPr="00233E7C">
        <w:rPr>
          <w:rFonts w:ascii="Times New Roman" w:hAnsi="Times New Roman"/>
          <w:sz w:val="24"/>
          <w:szCs w:val="24"/>
          <w:lang w:val="pt-PT" w:eastAsia="en-US"/>
        </w:rPr>
        <w:t xml:space="preserve">, da Classificação Internacional de Doenças (CID – </w:t>
      </w:r>
      <w:proofErr w:type="spellStart"/>
      <w:r w:rsidRPr="00233E7C">
        <w:rPr>
          <w:rFonts w:ascii="Times New Roman" w:hAnsi="Times New Roman"/>
          <w:bCs/>
          <w:i/>
          <w:sz w:val="24"/>
          <w:szCs w:val="24"/>
          <w:lang w:eastAsia="en-US"/>
        </w:rPr>
        <w:t>International</w:t>
      </w:r>
      <w:proofErr w:type="spellEnd"/>
      <w:r w:rsidRPr="00233E7C">
        <w:rPr>
          <w:rFonts w:ascii="Times New Roman" w:hAnsi="Times New Roman"/>
          <w:bCs/>
          <w:sz w:val="24"/>
          <w:szCs w:val="24"/>
          <w:lang w:eastAsia="en-US"/>
        </w:rPr>
        <w:t xml:space="preserve"> </w:t>
      </w:r>
      <w:proofErr w:type="spellStart"/>
      <w:r w:rsidRPr="00233E7C">
        <w:rPr>
          <w:rFonts w:ascii="Times New Roman" w:hAnsi="Times New Roman"/>
          <w:bCs/>
          <w:i/>
          <w:sz w:val="24"/>
          <w:szCs w:val="24"/>
          <w:lang w:eastAsia="en-US"/>
        </w:rPr>
        <w:t>Classification</w:t>
      </w:r>
      <w:proofErr w:type="spellEnd"/>
      <w:r w:rsidRPr="00233E7C">
        <w:rPr>
          <w:rFonts w:ascii="Times New Roman" w:hAnsi="Times New Roman"/>
          <w:bCs/>
          <w:i/>
          <w:sz w:val="24"/>
          <w:szCs w:val="24"/>
          <w:lang w:eastAsia="en-US"/>
        </w:rPr>
        <w:t xml:space="preserve"> </w:t>
      </w:r>
      <w:proofErr w:type="spellStart"/>
      <w:r w:rsidRPr="00233E7C">
        <w:rPr>
          <w:rFonts w:ascii="Times New Roman" w:hAnsi="Times New Roman"/>
          <w:bCs/>
          <w:i/>
          <w:sz w:val="24"/>
          <w:szCs w:val="24"/>
          <w:lang w:eastAsia="en-US"/>
        </w:rPr>
        <w:t>of</w:t>
      </w:r>
      <w:proofErr w:type="spellEnd"/>
      <w:r w:rsidRPr="00233E7C">
        <w:rPr>
          <w:rFonts w:ascii="Times New Roman" w:hAnsi="Times New Roman"/>
          <w:bCs/>
          <w:i/>
          <w:sz w:val="24"/>
          <w:szCs w:val="24"/>
          <w:lang w:eastAsia="en-US"/>
        </w:rPr>
        <w:t xml:space="preserve"> </w:t>
      </w:r>
      <w:proofErr w:type="spellStart"/>
      <w:r w:rsidRPr="00233E7C">
        <w:rPr>
          <w:rFonts w:ascii="Times New Roman" w:hAnsi="Times New Roman"/>
          <w:bCs/>
          <w:i/>
          <w:sz w:val="24"/>
          <w:szCs w:val="24"/>
          <w:lang w:eastAsia="en-US"/>
        </w:rPr>
        <w:t>Diseases</w:t>
      </w:r>
      <w:proofErr w:type="spellEnd"/>
      <w:r w:rsidRPr="00233E7C">
        <w:rPr>
          <w:rFonts w:ascii="Times New Roman" w:hAnsi="Times New Roman"/>
          <w:sz w:val="24"/>
          <w:szCs w:val="24"/>
          <w:lang w:val="pt-PT" w:eastAsia="en-US"/>
        </w:rPr>
        <w:t xml:space="preserve">). O trabalho vem sendo realizado para conectar essas </w:t>
      </w:r>
      <w:proofErr w:type="spellStart"/>
      <w:r w:rsidRPr="00233E7C">
        <w:rPr>
          <w:rFonts w:ascii="Times New Roman" w:hAnsi="Times New Roman"/>
          <w:sz w:val="24"/>
          <w:szCs w:val="24"/>
          <w:lang w:val="pt-PT" w:eastAsia="en-US"/>
        </w:rPr>
        <w:t>classificaçõ</w:t>
      </w:r>
      <w:proofErr w:type="spellEnd"/>
      <w:r w:rsidRPr="00233E7C">
        <w:rPr>
          <w:rFonts w:ascii="Times New Roman" w:hAnsi="Times New Roman"/>
          <w:sz w:val="24"/>
          <w:szCs w:val="24"/>
          <w:lang w:val="es-ES_tradnl" w:eastAsia="en-US"/>
        </w:rPr>
        <w:t>es, para que</w:t>
      </w:r>
      <w:r w:rsidRPr="00233E7C">
        <w:rPr>
          <w:rFonts w:ascii="Times New Roman" w:hAnsi="Times New Roman"/>
          <w:sz w:val="24"/>
          <w:szCs w:val="24"/>
          <w:lang w:val="pt-PT" w:eastAsia="en-US"/>
        </w:rPr>
        <w:t xml:space="preserve"> o</w:t>
      </w:r>
      <w:r w:rsidRPr="00233E7C">
        <w:rPr>
          <w:rFonts w:ascii="Times New Roman" w:hAnsi="Times New Roman"/>
          <w:sz w:val="24"/>
          <w:szCs w:val="24"/>
          <w:lang w:val="de-DE" w:eastAsia="en-US"/>
        </w:rPr>
        <w:t xml:space="preserve"> WHO-ART v</w:t>
      </w:r>
      <w:proofErr w:type="spellStart"/>
      <w:r w:rsidRPr="00233E7C">
        <w:rPr>
          <w:rFonts w:ascii="Times New Roman" w:hAnsi="Times New Roman"/>
          <w:sz w:val="24"/>
          <w:szCs w:val="24"/>
          <w:lang w:val="pt-PT" w:eastAsia="en-US"/>
        </w:rPr>
        <w:t>enha</w:t>
      </w:r>
      <w:proofErr w:type="spellEnd"/>
      <w:r w:rsidRPr="00233E7C">
        <w:rPr>
          <w:rFonts w:ascii="Times New Roman" w:hAnsi="Times New Roman"/>
          <w:sz w:val="24"/>
          <w:szCs w:val="24"/>
          <w:lang w:val="pt-PT" w:eastAsia="en-US"/>
        </w:rPr>
        <w:t xml:space="preserve"> a se tornar um subconjunto da CID</w:t>
      </w:r>
      <w:r w:rsidR="00F848F2">
        <w:rPr>
          <w:rFonts w:ascii="Times New Roman" w:hAnsi="Times New Roman"/>
          <w:sz w:val="24"/>
          <w:szCs w:val="24"/>
          <w:lang w:val="pt-PT" w:eastAsia="en-US"/>
        </w:rPr>
        <w:t xml:space="preserve"> </w:t>
      </w:r>
      <w:r w:rsidR="00F848F2" w:rsidRPr="00233E7C">
        <w:rPr>
          <w:rFonts w:ascii="Times New Roman" w:hAnsi="Times New Roman"/>
          <w:sz w:val="24"/>
          <w:szCs w:val="24"/>
          <w:lang w:val="pt-PT" w:eastAsia="en-US"/>
        </w:rPr>
        <w:t>(</w:t>
      </w:r>
      <w:r w:rsidR="00F848F2"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00F848F2" w:rsidRPr="00233E7C">
        <w:rPr>
          <w:rFonts w:ascii="Times New Roman" w:hAnsi="Times New Roman"/>
          <w:sz w:val="24"/>
          <w:szCs w:val="24"/>
          <w:lang w:eastAsia="en-US"/>
        </w:rPr>
        <w:t xml:space="preserve"> A</w:t>
      </w:r>
      <w:r w:rsidR="00F848F2" w:rsidRPr="00233E7C">
        <w:rPr>
          <w:rFonts w:ascii="Times New Roman" w:hAnsi="Times New Roman"/>
          <w:iCs/>
          <w:sz w:val="24"/>
          <w:szCs w:val="24"/>
          <w:lang w:eastAsia="en-US"/>
        </w:rPr>
        <w:t>RONSON, 2000)</w:t>
      </w:r>
      <w:r w:rsidRPr="00233E7C">
        <w:rPr>
          <w:rFonts w:ascii="Times New Roman" w:hAnsi="Times New Roman"/>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t>Outra iniciativa para descrever reações adversas a medicamentos</w:t>
      </w:r>
      <w:r w:rsidRPr="00233E7C">
        <w:rPr>
          <w:rFonts w:ascii="Times New Roman" w:hAnsi="Times New Roman"/>
          <w:sz w:val="24"/>
          <w:szCs w:val="24"/>
          <w:lang w:val="fr-FR" w:eastAsia="en-US"/>
        </w:rPr>
        <w:t xml:space="preserve"> é </w:t>
      </w:r>
      <w:r w:rsidRPr="00233E7C">
        <w:rPr>
          <w:rFonts w:ascii="Times New Roman" w:hAnsi="Times New Roman"/>
          <w:sz w:val="24"/>
          <w:szCs w:val="24"/>
          <w:lang w:val="it-IT" w:eastAsia="en-US"/>
        </w:rPr>
        <w:t>a terminologia m</w:t>
      </w:r>
      <w:proofErr w:type="spellStart"/>
      <w:r w:rsidRPr="00233E7C">
        <w:rPr>
          <w:rFonts w:ascii="Times New Roman" w:hAnsi="Times New Roman"/>
          <w:sz w:val="24"/>
          <w:szCs w:val="24"/>
          <w:lang w:val="pt-PT" w:eastAsia="en-US"/>
        </w:rPr>
        <w:t>édica</w:t>
      </w:r>
      <w:proofErr w:type="spellEnd"/>
      <w:r w:rsidRPr="00233E7C">
        <w:rPr>
          <w:rFonts w:ascii="Times New Roman" w:hAnsi="Times New Roman"/>
          <w:sz w:val="24"/>
          <w:szCs w:val="24"/>
          <w:lang w:val="pt-PT" w:eastAsia="en-US"/>
        </w:rPr>
        <w:t xml:space="preserve"> para as autoridades reguladoras de medicamentos </w:t>
      </w:r>
      <w:r w:rsidRPr="00233E7C">
        <w:rPr>
          <w:rFonts w:ascii="Times New Roman" w:hAnsi="Times New Roman"/>
          <w:b/>
          <w:bCs/>
          <w:sz w:val="24"/>
          <w:szCs w:val="24"/>
          <w:lang w:val="da-DK" w:eastAsia="en-US"/>
        </w:rPr>
        <w:t>(</w:t>
      </w:r>
      <w:proofErr w:type="spellStart"/>
      <w:r w:rsidRPr="00233E7C">
        <w:rPr>
          <w:rFonts w:ascii="Times New Roman" w:hAnsi="Times New Roman"/>
          <w:bCs/>
          <w:sz w:val="24"/>
          <w:szCs w:val="24"/>
          <w:lang w:val="da-DK" w:eastAsia="en-US"/>
        </w:rPr>
        <w:t>MedDRA</w:t>
      </w:r>
      <w:proofErr w:type="spellEnd"/>
      <w:r w:rsidRPr="00233E7C">
        <w:rPr>
          <w:rFonts w:ascii="Times New Roman" w:hAnsi="Times New Roman"/>
          <w:bCs/>
          <w:sz w:val="24"/>
          <w:szCs w:val="24"/>
          <w:lang w:val="pt-PT" w:eastAsia="en-US"/>
        </w:rPr>
        <w:t xml:space="preserve"> - </w:t>
      </w:r>
      <w:r w:rsidRPr="00233E7C">
        <w:rPr>
          <w:rFonts w:ascii="Times New Roman" w:hAnsi="Times New Roman"/>
          <w:bCs/>
          <w:i/>
          <w:sz w:val="24"/>
          <w:szCs w:val="24"/>
          <w:lang w:val="pt-PT" w:eastAsia="en-US"/>
        </w:rPr>
        <w:t>M</w:t>
      </w:r>
      <w:proofErr w:type="spellStart"/>
      <w:r w:rsidRPr="00233E7C">
        <w:rPr>
          <w:rFonts w:ascii="Times New Roman" w:hAnsi="Times New Roman"/>
          <w:bCs/>
          <w:i/>
          <w:sz w:val="24"/>
          <w:szCs w:val="24"/>
          <w:lang w:eastAsia="en-US"/>
        </w:rPr>
        <w:t>edical</w:t>
      </w:r>
      <w:proofErr w:type="spellEnd"/>
      <w:r w:rsidRPr="00233E7C">
        <w:rPr>
          <w:rFonts w:ascii="Times New Roman" w:hAnsi="Times New Roman"/>
          <w:bCs/>
          <w:i/>
          <w:sz w:val="24"/>
          <w:szCs w:val="24"/>
          <w:lang w:eastAsia="en-US"/>
        </w:rPr>
        <w:t xml:space="preserve"> </w:t>
      </w:r>
      <w:proofErr w:type="spellStart"/>
      <w:r w:rsidRPr="00233E7C">
        <w:rPr>
          <w:rFonts w:ascii="Times New Roman" w:hAnsi="Times New Roman"/>
          <w:bCs/>
          <w:i/>
          <w:sz w:val="24"/>
          <w:szCs w:val="24"/>
          <w:lang w:val="pt-PT" w:eastAsia="en-US"/>
        </w:rPr>
        <w:t>Terminology</w:t>
      </w:r>
      <w:proofErr w:type="spellEnd"/>
      <w:r w:rsidRPr="00233E7C">
        <w:rPr>
          <w:rFonts w:ascii="Times New Roman" w:hAnsi="Times New Roman"/>
          <w:bCs/>
          <w:i/>
          <w:sz w:val="24"/>
          <w:szCs w:val="24"/>
          <w:lang w:val="pt-PT" w:eastAsia="en-US"/>
        </w:rPr>
        <w:t xml:space="preserve"> for D</w:t>
      </w:r>
      <w:r w:rsidRPr="00233E7C">
        <w:rPr>
          <w:rFonts w:ascii="Times New Roman" w:hAnsi="Times New Roman"/>
          <w:bCs/>
          <w:i/>
          <w:sz w:val="24"/>
          <w:szCs w:val="24"/>
          <w:lang w:val="nl-NL" w:eastAsia="en-US"/>
        </w:rPr>
        <w:t xml:space="preserve">rug </w:t>
      </w:r>
      <w:r w:rsidRPr="00233E7C">
        <w:rPr>
          <w:rFonts w:ascii="Times New Roman" w:hAnsi="Times New Roman"/>
          <w:bCs/>
          <w:i/>
          <w:sz w:val="24"/>
          <w:szCs w:val="24"/>
          <w:lang w:val="pt-PT" w:eastAsia="en-US"/>
        </w:rPr>
        <w:t>R</w:t>
      </w:r>
      <w:proofErr w:type="spellStart"/>
      <w:r w:rsidRPr="00233E7C">
        <w:rPr>
          <w:rFonts w:ascii="Times New Roman" w:hAnsi="Times New Roman"/>
          <w:bCs/>
          <w:i/>
          <w:sz w:val="24"/>
          <w:szCs w:val="24"/>
          <w:lang w:eastAsia="en-US"/>
        </w:rPr>
        <w:t>egulatory</w:t>
      </w:r>
      <w:proofErr w:type="spellEnd"/>
      <w:r w:rsidRPr="00233E7C">
        <w:rPr>
          <w:rFonts w:ascii="Times New Roman" w:hAnsi="Times New Roman"/>
          <w:bCs/>
          <w:i/>
          <w:sz w:val="24"/>
          <w:szCs w:val="24"/>
          <w:lang w:eastAsia="en-US"/>
        </w:rPr>
        <w:t xml:space="preserve"> </w:t>
      </w:r>
      <w:r w:rsidRPr="00233E7C">
        <w:rPr>
          <w:rFonts w:ascii="Times New Roman" w:hAnsi="Times New Roman"/>
          <w:bCs/>
          <w:i/>
          <w:sz w:val="24"/>
          <w:szCs w:val="24"/>
          <w:lang w:val="pt-PT" w:eastAsia="en-US"/>
        </w:rPr>
        <w:t>A</w:t>
      </w:r>
      <w:proofErr w:type="spellStart"/>
      <w:r w:rsidRPr="00233E7C">
        <w:rPr>
          <w:rFonts w:ascii="Times New Roman" w:hAnsi="Times New Roman"/>
          <w:bCs/>
          <w:i/>
          <w:sz w:val="24"/>
          <w:szCs w:val="24"/>
          <w:lang w:eastAsia="en-US"/>
        </w:rPr>
        <w:t>uthorities</w:t>
      </w:r>
      <w:proofErr w:type="spellEnd"/>
      <w:r w:rsidRPr="00233E7C">
        <w:rPr>
          <w:rFonts w:ascii="Times New Roman" w:hAnsi="Times New Roman"/>
          <w:bCs/>
          <w:sz w:val="24"/>
          <w:szCs w:val="24"/>
          <w:lang w:val="pt-PT" w:eastAsia="en-US"/>
        </w:rPr>
        <w:t>)</w:t>
      </w:r>
      <w:r w:rsidRPr="00233E7C">
        <w:rPr>
          <w:rFonts w:ascii="Times New Roman" w:hAnsi="Times New Roman"/>
          <w:sz w:val="24"/>
          <w:szCs w:val="24"/>
          <w:lang w:val="pt-PT" w:eastAsia="en-US"/>
        </w:rPr>
        <w:t>. Esta terminologia inclui termos históricos do</w:t>
      </w:r>
      <w:r w:rsidRPr="00233E7C">
        <w:rPr>
          <w:rFonts w:ascii="Times New Roman" w:hAnsi="Times New Roman"/>
          <w:sz w:val="24"/>
          <w:szCs w:val="24"/>
          <w:lang w:val="de-DE" w:eastAsia="en-US"/>
        </w:rPr>
        <w:t xml:space="preserve"> WHO-ART,</w:t>
      </w:r>
      <w:r w:rsidRPr="00233E7C">
        <w:rPr>
          <w:rFonts w:ascii="Times New Roman" w:hAnsi="Times New Roman"/>
          <w:sz w:val="24"/>
          <w:szCs w:val="24"/>
          <w:lang w:val="pt-PT" w:eastAsia="en-US"/>
        </w:rPr>
        <w:t xml:space="preserve"> CID-9</w:t>
      </w:r>
      <w:r w:rsidRPr="00233E7C">
        <w:rPr>
          <w:rFonts w:ascii="Times New Roman" w:hAnsi="Times New Roman"/>
          <w:sz w:val="24"/>
          <w:szCs w:val="24"/>
          <w:lang w:val="it-IT" w:eastAsia="en-US"/>
        </w:rPr>
        <w:t xml:space="preserve">, e </w:t>
      </w:r>
      <w:r w:rsidRPr="00233E7C">
        <w:rPr>
          <w:rFonts w:ascii="Times New Roman" w:hAnsi="Times New Roman"/>
          <w:bCs/>
          <w:sz w:val="24"/>
          <w:szCs w:val="24"/>
          <w:lang w:val="pt-PT" w:eastAsia="en-US"/>
        </w:rPr>
        <w:t>COSTART</w:t>
      </w:r>
      <w:r w:rsidRPr="00233E7C">
        <w:rPr>
          <w:rFonts w:ascii="Times New Roman" w:hAnsi="Times New Roman"/>
          <w:sz w:val="24"/>
          <w:szCs w:val="24"/>
          <w:lang w:val="pt-PT" w:eastAsia="en-US"/>
        </w:rPr>
        <w:t xml:space="preserve"> </w:t>
      </w:r>
      <w:r w:rsidRPr="00233E7C">
        <w:rPr>
          <w:rFonts w:ascii="Times New Roman" w:hAnsi="Times New Roman"/>
          <w:i/>
          <w:sz w:val="24"/>
          <w:szCs w:val="24"/>
          <w:lang w:val="pt-PT" w:eastAsia="en-US"/>
        </w:rPr>
        <w:t>(</w:t>
      </w:r>
      <w:proofErr w:type="spellStart"/>
      <w:r w:rsidRPr="00233E7C">
        <w:rPr>
          <w:rFonts w:ascii="Times New Roman" w:hAnsi="Times New Roman"/>
          <w:bCs/>
          <w:i/>
          <w:sz w:val="24"/>
          <w:szCs w:val="24"/>
          <w:lang w:eastAsia="en-US"/>
        </w:rPr>
        <w:t>Coding</w:t>
      </w:r>
      <w:proofErr w:type="spellEnd"/>
      <w:r w:rsidRPr="00233E7C">
        <w:rPr>
          <w:rFonts w:ascii="Times New Roman" w:hAnsi="Times New Roman"/>
          <w:bCs/>
          <w:i/>
          <w:sz w:val="24"/>
          <w:szCs w:val="24"/>
          <w:lang w:eastAsia="en-US"/>
        </w:rPr>
        <w:t xml:space="preserve"> </w:t>
      </w:r>
      <w:proofErr w:type="spellStart"/>
      <w:r w:rsidRPr="00233E7C">
        <w:rPr>
          <w:rFonts w:ascii="Times New Roman" w:hAnsi="Times New Roman"/>
          <w:bCs/>
          <w:i/>
          <w:sz w:val="24"/>
          <w:szCs w:val="24"/>
          <w:lang w:eastAsia="en-US"/>
        </w:rPr>
        <w:t>Symbols</w:t>
      </w:r>
      <w:proofErr w:type="spellEnd"/>
      <w:r w:rsidRPr="00233E7C">
        <w:rPr>
          <w:rFonts w:ascii="Times New Roman" w:hAnsi="Times New Roman"/>
          <w:bCs/>
          <w:i/>
          <w:sz w:val="24"/>
          <w:szCs w:val="24"/>
          <w:lang w:eastAsia="en-US"/>
        </w:rPr>
        <w:t xml:space="preserve"> for a Thesaurus </w:t>
      </w:r>
      <w:proofErr w:type="spellStart"/>
      <w:r w:rsidRPr="00233E7C">
        <w:rPr>
          <w:rFonts w:ascii="Times New Roman" w:hAnsi="Times New Roman"/>
          <w:bCs/>
          <w:i/>
          <w:sz w:val="24"/>
          <w:szCs w:val="24"/>
          <w:lang w:eastAsia="en-US"/>
        </w:rPr>
        <w:t>of</w:t>
      </w:r>
      <w:proofErr w:type="spellEnd"/>
      <w:r w:rsidRPr="00233E7C">
        <w:rPr>
          <w:rFonts w:ascii="Times New Roman" w:hAnsi="Times New Roman"/>
          <w:bCs/>
          <w:i/>
          <w:sz w:val="24"/>
          <w:szCs w:val="24"/>
          <w:lang w:eastAsia="en-US"/>
        </w:rPr>
        <w:t xml:space="preserve"> Adverse </w:t>
      </w:r>
      <w:proofErr w:type="spellStart"/>
      <w:r w:rsidRPr="00233E7C">
        <w:rPr>
          <w:rFonts w:ascii="Times New Roman" w:hAnsi="Times New Roman"/>
          <w:bCs/>
          <w:i/>
          <w:sz w:val="24"/>
          <w:szCs w:val="24"/>
          <w:lang w:eastAsia="en-US"/>
        </w:rPr>
        <w:t>Reaction</w:t>
      </w:r>
      <w:proofErr w:type="spellEnd"/>
      <w:r w:rsidRPr="00233E7C">
        <w:rPr>
          <w:rFonts w:ascii="Times New Roman" w:hAnsi="Times New Roman"/>
          <w:b/>
          <w:bCs/>
          <w:i/>
          <w:sz w:val="24"/>
          <w:szCs w:val="24"/>
          <w:lang w:eastAsia="en-US"/>
        </w:rPr>
        <w:t xml:space="preserve"> </w:t>
      </w:r>
      <w:proofErr w:type="spellStart"/>
      <w:r w:rsidRPr="00233E7C">
        <w:rPr>
          <w:rFonts w:ascii="Times New Roman" w:hAnsi="Times New Roman"/>
          <w:bCs/>
          <w:i/>
          <w:sz w:val="24"/>
          <w:szCs w:val="24"/>
          <w:lang w:eastAsia="en-US"/>
        </w:rPr>
        <w:t>Terms</w:t>
      </w:r>
      <w:proofErr w:type="spellEnd"/>
      <w:r w:rsidRPr="00233E7C">
        <w:rPr>
          <w:rFonts w:ascii="Times New Roman" w:hAnsi="Times New Roman"/>
          <w:sz w:val="24"/>
          <w:szCs w:val="24"/>
          <w:lang w:val="pt-PT" w:eastAsia="en-US"/>
        </w:rPr>
        <w:t>), utilizado no passado pelo FDA</w:t>
      </w:r>
      <w:r w:rsidR="00F848F2">
        <w:rPr>
          <w:rFonts w:ascii="Times New Roman" w:hAnsi="Times New Roman"/>
          <w:sz w:val="24"/>
          <w:szCs w:val="24"/>
          <w:lang w:val="pt-PT" w:eastAsia="en-US"/>
        </w:rPr>
        <w:t xml:space="preserve"> </w:t>
      </w:r>
      <w:r w:rsidR="00F848F2" w:rsidRPr="00233E7C">
        <w:rPr>
          <w:rFonts w:ascii="Times New Roman" w:hAnsi="Times New Roman"/>
          <w:sz w:val="24"/>
          <w:szCs w:val="24"/>
          <w:lang w:val="pt-PT" w:eastAsia="en-US"/>
        </w:rPr>
        <w:t>(</w:t>
      </w:r>
      <w:r w:rsidR="00F848F2"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00F848F2" w:rsidRPr="00233E7C">
        <w:rPr>
          <w:rFonts w:ascii="Times New Roman" w:hAnsi="Times New Roman"/>
          <w:sz w:val="24"/>
          <w:szCs w:val="24"/>
          <w:lang w:eastAsia="en-US"/>
        </w:rPr>
        <w:t xml:space="preserve"> A</w:t>
      </w:r>
      <w:r w:rsidR="00F848F2" w:rsidRPr="00233E7C">
        <w:rPr>
          <w:rFonts w:ascii="Times New Roman" w:hAnsi="Times New Roman"/>
          <w:iCs/>
          <w:sz w:val="24"/>
          <w:szCs w:val="24"/>
          <w:lang w:eastAsia="en-US"/>
        </w:rPr>
        <w:t>RONSON, 2000)</w:t>
      </w:r>
      <w:r w:rsidRPr="00233E7C">
        <w:rPr>
          <w:rFonts w:ascii="Times New Roman" w:hAnsi="Times New Roman"/>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233E7C">
        <w:rPr>
          <w:rFonts w:ascii="Times New Roman" w:hAnsi="Times New Roman"/>
          <w:sz w:val="24"/>
          <w:szCs w:val="24"/>
          <w:lang w:val="pt-PT" w:eastAsia="en-US"/>
        </w:rPr>
        <w:lastRenderedPageBreak/>
        <w:t>No entanto, a compatibilidade entre CID</w:t>
      </w:r>
      <w:r w:rsidRPr="00233E7C">
        <w:rPr>
          <w:rFonts w:ascii="Times New Roman" w:hAnsi="Times New Roman"/>
          <w:sz w:val="24"/>
          <w:szCs w:val="24"/>
          <w:lang w:val="de-DE" w:eastAsia="en-US"/>
        </w:rPr>
        <w:t xml:space="preserve"> e WHO-ART </w:t>
      </w:r>
      <w:r w:rsidRPr="00233E7C">
        <w:rPr>
          <w:rFonts w:ascii="Times New Roman" w:hAnsi="Times New Roman"/>
          <w:sz w:val="24"/>
          <w:szCs w:val="24"/>
          <w:lang w:val="pt-PT" w:eastAsia="en-US"/>
        </w:rPr>
        <w:t xml:space="preserve">esta longe de ser completa, visto que o </w:t>
      </w:r>
      <w:proofErr w:type="spellStart"/>
      <w:r w:rsidRPr="00233E7C">
        <w:rPr>
          <w:rFonts w:ascii="Times New Roman" w:hAnsi="Times New Roman"/>
          <w:sz w:val="24"/>
          <w:szCs w:val="24"/>
          <w:lang w:val="pt-PT" w:eastAsia="en-US"/>
        </w:rPr>
        <w:t>MedDRA</w:t>
      </w:r>
      <w:proofErr w:type="spellEnd"/>
      <w:r w:rsidRPr="00233E7C">
        <w:rPr>
          <w:rFonts w:ascii="Times New Roman" w:hAnsi="Times New Roman"/>
          <w:sz w:val="24"/>
          <w:szCs w:val="24"/>
          <w:lang w:val="pt-PT" w:eastAsia="en-US"/>
        </w:rPr>
        <w:t xml:space="preserve"> tem mais termos e outro nível em sua hierarquia, de modo que as ligações</w:t>
      </w:r>
      <w:r w:rsidRPr="00233E7C">
        <w:rPr>
          <w:rFonts w:ascii="Times New Roman" w:hAnsi="Times New Roman"/>
          <w:sz w:val="24"/>
          <w:szCs w:val="24"/>
          <w:lang w:val="fr-FR" w:eastAsia="en-US"/>
        </w:rPr>
        <w:t xml:space="preserve"> entre </w:t>
      </w:r>
      <w:r w:rsidRPr="00233E7C">
        <w:rPr>
          <w:rFonts w:ascii="Times New Roman" w:hAnsi="Times New Roman"/>
          <w:sz w:val="24"/>
          <w:szCs w:val="24"/>
          <w:lang w:val="pt-PT" w:eastAsia="en-US"/>
        </w:rPr>
        <w:t xml:space="preserve">os termos podem ser diferentes daquelas no WHO-ART, mesmo quando há </w:t>
      </w:r>
      <w:proofErr w:type="spellStart"/>
      <w:r w:rsidRPr="00233E7C">
        <w:rPr>
          <w:rFonts w:ascii="Times New Roman" w:hAnsi="Times New Roman"/>
          <w:sz w:val="24"/>
          <w:szCs w:val="24"/>
          <w:lang w:val="pt-PT" w:eastAsia="en-US"/>
        </w:rPr>
        <w:t>correspond</w:t>
      </w:r>
      <w:proofErr w:type="spellEnd"/>
      <w:r w:rsidRPr="00233E7C">
        <w:rPr>
          <w:rFonts w:ascii="Times New Roman" w:hAnsi="Times New Roman"/>
          <w:sz w:val="24"/>
          <w:szCs w:val="24"/>
          <w:lang w:val="fr-FR" w:eastAsia="en-US"/>
        </w:rPr>
        <w:t>ê</w:t>
      </w:r>
      <w:proofErr w:type="spellStart"/>
      <w:r w:rsidRPr="00233E7C">
        <w:rPr>
          <w:rFonts w:ascii="Times New Roman" w:hAnsi="Times New Roman"/>
          <w:sz w:val="24"/>
          <w:szCs w:val="24"/>
          <w:lang w:val="pt-PT" w:eastAsia="en-US"/>
        </w:rPr>
        <w:t>ncia</w:t>
      </w:r>
      <w:proofErr w:type="spellEnd"/>
      <w:r w:rsidRPr="00233E7C">
        <w:rPr>
          <w:rFonts w:ascii="Times New Roman" w:hAnsi="Times New Roman"/>
          <w:sz w:val="24"/>
          <w:szCs w:val="24"/>
          <w:lang w:val="pt-PT" w:eastAsia="en-US"/>
        </w:rPr>
        <w:t xml:space="preserve"> em termos individuais</w:t>
      </w:r>
      <w:r w:rsidR="00F848F2">
        <w:rPr>
          <w:rFonts w:ascii="Times New Roman" w:hAnsi="Times New Roman"/>
          <w:sz w:val="24"/>
          <w:szCs w:val="24"/>
          <w:lang w:val="pt-PT" w:eastAsia="en-US"/>
        </w:rPr>
        <w:t xml:space="preserve"> </w:t>
      </w:r>
      <w:r w:rsidR="00F848F2" w:rsidRPr="00233E7C">
        <w:rPr>
          <w:rFonts w:ascii="Times New Roman" w:hAnsi="Times New Roman"/>
          <w:sz w:val="24"/>
          <w:szCs w:val="24"/>
          <w:lang w:val="pt-PT" w:eastAsia="en-US"/>
        </w:rPr>
        <w:t>(</w:t>
      </w:r>
      <w:r w:rsidR="00F848F2"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00F848F2" w:rsidRPr="00233E7C">
        <w:rPr>
          <w:rFonts w:ascii="Times New Roman" w:hAnsi="Times New Roman"/>
          <w:sz w:val="24"/>
          <w:szCs w:val="24"/>
          <w:lang w:eastAsia="en-US"/>
        </w:rPr>
        <w:t xml:space="preserve"> A</w:t>
      </w:r>
      <w:r w:rsidR="00F848F2" w:rsidRPr="00233E7C">
        <w:rPr>
          <w:rFonts w:ascii="Times New Roman" w:hAnsi="Times New Roman"/>
          <w:iCs/>
          <w:sz w:val="24"/>
          <w:szCs w:val="24"/>
          <w:lang w:eastAsia="en-US"/>
        </w:rPr>
        <w:t>RONSON, 2000)</w:t>
      </w:r>
      <w:r w:rsidRPr="00233E7C">
        <w:rPr>
          <w:rFonts w:ascii="Times New Roman" w:hAnsi="Times New Roman"/>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iCs/>
          <w:sz w:val="24"/>
          <w:szCs w:val="24"/>
          <w:lang w:eastAsia="en-US"/>
        </w:rPr>
      </w:pPr>
      <w:proofErr w:type="spellStart"/>
      <w:r w:rsidRPr="00233E7C">
        <w:rPr>
          <w:rFonts w:ascii="Times New Roman" w:hAnsi="Times New Roman"/>
          <w:sz w:val="24"/>
          <w:szCs w:val="24"/>
          <w:lang w:val="pt-PT" w:eastAsia="en-US"/>
        </w:rPr>
        <w:t>Publicaçõ</w:t>
      </w:r>
      <w:proofErr w:type="spellEnd"/>
      <w:r w:rsidRPr="00233E7C">
        <w:rPr>
          <w:rFonts w:ascii="Times New Roman" w:hAnsi="Times New Roman"/>
          <w:sz w:val="24"/>
          <w:szCs w:val="24"/>
          <w:lang w:val="fr-FR" w:eastAsia="en-US"/>
        </w:rPr>
        <w:t xml:space="preserve">es </w:t>
      </w:r>
      <w:proofErr w:type="spellStart"/>
      <w:r w:rsidRPr="00233E7C">
        <w:rPr>
          <w:rFonts w:ascii="Times New Roman" w:hAnsi="Times New Roman"/>
          <w:sz w:val="24"/>
          <w:szCs w:val="24"/>
          <w:lang w:val="fr-FR" w:eastAsia="en-US"/>
        </w:rPr>
        <w:t>recentes</w:t>
      </w:r>
      <w:proofErr w:type="spellEnd"/>
      <w:r w:rsidRPr="00233E7C">
        <w:rPr>
          <w:rFonts w:ascii="Times New Roman" w:hAnsi="Times New Roman"/>
          <w:sz w:val="24"/>
          <w:szCs w:val="24"/>
          <w:lang w:val="fr-FR" w:eastAsia="en-US"/>
        </w:rPr>
        <w:t xml:space="preserve"> </w:t>
      </w:r>
      <w:proofErr w:type="spellStart"/>
      <w:r w:rsidRPr="00233E7C">
        <w:rPr>
          <w:rFonts w:ascii="Times New Roman" w:hAnsi="Times New Roman"/>
          <w:sz w:val="24"/>
          <w:szCs w:val="24"/>
          <w:lang w:val="fr-FR" w:eastAsia="en-US"/>
        </w:rPr>
        <w:t>tê</w:t>
      </w:r>
      <w:proofErr w:type="spellEnd"/>
      <w:r w:rsidRPr="00233E7C">
        <w:rPr>
          <w:rFonts w:ascii="Times New Roman" w:hAnsi="Times New Roman"/>
          <w:sz w:val="24"/>
          <w:szCs w:val="24"/>
          <w:lang w:val="pt-PT" w:eastAsia="en-US"/>
        </w:rPr>
        <w:t xml:space="preserve">m dado graduações de gravidade para tipos de </w:t>
      </w:r>
      <w:proofErr w:type="spellStart"/>
      <w:r w:rsidRPr="00233E7C">
        <w:rPr>
          <w:rFonts w:ascii="Times New Roman" w:hAnsi="Times New Roman"/>
          <w:sz w:val="24"/>
          <w:szCs w:val="24"/>
          <w:lang w:val="pt-PT" w:eastAsia="en-US"/>
        </w:rPr>
        <w:t>reaçã</w:t>
      </w:r>
      <w:proofErr w:type="spellEnd"/>
      <w:r w:rsidRPr="00233E7C">
        <w:rPr>
          <w:rFonts w:ascii="Times New Roman" w:hAnsi="Times New Roman"/>
          <w:sz w:val="24"/>
          <w:szCs w:val="24"/>
          <w:lang w:val="es-ES_tradnl" w:eastAsia="en-US"/>
        </w:rPr>
        <w:t>o específicas</w:t>
      </w:r>
      <w:r w:rsidRPr="00233E7C">
        <w:rPr>
          <w:rFonts w:ascii="Times New Roman" w:hAnsi="Times New Roman"/>
          <w:sz w:val="24"/>
          <w:szCs w:val="24"/>
          <w:lang w:val="pt-PT" w:eastAsia="en-US"/>
        </w:rPr>
        <w:t>, especialmente no caso dos eventos adversos em oncologia (por exemplo, os Critérios de Terminologia Comum para Eventos Adversos –</w:t>
      </w:r>
      <w:r w:rsidRPr="00233E7C">
        <w:rPr>
          <w:rFonts w:ascii="Times New Roman" w:hAnsi="Times New Roman"/>
          <w:sz w:val="24"/>
          <w:szCs w:val="24"/>
          <w:lang w:eastAsia="en-US"/>
        </w:rPr>
        <w:t xml:space="preserve"> CTCAE</w:t>
      </w:r>
      <w:r w:rsidRPr="00233E7C">
        <w:rPr>
          <w:rFonts w:ascii="Times New Roman" w:hAnsi="Times New Roman"/>
          <w:sz w:val="24"/>
          <w:szCs w:val="24"/>
          <w:lang w:val="pt-PT" w:eastAsia="en-US"/>
        </w:rPr>
        <w:t>, também chamados de Critérios de Toxicidade Comum</w:t>
      </w:r>
      <w:r w:rsidRPr="00233E7C">
        <w:rPr>
          <w:rFonts w:ascii="Times New Roman" w:hAnsi="Times New Roman"/>
          <w:sz w:val="24"/>
          <w:szCs w:val="24"/>
          <w:lang w:eastAsia="en-US"/>
        </w:rPr>
        <w:t xml:space="preserve">) </w:t>
      </w:r>
      <w:r w:rsidRPr="00233E7C">
        <w:rPr>
          <w:rFonts w:ascii="Times New Roman" w:hAnsi="Times New Roman"/>
          <w:sz w:val="24"/>
          <w:szCs w:val="24"/>
          <w:lang w:val="pt-PT" w:eastAsia="en-US"/>
        </w:rPr>
        <w:t>(</w:t>
      </w:r>
      <w:r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RONSON, 2000).</w:t>
      </w:r>
      <w:r w:rsidRPr="00233E7C">
        <w:rPr>
          <w:rFonts w:ascii="Times New Roman" w:hAnsi="Times New Roman"/>
          <w:sz w:val="24"/>
          <w:szCs w:val="24"/>
          <w:lang w:val="pt-PT" w:eastAsia="en-US"/>
        </w:rPr>
        <w:t xml:space="preserve"> O CTCAE é publicado pelo Instituto Nacional do Câncer dos EUA, e descreve a gravidade da toxicidade de </w:t>
      </w:r>
      <w:proofErr w:type="spellStart"/>
      <w:r w:rsidRPr="00233E7C">
        <w:rPr>
          <w:rFonts w:ascii="Times New Roman" w:hAnsi="Times New Roman"/>
          <w:sz w:val="24"/>
          <w:szCs w:val="24"/>
          <w:lang w:val="pt-PT" w:eastAsia="en-US"/>
        </w:rPr>
        <w:t>orgãos</w:t>
      </w:r>
      <w:proofErr w:type="spellEnd"/>
      <w:r w:rsidRPr="00233E7C">
        <w:rPr>
          <w:rFonts w:ascii="Times New Roman" w:hAnsi="Times New Roman"/>
          <w:sz w:val="24"/>
          <w:szCs w:val="24"/>
          <w:lang w:val="pt-PT" w:eastAsia="en-US"/>
        </w:rPr>
        <w:t xml:space="preserve"> para pacientes recebendo terapia </w:t>
      </w:r>
      <w:proofErr w:type="spellStart"/>
      <w:r w:rsidRPr="00233E7C">
        <w:rPr>
          <w:rFonts w:ascii="Times New Roman" w:hAnsi="Times New Roman"/>
          <w:sz w:val="24"/>
          <w:szCs w:val="24"/>
          <w:lang w:val="pt-PT" w:eastAsia="en-US"/>
        </w:rPr>
        <w:t>anticâncer</w:t>
      </w:r>
      <w:proofErr w:type="spellEnd"/>
      <w:r w:rsidRPr="00233E7C">
        <w:rPr>
          <w:rFonts w:ascii="Times New Roman" w:hAnsi="Times New Roman"/>
          <w:sz w:val="24"/>
          <w:szCs w:val="24"/>
          <w:lang w:val="pt-PT" w:eastAsia="en-US"/>
        </w:rPr>
        <w:t xml:space="preserve">. A toxicidade é classificada </w:t>
      </w:r>
      <w:proofErr w:type="gramStart"/>
      <w:r w:rsidRPr="00233E7C">
        <w:rPr>
          <w:rFonts w:ascii="Times New Roman" w:hAnsi="Times New Roman"/>
          <w:sz w:val="24"/>
          <w:szCs w:val="24"/>
          <w:lang w:val="pt-PT" w:eastAsia="en-US"/>
        </w:rPr>
        <w:t>como Leve</w:t>
      </w:r>
      <w:proofErr w:type="gramEnd"/>
      <w:r w:rsidRPr="00233E7C">
        <w:rPr>
          <w:rFonts w:ascii="Times New Roman" w:hAnsi="Times New Roman"/>
          <w:sz w:val="24"/>
          <w:szCs w:val="24"/>
          <w:lang w:val="pt-PT" w:eastAsia="en-US"/>
        </w:rPr>
        <w:t xml:space="preserve"> (grau 1), Moderada (Grau 2), Grave (grau 3), ou com Risco de vida (Grau 4), com parâmetros específicos de acordo com o sistema do órgão envolvido e Morte (Grau 5), que é usado para alguns dos critérios para denotar uma fatalidade (CTCAE, 2010). Embora estes critérios possam ser úteis em alguns casos, </w:t>
      </w:r>
      <w:proofErr w:type="gramStart"/>
      <w:r w:rsidRPr="00233E7C">
        <w:rPr>
          <w:rFonts w:ascii="Times New Roman" w:hAnsi="Times New Roman"/>
          <w:sz w:val="24"/>
          <w:szCs w:val="24"/>
          <w:lang w:val="pt-PT" w:eastAsia="en-US"/>
        </w:rPr>
        <w:t>tais graduações não tem</w:t>
      </w:r>
      <w:proofErr w:type="gramEnd"/>
      <w:r w:rsidRPr="00233E7C">
        <w:rPr>
          <w:rFonts w:ascii="Times New Roman" w:hAnsi="Times New Roman"/>
          <w:sz w:val="24"/>
          <w:szCs w:val="24"/>
          <w:lang w:val="pt-PT" w:eastAsia="en-US"/>
        </w:rPr>
        <w:t xml:space="preserve"> aceitação internacional, visto que nem sempre é </w:t>
      </w:r>
      <w:proofErr w:type="spellStart"/>
      <w:r w:rsidRPr="00233E7C">
        <w:rPr>
          <w:rFonts w:ascii="Times New Roman" w:hAnsi="Times New Roman"/>
          <w:sz w:val="24"/>
          <w:szCs w:val="24"/>
          <w:lang w:val="pt-PT" w:eastAsia="en-US"/>
        </w:rPr>
        <w:t>possivel</w:t>
      </w:r>
      <w:proofErr w:type="spellEnd"/>
      <w:r w:rsidRPr="00233E7C">
        <w:rPr>
          <w:rFonts w:ascii="Times New Roman" w:hAnsi="Times New Roman"/>
          <w:sz w:val="24"/>
          <w:szCs w:val="24"/>
          <w:lang w:val="pt-PT" w:eastAsia="en-US"/>
        </w:rPr>
        <w:t xml:space="preserve"> atribuir causalidade ao evento adverso (</w:t>
      </w:r>
      <w:r w:rsidRPr="00233E7C">
        <w:rPr>
          <w:rFonts w:ascii="Times New Roman" w:hAnsi="Times New Roman"/>
          <w:sz w:val="24"/>
          <w:szCs w:val="24"/>
          <w:lang w:eastAsia="en-US"/>
        </w:rPr>
        <w:t>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RONSON, 2000).</w:t>
      </w:r>
    </w:p>
    <w:p w:rsidR="00233E7C" w:rsidRPr="00233E7C" w:rsidRDefault="00233E7C" w:rsidP="00233E7C">
      <w:pPr>
        <w:tabs>
          <w:tab w:val="left" w:pos="3790"/>
        </w:tabs>
        <w:spacing w:line="360" w:lineRule="auto"/>
        <w:ind w:firstLine="1134"/>
        <w:jc w:val="both"/>
        <w:rPr>
          <w:rFonts w:ascii="Times New Roman" w:hAnsi="Times New Roman"/>
          <w:iCs/>
          <w:sz w:val="24"/>
          <w:szCs w:val="24"/>
          <w:lang w:val="pt-PT" w:eastAsia="en-US"/>
        </w:rPr>
      </w:pPr>
      <w:r w:rsidRPr="00233E7C">
        <w:rPr>
          <w:rFonts w:ascii="Times New Roman" w:hAnsi="Times New Roman"/>
          <w:iCs/>
          <w:sz w:val="24"/>
          <w:szCs w:val="24"/>
          <w:lang w:eastAsia="en-US"/>
        </w:rPr>
        <w:t>A classificação</w:t>
      </w:r>
      <w:r w:rsidRPr="00233E7C">
        <w:rPr>
          <w:rFonts w:ascii="Times New Roman" w:hAnsi="Times New Roman"/>
          <w:iCs/>
          <w:sz w:val="24"/>
          <w:szCs w:val="24"/>
          <w:lang w:val="it-IT" w:eastAsia="en-US"/>
        </w:rPr>
        <w:t xml:space="preserve"> </w:t>
      </w:r>
      <w:proofErr w:type="spellStart"/>
      <w:r w:rsidRPr="00233E7C">
        <w:rPr>
          <w:rFonts w:ascii="Times New Roman" w:hAnsi="Times New Roman"/>
          <w:iCs/>
          <w:sz w:val="24"/>
          <w:szCs w:val="24"/>
          <w:lang w:val="it-IT" w:eastAsia="en-US"/>
        </w:rPr>
        <w:t>farmacol</w:t>
      </w:r>
      <w:proofErr w:type="spellEnd"/>
      <w:r w:rsidRPr="00233E7C">
        <w:rPr>
          <w:rFonts w:ascii="Times New Roman" w:hAnsi="Times New Roman"/>
          <w:iCs/>
          <w:sz w:val="24"/>
          <w:szCs w:val="24"/>
          <w:lang w:eastAsia="en-US"/>
        </w:rPr>
        <w:t>ó</w:t>
      </w:r>
      <w:proofErr w:type="spellStart"/>
      <w:r w:rsidRPr="00233E7C">
        <w:rPr>
          <w:rFonts w:ascii="Times New Roman" w:hAnsi="Times New Roman"/>
          <w:iCs/>
          <w:sz w:val="24"/>
          <w:szCs w:val="24"/>
          <w:lang w:val="sv-SE" w:eastAsia="en-US"/>
        </w:rPr>
        <w:t>gica</w:t>
      </w:r>
      <w:proofErr w:type="spellEnd"/>
      <w:r w:rsidRPr="00233E7C">
        <w:rPr>
          <w:rFonts w:ascii="Times New Roman" w:hAnsi="Times New Roman"/>
          <w:iCs/>
          <w:sz w:val="24"/>
          <w:szCs w:val="24"/>
          <w:lang w:val="sv-SE" w:eastAsia="en-US"/>
        </w:rPr>
        <w:t xml:space="preserve"> moderna </w:t>
      </w:r>
      <w:proofErr w:type="spellStart"/>
      <w:r w:rsidRPr="00233E7C">
        <w:rPr>
          <w:rFonts w:ascii="Times New Roman" w:hAnsi="Times New Roman"/>
          <w:iCs/>
          <w:sz w:val="24"/>
          <w:szCs w:val="24"/>
          <w:lang w:val="sv-SE" w:eastAsia="en-US"/>
        </w:rPr>
        <w:t>precursora</w:t>
      </w:r>
      <w:proofErr w:type="spellEnd"/>
      <w:r w:rsidRPr="00233E7C">
        <w:rPr>
          <w:rFonts w:ascii="Times New Roman" w:hAnsi="Times New Roman"/>
          <w:iCs/>
          <w:sz w:val="24"/>
          <w:szCs w:val="24"/>
          <w:lang w:val="sv-SE" w:eastAsia="en-US"/>
        </w:rPr>
        <w:t xml:space="preserve"> </w:t>
      </w:r>
      <w:r w:rsidRPr="00233E7C">
        <w:rPr>
          <w:rFonts w:ascii="Times New Roman" w:hAnsi="Times New Roman"/>
          <w:iCs/>
          <w:sz w:val="24"/>
          <w:szCs w:val="24"/>
          <w:lang w:eastAsia="en-US"/>
        </w:rPr>
        <w:t>das reações adversas a medicamentos (</w:t>
      </w:r>
      <w:proofErr w:type="spellStart"/>
      <w:r w:rsidRPr="00233E7C">
        <w:rPr>
          <w:rFonts w:ascii="Times New Roman" w:hAnsi="Times New Roman"/>
          <w:iCs/>
          <w:sz w:val="24"/>
          <w:szCs w:val="24"/>
          <w:lang w:eastAsia="en-US"/>
        </w:rPr>
        <w:t>RAMs</w:t>
      </w:r>
      <w:proofErr w:type="spellEnd"/>
      <w:r w:rsidRPr="00233E7C">
        <w:rPr>
          <w:rFonts w:ascii="Times New Roman" w:hAnsi="Times New Roman"/>
          <w:iCs/>
          <w:sz w:val="24"/>
          <w:szCs w:val="24"/>
          <w:lang w:eastAsia="en-US"/>
        </w:rPr>
        <w:t xml:space="preserve">) distingue-as em reações </w:t>
      </w:r>
      <w:r w:rsidRPr="00233E7C">
        <w:rPr>
          <w:rFonts w:ascii="Times New Roman" w:hAnsi="Times New Roman"/>
          <w:i/>
          <w:iCs/>
          <w:sz w:val="24"/>
          <w:szCs w:val="24"/>
          <w:lang w:eastAsia="en-US"/>
        </w:rPr>
        <w:t>dose-dependentes</w:t>
      </w:r>
      <w:r w:rsidRPr="00233E7C">
        <w:rPr>
          <w:rFonts w:ascii="Times New Roman" w:hAnsi="Times New Roman"/>
          <w:iCs/>
          <w:sz w:val="24"/>
          <w:szCs w:val="24"/>
          <w:lang w:eastAsia="en-US"/>
        </w:rPr>
        <w:t xml:space="preserve"> e </w:t>
      </w:r>
      <w:r w:rsidRPr="00233E7C">
        <w:rPr>
          <w:rFonts w:ascii="Times New Roman" w:hAnsi="Times New Roman"/>
          <w:i/>
          <w:iCs/>
          <w:sz w:val="24"/>
          <w:szCs w:val="24"/>
          <w:lang w:eastAsia="en-US"/>
        </w:rPr>
        <w:t>dose</w:t>
      </w:r>
      <w:r w:rsidRPr="00233E7C">
        <w:rPr>
          <w:rFonts w:ascii="Times New Roman" w:hAnsi="Times New Roman"/>
          <w:iCs/>
          <w:sz w:val="24"/>
          <w:szCs w:val="24"/>
          <w:lang w:eastAsia="en-US"/>
        </w:rPr>
        <w:t xml:space="preserve"> </w:t>
      </w:r>
      <w:r w:rsidRPr="00233E7C">
        <w:rPr>
          <w:rFonts w:ascii="Times New Roman" w:hAnsi="Times New Roman"/>
          <w:i/>
          <w:iCs/>
          <w:sz w:val="24"/>
          <w:szCs w:val="24"/>
          <w:lang w:eastAsia="en-US"/>
        </w:rPr>
        <w:t>não-dependentes</w:t>
      </w:r>
      <w:r w:rsidRPr="00233E7C">
        <w:rPr>
          <w:rFonts w:ascii="Times New Roman" w:hAnsi="Times New Roman"/>
          <w:iCs/>
          <w:sz w:val="24"/>
          <w:szCs w:val="24"/>
          <w:lang w:eastAsia="en-US"/>
        </w:rPr>
        <w:t xml:space="preserve">, que foram chamadas por </w:t>
      </w:r>
      <w:proofErr w:type="spellStart"/>
      <w:r w:rsidRPr="00233E7C">
        <w:rPr>
          <w:rFonts w:ascii="Times New Roman" w:hAnsi="Times New Roman"/>
          <w:iCs/>
          <w:sz w:val="24"/>
          <w:szCs w:val="24"/>
          <w:lang w:eastAsia="en-US"/>
        </w:rPr>
        <w:t>Rawlins</w:t>
      </w:r>
      <w:proofErr w:type="spellEnd"/>
      <w:r w:rsidRPr="00233E7C">
        <w:rPr>
          <w:rFonts w:ascii="Times New Roman" w:hAnsi="Times New Roman"/>
          <w:iCs/>
          <w:sz w:val="24"/>
          <w:szCs w:val="24"/>
          <w:lang w:eastAsia="en-US"/>
        </w:rPr>
        <w:t xml:space="preserve"> e Thompson (1977), anteriormente de tipo A e tipo B, respectivamente. </w:t>
      </w:r>
      <w:r w:rsidRPr="00233E7C">
        <w:rPr>
          <w:rFonts w:ascii="Times New Roman" w:hAnsi="Times New Roman"/>
          <w:iCs/>
          <w:sz w:val="24"/>
          <w:szCs w:val="24"/>
          <w:lang w:val="pt-PT" w:eastAsia="en-US"/>
        </w:rPr>
        <w:t>Mais tarde, para fins de mnemônicos, essas foram rotuladas</w:t>
      </w:r>
      <w:r w:rsidRPr="00233E7C">
        <w:rPr>
          <w:rFonts w:ascii="Times New Roman" w:hAnsi="Times New Roman"/>
          <w:iCs/>
          <w:sz w:val="24"/>
          <w:szCs w:val="24"/>
          <w:lang w:val="ru-RU" w:eastAsia="en-US"/>
        </w:rPr>
        <w:t xml:space="preserve"> </w:t>
      </w:r>
      <w:proofErr w:type="spellStart"/>
      <w:r w:rsidRPr="00233E7C">
        <w:rPr>
          <w:rFonts w:ascii="Times New Roman" w:hAnsi="Times New Roman"/>
          <w:iCs/>
          <w:sz w:val="24"/>
          <w:szCs w:val="24"/>
          <w:lang w:val="ru-RU" w:eastAsia="en-US"/>
        </w:rPr>
        <w:t>de</w:t>
      </w:r>
      <w:proofErr w:type="spellEnd"/>
      <w:r w:rsidRPr="00233E7C">
        <w:rPr>
          <w:rFonts w:ascii="Times New Roman" w:hAnsi="Times New Roman"/>
          <w:iCs/>
          <w:sz w:val="24"/>
          <w:szCs w:val="24"/>
          <w:lang w:val="ru-RU" w:eastAsia="en-US"/>
        </w:rPr>
        <w:t xml:space="preserve"> "</w:t>
      </w:r>
      <w:r w:rsidRPr="00233E7C">
        <w:rPr>
          <w:rFonts w:ascii="Times New Roman" w:hAnsi="Times New Roman"/>
          <w:bCs/>
          <w:i/>
          <w:iCs/>
          <w:sz w:val="24"/>
          <w:szCs w:val="24"/>
          <w:lang w:val="pt-PT" w:eastAsia="en-US"/>
        </w:rPr>
        <w:t>Aumentada</w:t>
      </w:r>
      <w:r w:rsidRPr="00233E7C">
        <w:rPr>
          <w:rFonts w:ascii="Times New Roman" w:hAnsi="Times New Roman"/>
          <w:iCs/>
          <w:sz w:val="24"/>
          <w:szCs w:val="24"/>
          <w:lang w:val="pt-PT" w:eastAsia="en-US"/>
        </w:rPr>
        <w:t>" e "</w:t>
      </w:r>
      <w:r w:rsidRPr="00233E7C">
        <w:rPr>
          <w:rFonts w:ascii="Times New Roman" w:hAnsi="Times New Roman"/>
          <w:bCs/>
          <w:i/>
          <w:iCs/>
          <w:sz w:val="24"/>
          <w:szCs w:val="24"/>
          <w:lang w:val="pt-PT" w:eastAsia="en-US"/>
        </w:rPr>
        <w:t>B</w:t>
      </w:r>
      <w:proofErr w:type="spellStart"/>
      <w:r w:rsidRPr="00233E7C">
        <w:rPr>
          <w:rFonts w:ascii="Times New Roman" w:hAnsi="Times New Roman"/>
          <w:i/>
          <w:iCs/>
          <w:sz w:val="24"/>
          <w:szCs w:val="24"/>
          <w:lang w:val="es-ES_tradnl" w:eastAsia="en-US"/>
        </w:rPr>
        <w:t>izarra</w:t>
      </w:r>
      <w:proofErr w:type="spellEnd"/>
      <w:r w:rsidRPr="00233E7C">
        <w:rPr>
          <w:rFonts w:ascii="Times New Roman" w:hAnsi="Times New Roman"/>
          <w:iCs/>
          <w:sz w:val="24"/>
          <w:szCs w:val="24"/>
          <w:lang w:val="ru-RU" w:eastAsia="en-US"/>
        </w:rPr>
        <w:t>"</w:t>
      </w:r>
      <w:r w:rsidRPr="00233E7C">
        <w:rPr>
          <w:rFonts w:ascii="Times New Roman" w:hAnsi="Times New Roman"/>
          <w:iCs/>
          <w:sz w:val="24"/>
          <w:szCs w:val="24"/>
          <w:lang w:eastAsia="en-US"/>
        </w:rPr>
        <w:t>, respectivamente (RAWLINS</w:t>
      </w:r>
      <w:r w:rsidR="00F848F2">
        <w:rPr>
          <w:rFonts w:ascii="Times New Roman" w:hAnsi="Times New Roman"/>
          <w:iCs/>
          <w:sz w:val="24"/>
          <w:szCs w:val="24"/>
          <w:lang w:eastAsia="en-US"/>
        </w:rPr>
        <w:t>;</w:t>
      </w:r>
      <w:r w:rsidRPr="00233E7C">
        <w:rPr>
          <w:rFonts w:ascii="Times New Roman" w:hAnsi="Times New Roman"/>
          <w:iCs/>
          <w:sz w:val="24"/>
          <w:szCs w:val="24"/>
          <w:lang w:eastAsia="en-US"/>
        </w:rPr>
        <w:t xml:space="preserve"> THOMPSON, 1981)</w:t>
      </w:r>
      <w:r w:rsidRPr="00233E7C">
        <w:rPr>
          <w:rFonts w:ascii="Times New Roman" w:hAnsi="Times New Roman"/>
          <w:iCs/>
          <w:sz w:val="24"/>
          <w:szCs w:val="24"/>
          <w:lang w:val="pt-PT" w:eastAsia="en-US"/>
        </w:rPr>
        <w:t>.</w:t>
      </w:r>
    </w:p>
    <w:p w:rsidR="00233E7C" w:rsidRPr="00233E7C" w:rsidRDefault="00233E7C" w:rsidP="00233E7C">
      <w:pPr>
        <w:tabs>
          <w:tab w:val="left" w:pos="3790"/>
        </w:tabs>
        <w:spacing w:line="360" w:lineRule="auto"/>
        <w:ind w:firstLine="1134"/>
        <w:jc w:val="both"/>
        <w:rPr>
          <w:rFonts w:ascii="Times New Roman" w:hAnsi="Times New Roman"/>
          <w:iCs/>
          <w:sz w:val="24"/>
          <w:szCs w:val="24"/>
          <w:lang w:eastAsia="en-US"/>
        </w:rPr>
      </w:pPr>
      <w:r w:rsidRPr="00233E7C">
        <w:rPr>
          <w:rFonts w:ascii="Times New Roman" w:hAnsi="Times New Roman"/>
          <w:iCs/>
          <w:sz w:val="24"/>
          <w:szCs w:val="24"/>
          <w:lang w:eastAsia="en-US"/>
        </w:rPr>
        <w:t xml:space="preserve">As </w:t>
      </w:r>
      <w:proofErr w:type="spellStart"/>
      <w:r w:rsidRPr="00233E7C">
        <w:rPr>
          <w:rFonts w:ascii="Times New Roman" w:hAnsi="Times New Roman"/>
          <w:iCs/>
          <w:sz w:val="24"/>
          <w:szCs w:val="24"/>
          <w:lang w:eastAsia="en-US"/>
        </w:rPr>
        <w:t>RAMs</w:t>
      </w:r>
      <w:proofErr w:type="spellEnd"/>
      <w:r w:rsidRPr="00233E7C">
        <w:rPr>
          <w:rFonts w:ascii="Times New Roman" w:hAnsi="Times New Roman"/>
          <w:iCs/>
          <w:sz w:val="24"/>
          <w:szCs w:val="24"/>
          <w:lang w:eastAsia="en-US"/>
        </w:rPr>
        <w:t xml:space="preserve"> do Tipo A, compreendem àquelas cujas manifestações resultam do efeito farmacológico exacerbado do medicamento em seu local de ação, da extensão do mecanismo de ação responsável pelo efeito terapêutico ou de efeitos decorrentes de outros mecanismos não relacionados ao alvo da </w:t>
      </w:r>
      <w:proofErr w:type="spellStart"/>
      <w:r w:rsidRPr="00233E7C">
        <w:rPr>
          <w:rFonts w:ascii="Times New Roman" w:hAnsi="Times New Roman"/>
          <w:iCs/>
          <w:sz w:val="24"/>
          <w:szCs w:val="24"/>
          <w:lang w:eastAsia="en-US"/>
        </w:rPr>
        <w:t>farmacoterapia</w:t>
      </w:r>
      <w:proofErr w:type="spellEnd"/>
      <w:r w:rsidRPr="00233E7C">
        <w:rPr>
          <w:rFonts w:ascii="Times New Roman" w:hAnsi="Times New Roman"/>
          <w:iCs/>
          <w:sz w:val="24"/>
          <w:szCs w:val="24"/>
          <w:lang w:eastAsia="en-US"/>
        </w:rPr>
        <w:t xml:space="preserve">. Por outro lado, as </w:t>
      </w:r>
      <w:proofErr w:type="spellStart"/>
      <w:r w:rsidRPr="00233E7C">
        <w:rPr>
          <w:rFonts w:ascii="Times New Roman" w:hAnsi="Times New Roman"/>
          <w:iCs/>
          <w:sz w:val="24"/>
          <w:szCs w:val="24"/>
          <w:lang w:eastAsia="en-US"/>
        </w:rPr>
        <w:t>RAM</w:t>
      </w:r>
      <w:r w:rsidR="00ED0647">
        <w:rPr>
          <w:rFonts w:ascii="Times New Roman" w:hAnsi="Times New Roman"/>
          <w:iCs/>
          <w:sz w:val="24"/>
          <w:szCs w:val="24"/>
          <w:lang w:eastAsia="en-US"/>
        </w:rPr>
        <w:t>s</w:t>
      </w:r>
      <w:proofErr w:type="spellEnd"/>
      <w:r w:rsidRPr="00233E7C">
        <w:rPr>
          <w:rFonts w:ascii="Times New Roman" w:hAnsi="Times New Roman"/>
          <w:iCs/>
          <w:sz w:val="24"/>
          <w:szCs w:val="24"/>
          <w:lang w:eastAsia="en-US"/>
        </w:rPr>
        <w:t xml:space="preserve"> do Tipo B não estão relacionadas com o mecanismo de ação do fármaco e por esse motivo são imprevisíveis (MODESTO, 2014).</w:t>
      </w:r>
    </w:p>
    <w:p w:rsidR="00233E7C" w:rsidRPr="00233E7C" w:rsidRDefault="00233E7C" w:rsidP="00233E7C">
      <w:pPr>
        <w:spacing w:line="360" w:lineRule="auto"/>
        <w:ind w:firstLine="1134"/>
        <w:jc w:val="both"/>
        <w:rPr>
          <w:rFonts w:ascii="Times New Roman" w:hAnsi="Times New Roman"/>
          <w:sz w:val="24"/>
          <w:szCs w:val="24"/>
          <w:lang w:eastAsia="en-US"/>
        </w:rPr>
      </w:pPr>
      <w:r w:rsidRPr="000420BE">
        <w:rPr>
          <w:rFonts w:ascii="Times New Roman" w:hAnsi="Times New Roman"/>
          <w:iCs/>
          <w:sz w:val="24"/>
          <w:szCs w:val="24"/>
          <w:lang w:eastAsia="en-US"/>
        </w:rPr>
        <w:t xml:space="preserve">Posteriormente, foram </w:t>
      </w:r>
      <w:r w:rsidR="003E3758" w:rsidRPr="000420BE">
        <w:rPr>
          <w:rFonts w:ascii="Times New Roman" w:hAnsi="Times New Roman"/>
          <w:iCs/>
          <w:sz w:val="24"/>
          <w:szCs w:val="24"/>
          <w:lang w:eastAsia="en-US"/>
        </w:rPr>
        <w:t>adicionad</w:t>
      </w:r>
      <w:r w:rsidR="003E3758">
        <w:rPr>
          <w:rFonts w:ascii="Times New Roman" w:hAnsi="Times New Roman"/>
          <w:iCs/>
          <w:sz w:val="24"/>
          <w:szCs w:val="24"/>
          <w:lang w:eastAsia="en-US"/>
        </w:rPr>
        <w:t>os</w:t>
      </w:r>
      <w:r w:rsidRPr="000420BE">
        <w:rPr>
          <w:rFonts w:ascii="Times New Roman" w:hAnsi="Times New Roman"/>
          <w:iCs/>
          <w:sz w:val="24"/>
          <w:szCs w:val="24"/>
          <w:lang w:eastAsia="en-US"/>
        </w:rPr>
        <w:t xml:space="preserve"> mais </w:t>
      </w:r>
      <w:r w:rsidRPr="000420BE">
        <w:rPr>
          <w:rFonts w:ascii="Times New Roman" w:hAnsi="Times New Roman"/>
          <w:bCs/>
          <w:iCs/>
          <w:sz w:val="24"/>
          <w:szCs w:val="24"/>
          <w:lang w:eastAsia="en-US"/>
        </w:rPr>
        <w:t>dois</w:t>
      </w:r>
      <w:r w:rsidRPr="00233E7C">
        <w:rPr>
          <w:rFonts w:ascii="Times New Roman" w:hAnsi="Times New Roman"/>
          <w:iCs/>
          <w:sz w:val="24"/>
          <w:szCs w:val="24"/>
          <w:lang w:val="es-ES_tradnl" w:eastAsia="en-US"/>
        </w:rPr>
        <w:t xml:space="preserve"> tipos de </w:t>
      </w:r>
      <w:proofErr w:type="spellStart"/>
      <w:r w:rsidRPr="00233E7C">
        <w:rPr>
          <w:rFonts w:ascii="Times New Roman" w:hAnsi="Times New Roman"/>
          <w:iCs/>
          <w:sz w:val="24"/>
          <w:szCs w:val="24"/>
          <w:lang w:val="es-ES_tradnl" w:eastAsia="en-US"/>
        </w:rPr>
        <w:t>RAMs</w:t>
      </w:r>
      <w:proofErr w:type="spellEnd"/>
      <w:r w:rsidRPr="00233E7C">
        <w:rPr>
          <w:rFonts w:ascii="Times New Roman" w:hAnsi="Times New Roman"/>
          <w:iCs/>
          <w:sz w:val="24"/>
          <w:szCs w:val="24"/>
          <w:lang w:val="it-IT" w:eastAsia="en-US"/>
        </w:rPr>
        <w:t xml:space="preserve">: </w:t>
      </w:r>
      <w:r w:rsidRPr="000420BE">
        <w:rPr>
          <w:rFonts w:ascii="Times New Roman" w:hAnsi="Times New Roman"/>
          <w:i/>
          <w:iCs/>
          <w:sz w:val="24"/>
          <w:szCs w:val="24"/>
          <w:lang w:eastAsia="en-US"/>
        </w:rPr>
        <w:t>Reações dose- e tempo-dependentes</w:t>
      </w:r>
      <w:r w:rsidRPr="000420BE">
        <w:rPr>
          <w:rFonts w:ascii="Times New Roman" w:hAnsi="Times New Roman"/>
          <w:iCs/>
          <w:sz w:val="24"/>
          <w:szCs w:val="24"/>
          <w:lang w:eastAsia="en-US"/>
        </w:rPr>
        <w:t xml:space="preserve"> e, as </w:t>
      </w:r>
      <w:r w:rsidRPr="000420BE">
        <w:rPr>
          <w:rFonts w:ascii="Times New Roman" w:hAnsi="Times New Roman"/>
          <w:i/>
          <w:iCs/>
          <w:sz w:val="24"/>
          <w:szCs w:val="24"/>
          <w:lang w:eastAsia="en-US"/>
        </w:rPr>
        <w:t>Reações tardias</w:t>
      </w:r>
      <w:r w:rsidRPr="000420BE">
        <w:rPr>
          <w:rFonts w:ascii="Times New Roman" w:hAnsi="Times New Roman"/>
          <w:iCs/>
          <w:sz w:val="24"/>
          <w:szCs w:val="24"/>
          <w:lang w:eastAsia="en-US"/>
        </w:rPr>
        <w:t xml:space="preserve">, depois chamadas </w:t>
      </w:r>
      <w:proofErr w:type="spellStart"/>
      <w:r w:rsidRPr="00233E7C">
        <w:rPr>
          <w:rFonts w:ascii="Times New Roman" w:hAnsi="Times New Roman"/>
          <w:iCs/>
          <w:sz w:val="24"/>
          <w:szCs w:val="24"/>
          <w:lang w:val="pt-PT" w:eastAsia="en-US"/>
        </w:rPr>
        <w:t>mnemônicamente</w:t>
      </w:r>
      <w:proofErr w:type="spellEnd"/>
      <w:r w:rsidRPr="00233E7C">
        <w:rPr>
          <w:rFonts w:ascii="Times New Roman" w:hAnsi="Times New Roman"/>
          <w:iCs/>
          <w:sz w:val="24"/>
          <w:szCs w:val="24"/>
          <w:lang w:val="pt-PT" w:eastAsia="en-US"/>
        </w:rPr>
        <w:t>,</w:t>
      </w:r>
      <w:r w:rsidRPr="000420BE">
        <w:rPr>
          <w:rFonts w:ascii="Times New Roman" w:hAnsi="Times New Roman"/>
          <w:iCs/>
          <w:sz w:val="24"/>
          <w:szCs w:val="24"/>
          <w:lang w:eastAsia="en-US"/>
        </w:rPr>
        <w:t xml:space="preserve"> </w:t>
      </w:r>
      <w:r w:rsidRPr="000420BE">
        <w:rPr>
          <w:rFonts w:ascii="Times New Roman" w:hAnsi="Times New Roman"/>
          <w:bCs/>
          <w:iCs/>
          <w:sz w:val="24"/>
          <w:szCs w:val="24"/>
          <w:lang w:eastAsia="en-US"/>
        </w:rPr>
        <w:t xml:space="preserve">C </w:t>
      </w:r>
      <w:r w:rsidRPr="000420BE">
        <w:rPr>
          <w:rFonts w:ascii="Times New Roman" w:hAnsi="Times New Roman"/>
          <w:iCs/>
          <w:sz w:val="24"/>
          <w:szCs w:val="24"/>
          <w:lang w:eastAsia="en-US"/>
        </w:rPr>
        <w:t>(</w:t>
      </w:r>
      <w:proofErr w:type="spellStart"/>
      <w:r w:rsidRPr="000420BE">
        <w:rPr>
          <w:rFonts w:ascii="Times New Roman" w:hAnsi="Times New Roman"/>
          <w:bCs/>
          <w:i/>
          <w:iCs/>
          <w:sz w:val="24"/>
          <w:szCs w:val="24"/>
          <w:lang w:eastAsia="en-US"/>
        </w:rPr>
        <w:t>C</w:t>
      </w:r>
      <w:r w:rsidRPr="000420BE">
        <w:rPr>
          <w:rFonts w:ascii="Times New Roman" w:hAnsi="Times New Roman"/>
          <w:i/>
          <w:iCs/>
          <w:sz w:val="24"/>
          <w:szCs w:val="24"/>
          <w:lang w:eastAsia="en-US"/>
        </w:rPr>
        <w:t>hronic</w:t>
      </w:r>
      <w:proofErr w:type="spellEnd"/>
      <w:r w:rsidRPr="000420BE">
        <w:rPr>
          <w:rFonts w:ascii="Times New Roman" w:hAnsi="Times New Roman"/>
          <w:iCs/>
          <w:sz w:val="24"/>
          <w:szCs w:val="24"/>
          <w:lang w:eastAsia="en-US"/>
        </w:rPr>
        <w:t xml:space="preserve">) </w:t>
      </w:r>
      <w:r w:rsidRPr="00233E7C">
        <w:rPr>
          <w:rFonts w:ascii="Times New Roman" w:hAnsi="Times New Roman"/>
          <w:iCs/>
          <w:sz w:val="24"/>
          <w:szCs w:val="24"/>
          <w:lang w:val="it-IT" w:eastAsia="en-US"/>
        </w:rPr>
        <w:t xml:space="preserve">e </w:t>
      </w:r>
      <w:r w:rsidRPr="000420BE">
        <w:rPr>
          <w:rFonts w:ascii="Times New Roman" w:hAnsi="Times New Roman"/>
          <w:bCs/>
          <w:iCs/>
          <w:sz w:val="24"/>
          <w:szCs w:val="24"/>
          <w:lang w:eastAsia="en-US"/>
        </w:rPr>
        <w:t xml:space="preserve">D </w:t>
      </w:r>
      <w:r w:rsidRPr="000420BE">
        <w:rPr>
          <w:rFonts w:ascii="Times New Roman" w:hAnsi="Times New Roman"/>
          <w:iCs/>
          <w:sz w:val="24"/>
          <w:szCs w:val="24"/>
          <w:lang w:eastAsia="en-US"/>
        </w:rPr>
        <w:t>(</w:t>
      </w:r>
      <w:proofErr w:type="spellStart"/>
      <w:r w:rsidRPr="000420BE">
        <w:rPr>
          <w:rFonts w:ascii="Times New Roman" w:hAnsi="Times New Roman"/>
          <w:bCs/>
          <w:i/>
          <w:iCs/>
          <w:sz w:val="24"/>
          <w:szCs w:val="24"/>
          <w:lang w:eastAsia="en-US"/>
        </w:rPr>
        <w:t>D</w:t>
      </w:r>
      <w:r w:rsidRPr="000420BE">
        <w:rPr>
          <w:rFonts w:ascii="Times New Roman" w:hAnsi="Times New Roman"/>
          <w:i/>
          <w:iCs/>
          <w:sz w:val="24"/>
          <w:szCs w:val="24"/>
          <w:lang w:eastAsia="en-US"/>
        </w:rPr>
        <w:t>elayed</w:t>
      </w:r>
      <w:proofErr w:type="spellEnd"/>
      <w:r w:rsidRPr="000420BE">
        <w:rPr>
          <w:rFonts w:ascii="Times New Roman" w:hAnsi="Times New Roman"/>
          <w:i/>
          <w:iCs/>
          <w:sz w:val="24"/>
          <w:szCs w:val="24"/>
          <w:lang w:eastAsia="en-US"/>
        </w:rPr>
        <w:t xml:space="preserve"> </w:t>
      </w:r>
      <w:proofErr w:type="spellStart"/>
      <w:r w:rsidRPr="000420BE">
        <w:rPr>
          <w:rFonts w:ascii="Times New Roman" w:hAnsi="Times New Roman"/>
          <w:i/>
          <w:iCs/>
          <w:sz w:val="24"/>
          <w:szCs w:val="24"/>
          <w:lang w:eastAsia="en-US"/>
        </w:rPr>
        <w:t>reactions</w:t>
      </w:r>
      <w:proofErr w:type="spellEnd"/>
      <w:r w:rsidRPr="000420BE">
        <w:rPr>
          <w:rFonts w:ascii="Times New Roman" w:hAnsi="Times New Roman"/>
          <w:iCs/>
          <w:sz w:val="24"/>
          <w:szCs w:val="24"/>
          <w:lang w:eastAsia="en-US"/>
        </w:rPr>
        <w:t>), respectivamente (</w:t>
      </w:r>
      <w:r w:rsidRPr="00233E7C">
        <w:rPr>
          <w:rFonts w:ascii="Times New Roman" w:hAnsi="Times New Roman"/>
          <w:sz w:val="24"/>
          <w:szCs w:val="24"/>
          <w:lang w:eastAsia="en-US"/>
        </w:rPr>
        <w:t>GRAHAME-SMITH</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ARONSON, 1984)</w:t>
      </w:r>
      <w:r w:rsidRPr="000420BE">
        <w:rPr>
          <w:rFonts w:ascii="Times New Roman" w:hAnsi="Times New Roman"/>
          <w:iCs/>
          <w:sz w:val="24"/>
          <w:szCs w:val="24"/>
          <w:lang w:eastAsia="en-US"/>
        </w:rPr>
        <w:t xml:space="preserve">. </w:t>
      </w:r>
      <w:r w:rsidRPr="00683EAA">
        <w:rPr>
          <w:rFonts w:ascii="Times New Roman" w:hAnsi="Times New Roman"/>
          <w:iCs/>
          <w:sz w:val="24"/>
          <w:szCs w:val="24"/>
          <w:lang w:eastAsia="en-US"/>
        </w:rPr>
        <w:t>A</w:t>
      </w:r>
      <w:r w:rsidRPr="00233E7C">
        <w:rPr>
          <w:rFonts w:ascii="Times New Roman" w:hAnsi="Times New Roman"/>
          <w:iCs/>
          <w:sz w:val="24"/>
          <w:szCs w:val="24"/>
          <w:lang w:val="pt-PT" w:eastAsia="en-US"/>
        </w:rPr>
        <w:t xml:space="preserve"> categoria de </w:t>
      </w:r>
      <w:r w:rsidRPr="00233E7C">
        <w:rPr>
          <w:rFonts w:ascii="Times New Roman" w:hAnsi="Times New Roman"/>
          <w:bCs/>
          <w:i/>
          <w:iCs/>
          <w:sz w:val="24"/>
          <w:szCs w:val="24"/>
          <w:lang w:val="pt-PT" w:eastAsia="en-US"/>
        </w:rPr>
        <w:t>Reações Tardias</w:t>
      </w:r>
      <w:r w:rsidRPr="00233E7C">
        <w:rPr>
          <w:rFonts w:ascii="Times New Roman" w:hAnsi="Times New Roman"/>
          <w:iCs/>
          <w:sz w:val="24"/>
          <w:szCs w:val="24"/>
          <w:lang w:val="pt-PT" w:eastAsia="en-US"/>
        </w:rPr>
        <w:t xml:space="preserve">, foi novamente dividida em duas: </w:t>
      </w:r>
      <w:r w:rsidRPr="00233E7C">
        <w:rPr>
          <w:rFonts w:ascii="Times New Roman" w:hAnsi="Times New Roman"/>
          <w:i/>
          <w:iCs/>
          <w:sz w:val="24"/>
          <w:szCs w:val="24"/>
          <w:lang w:val="pt-PT" w:eastAsia="en-US"/>
        </w:rPr>
        <w:t>Reações</w:t>
      </w:r>
      <w:r w:rsidRPr="00233E7C">
        <w:rPr>
          <w:rFonts w:ascii="Times New Roman" w:hAnsi="Times New Roman"/>
          <w:iCs/>
          <w:sz w:val="24"/>
          <w:szCs w:val="24"/>
          <w:lang w:val="pt-PT" w:eastAsia="en-US"/>
        </w:rPr>
        <w:t xml:space="preserve"> </w:t>
      </w:r>
      <w:r w:rsidRPr="00233E7C">
        <w:rPr>
          <w:rFonts w:ascii="Times New Roman" w:hAnsi="Times New Roman"/>
          <w:i/>
          <w:iCs/>
          <w:sz w:val="24"/>
          <w:szCs w:val="24"/>
          <w:lang w:val="pt-PT" w:eastAsia="en-US"/>
        </w:rPr>
        <w:t>Tempo-dependentes</w:t>
      </w:r>
      <w:r w:rsidRPr="00233E7C">
        <w:rPr>
          <w:rFonts w:ascii="Times New Roman" w:hAnsi="Times New Roman"/>
          <w:iCs/>
          <w:sz w:val="24"/>
          <w:szCs w:val="24"/>
          <w:lang w:val="pt-PT" w:eastAsia="en-US"/>
        </w:rPr>
        <w:t xml:space="preserve"> e </w:t>
      </w:r>
      <w:r w:rsidRPr="00233E7C">
        <w:rPr>
          <w:rFonts w:ascii="Times New Roman" w:hAnsi="Times New Roman"/>
          <w:i/>
          <w:iCs/>
          <w:sz w:val="24"/>
          <w:szCs w:val="24"/>
          <w:lang w:val="pt-PT" w:eastAsia="en-US"/>
        </w:rPr>
        <w:t xml:space="preserve">Reações de Retirada </w:t>
      </w:r>
      <w:r w:rsidRPr="00F848F2">
        <w:rPr>
          <w:rFonts w:ascii="Times New Roman" w:hAnsi="Times New Roman"/>
          <w:i/>
          <w:iCs/>
          <w:sz w:val="24"/>
          <w:szCs w:val="24"/>
          <w:lang w:val="pt-PT" w:eastAsia="en-US"/>
        </w:rPr>
        <w:t>d</w:t>
      </w:r>
      <w:r w:rsidR="00B2543B" w:rsidRPr="00F848F2">
        <w:rPr>
          <w:rFonts w:ascii="Times New Roman" w:hAnsi="Times New Roman"/>
          <w:i/>
          <w:iCs/>
          <w:sz w:val="24"/>
          <w:szCs w:val="24"/>
          <w:lang w:val="pt-PT" w:eastAsia="en-US"/>
        </w:rPr>
        <w:t>o tratamento</w:t>
      </w:r>
      <w:r w:rsidRPr="00233E7C">
        <w:rPr>
          <w:rFonts w:ascii="Times New Roman" w:hAnsi="Times New Roman"/>
          <w:i/>
          <w:iCs/>
          <w:sz w:val="24"/>
          <w:szCs w:val="24"/>
          <w:lang w:val="pt-PT" w:eastAsia="en-US"/>
        </w:rPr>
        <w:t xml:space="preserve">, </w:t>
      </w:r>
      <w:r w:rsidRPr="00233E7C">
        <w:rPr>
          <w:rFonts w:ascii="Times New Roman" w:hAnsi="Times New Roman"/>
          <w:iCs/>
          <w:sz w:val="24"/>
          <w:szCs w:val="24"/>
          <w:lang w:val="pt-PT" w:eastAsia="en-US"/>
        </w:rPr>
        <w:t>mnemonicamente chamadas de D (</w:t>
      </w:r>
      <w:proofErr w:type="spellStart"/>
      <w:r w:rsidRPr="00233E7C">
        <w:rPr>
          <w:rFonts w:ascii="Times New Roman" w:hAnsi="Times New Roman"/>
          <w:bCs/>
          <w:i/>
          <w:iCs/>
          <w:sz w:val="24"/>
          <w:szCs w:val="24"/>
          <w:lang w:val="pt-PT" w:eastAsia="en-US"/>
        </w:rPr>
        <w:t>Delayed</w:t>
      </w:r>
      <w:proofErr w:type="spellEnd"/>
      <w:r w:rsidRPr="00233E7C">
        <w:rPr>
          <w:rFonts w:ascii="Times New Roman" w:hAnsi="Times New Roman"/>
          <w:iCs/>
          <w:sz w:val="24"/>
          <w:szCs w:val="24"/>
          <w:lang w:val="pt-PT" w:eastAsia="en-US"/>
        </w:rPr>
        <w:t xml:space="preserve">) e </w:t>
      </w:r>
      <w:proofErr w:type="spellStart"/>
      <w:r w:rsidRPr="00233E7C">
        <w:rPr>
          <w:rFonts w:ascii="Times New Roman" w:hAnsi="Times New Roman"/>
          <w:iCs/>
          <w:sz w:val="24"/>
          <w:szCs w:val="24"/>
          <w:lang w:val="pt-PT" w:eastAsia="en-US"/>
        </w:rPr>
        <w:t>E</w:t>
      </w:r>
      <w:proofErr w:type="spellEnd"/>
      <w:r w:rsidRPr="00233E7C">
        <w:rPr>
          <w:rFonts w:ascii="Times New Roman" w:hAnsi="Times New Roman"/>
          <w:iCs/>
          <w:sz w:val="24"/>
          <w:szCs w:val="24"/>
          <w:lang w:val="pt-PT" w:eastAsia="en-US"/>
        </w:rPr>
        <w:t xml:space="preserve"> </w:t>
      </w:r>
      <w:r w:rsidRPr="00233E7C">
        <w:rPr>
          <w:rFonts w:ascii="Times New Roman" w:hAnsi="Times New Roman"/>
          <w:i/>
          <w:iCs/>
          <w:sz w:val="24"/>
          <w:szCs w:val="24"/>
          <w:lang w:val="pt-PT" w:eastAsia="en-US"/>
        </w:rPr>
        <w:t>(</w:t>
      </w:r>
      <w:proofErr w:type="spellStart"/>
      <w:r w:rsidRPr="00233E7C">
        <w:rPr>
          <w:rFonts w:ascii="Times New Roman" w:hAnsi="Times New Roman"/>
          <w:i/>
          <w:iCs/>
          <w:sz w:val="24"/>
          <w:szCs w:val="24"/>
          <w:lang w:val="pt-PT" w:eastAsia="en-US"/>
        </w:rPr>
        <w:t>Withdrawal</w:t>
      </w:r>
      <w:proofErr w:type="spellEnd"/>
      <w:r w:rsidRPr="00233E7C">
        <w:rPr>
          <w:rFonts w:ascii="Times New Roman" w:hAnsi="Times New Roman"/>
          <w:i/>
          <w:iCs/>
          <w:sz w:val="24"/>
          <w:szCs w:val="24"/>
          <w:lang w:val="pt-PT" w:eastAsia="en-US"/>
        </w:rPr>
        <w:t xml:space="preserve"> ou </w:t>
      </w:r>
      <w:proofErr w:type="spellStart"/>
      <w:r w:rsidRPr="00233E7C">
        <w:rPr>
          <w:rFonts w:ascii="Times New Roman" w:hAnsi="Times New Roman"/>
          <w:bCs/>
          <w:i/>
          <w:iCs/>
          <w:sz w:val="24"/>
          <w:szCs w:val="24"/>
          <w:lang w:val="pt-PT" w:eastAsia="en-US"/>
        </w:rPr>
        <w:t>E</w:t>
      </w:r>
      <w:r w:rsidRPr="00233E7C">
        <w:rPr>
          <w:rFonts w:ascii="Times New Roman" w:hAnsi="Times New Roman"/>
          <w:i/>
          <w:iCs/>
          <w:sz w:val="24"/>
          <w:szCs w:val="24"/>
          <w:lang w:val="pt-PT" w:eastAsia="en-US"/>
        </w:rPr>
        <w:t>nd</w:t>
      </w:r>
      <w:proofErr w:type="spellEnd"/>
      <w:r w:rsidRPr="00233E7C">
        <w:rPr>
          <w:rFonts w:ascii="Times New Roman" w:hAnsi="Times New Roman"/>
          <w:iCs/>
          <w:sz w:val="24"/>
          <w:szCs w:val="24"/>
          <w:lang w:val="pt-PT" w:eastAsia="en-US"/>
        </w:rPr>
        <w:t xml:space="preserve"> </w:t>
      </w:r>
      <w:proofErr w:type="spellStart"/>
      <w:r w:rsidRPr="00233E7C">
        <w:rPr>
          <w:rFonts w:ascii="Times New Roman" w:hAnsi="Times New Roman"/>
          <w:i/>
          <w:iCs/>
          <w:sz w:val="24"/>
          <w:szCs w:val="24"/>
          <w:lang w:val="pt-PT" w:eastAsia="en-US"/>
        </w:rPr>
        <w:t>of</w:t>
      </w:r>
      <w:proofErr w:type="spellEnd"/>
      <w:r w:rsidRPr="00233E7C">
        <w:rPr>
          <w:rFonts w:ascii="Times New Roman" w:hAnsi="Times New Roman"/>
          <w:i/>
          <w:iCs/>
          <w:sz w:val="24"/>
          <w:szCs w:val="24"/>
          <w:lang w:val="pt-PT" w:eastAsia="en-US"/>
        </w:rPr>
        <w:t xml:space="preserve"> use</w:t>
      </w:r>
      <w:r w:rsidRPr="00233E7C">
        <w:rPr>
          <w:rFonts w:ascii="Times New Roman" w:hAnsi="Times New Roman"/>
          <w:iCs/>
          <w:sz w:val="24"/>
          <w:szCs w:val="24"/>
          <w:lang w:val="pt-PT" w:eastAsia="en-US"/>
        </w:rPr>
        <w:t xml:space="preserve">) </w:t>
      </w:r>
      <w:r w:rsidRPr="00233E7C">
        <w:rPr>
          <w:rFonts w:ascii="Times New Roman" w:hAnsi="Times New Roman"/>
          <w:sz w:val="24"/>
          <w:szCs w:val="24"/>
          <w:lang w:eastAsia="en-US"/>
        </w:rPr>
        <w:t>(ROYER, 1997; EDWARDS</w:t>
      </w:r>
      <w:r w:rsidR="00F848F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 xml:space="preserve">RONSON, 2000). </w:t>
      </w:r>
      <w:r w:rsidRPr="00683EAA">
        <w:rPr>
          <w:rFonts w:ascii="Times New Roman" w:hAnsi="Times New Roman"/>
          <w:iCs/>
          <w:sz w:val="24"/>
          <w:szCs w:val="24"/>
          <w:lang w:eastAsia="en-US"/>
        </w:rPr>
        <w:t xml:space="preserve">Mais recentemente, uma sexta categoria foi proposta: </w:t>
      </w:r>
      <w:r w:rsidRPr="00683EAA">
        <w:rPr>
          <w:rFonts w:ascii="Times New Roman" w:hAnsi="Times New Roman"/>
          <w:i/>
          <w:iCs/>
          <w:sz w:val="24"/>
          <w:szCs w:val="24"/>
          <w:lang w:eastAsia="en-US"/>
        </w:rPr>
        <w:t>Falha inesperada da terapia</w:t>
      </w:r>
      <w:r w:rsidRPr="00683EAA">
        <w:rPr>
          <w:rFonts w:ascii="Times New Roman" w:hAnsi="Times New Roman"/>
          <w:iCs/>
          <w:sz w:val="24"/>
          <w:szCs w:val="24"/>
          <w:lang w:eastAsia="en-US"/>
        </w:rPr>
        <w:t xml:space="preserve"> (</w:t>
      </w:r>
      <w:proofErr w:type="spellStart"/>
      <w:r w:rsidRPr="00683EAA">
        <w:rPr>
          <w:rFonts w:ascii="Times New Roman" w:hAnsi="Times New Roman"/>
          <w:i/>
          <w:iCs/>
          <w:sz w:val="24"/>
          <w:szCs w:val="24"/>
          <w:lang w:eastAsia="en-US"/>
        </w:rPr>
        <w:t>Unexpected</w:t>
      </w:r>
      <w:proofErr w:type="spellEnd"/>
      <w:r w:rsidRPr="00683EAA">
        <w:rPr>
          <w:rFonts w:ascii="Times New Roman" w:hAnsi="Times New Roman"/>
          <w:i/>
          <w:iCs/>
          <w:sz w:val="24"/>
          <w:szCs w:val="24"/>
          <w:lang w:eastAsia="en-US"/>
        </w:rPr>
        <w:t xml:space="preserve"> </w:t>
      </w:r>
      <w:proofErr w:type="spellStart"/>
      <w:r w:rsidRPr="00683EAA">
        <w:rPr>
          <w:rFonts w:ascii="Times New Roman" w:hAnsi="Times New Roman"/>
          <w:bCs/>
          <w:i/>
          <w:iCs/>
          <w:sz w:val="24"/>
          <w:szCs w:val="24"/>
          <w:lang w:eastAsia="en-US"/>
        </w:rPr>
        <w:t>F</w:t>
      </w:r>
      <w:r w:rsidRPr="00683EAA">
        <w:rPr>
          <w:rFonts w:ascii="Times New Roman" w:hAnsi="Times New Roman"/>
          <w:i/>
          <w:iCs/>
          <w:sz w:val="24"/>
          <w:szCs w:val="24"/>
          <w:lang w:eastAsia="en-US"/>
        </w:rPr>
        <w:t>ailure</w:t>
      </w:r>
      <w:proofErr w:type="spellEnd"/>
      <w:r w:rsidRPr="00683EAA">
        <w:rPr>
          <w:rFonts w:ascii="Times New Roman" w:hAnsi="Times New Roman"/>
          <w:i/>
          <w:iCs/>
          <w:sz w:val="24"/>
          <w:szCs w:val="24"/>
          <w:lang w:eastAsia="en-US"/>
        </w:rPr>
        <w:t xml:space="preserve"> </w:t>
      </w:r>
      <w:proofErr w:type="spellStart"/>
      <w:r w:rsidRPr="00683EAA">
        <w:rPr>
          <w:rFonts w:ascii="Times New Roman" w:hAnsi="Times New Roman"/>
          <w:i/>
          <w:iCs/>
          <w:sz w:val="24"/>
          <w:szCs w:val="24"/>
          <w:lang w:eastAsia="en-US"/>
        </w:rPr>
        <w:t>of</w:t>
      </w:r>
      <w:proofErr w:type="spellEnd"/>
      <w:r w:rsidRPr="00683EAA">
        <w:rPr>
          <w:rFonts w:ascii="Times New Roman" w:hAnsi="Times New Roman"/>
          <w:i/>
          <w:iCs/>
          <w:sz w:val="24"/>
          <w:szCs w:val="24"/>
          <w:lang w:eastAsia="en-US"/>
        </w:rPr>
        <w:t xml:space="preserve"> </w:t>
      </w:r>
      <w:proofErr w:type="spellStart"/>
      <w:r w:rsidRPr="00683EAA">
        <w:rPr>
          <w:rFonts w:ascii="Times New Roman" w:hAnsi="Times New Roman"/>
          <w:i/>
          <w:iCs/>
          <w:sz w:val="24"/>
          <w:szCs w:val="24"/>
          <w:lang w:eastAsia="en-US"/>
        </w:rPr>
        <w:t>therapy</w:t>
      </w:r>
      <w:proofErr w:type="spellEnd"/>
      <w:r w:rsidRPr="00683EAA">
        <w:rPr>
          <w:rFonts w:ascii="Times New Roman" w:hAnsi="Times New Roman"/>
          <w:iCs/>
          <w:sz w:val="24"/>
          <w:szCs w:val="24"/>
          <w:lang w:eastAsia="en-US"/>
        </w:rPr>
        <w:t>), chamada também de F (</w:t>
      </w:r>
      <w:r w:rsidRPr="00683EAA">
        <w:rPr>
          <w:rFonts w:ascii="Times New Roman" w:hAnsi="Times New Roman"/>
          <w:sz w:val="24"/>
          <w:szCs w:val="24"/>
          <w:lang w:eastAsia="en-US"/>
        </w:rPr>
        <w:t>HARTIGAN-GO</w:t>
      </w:r>
      <w:r w:rsidR="00F848F2" w:rsidRPr="00683EAA">
        <w:rPr>
          <w:rFonts w:ascii="Times New Roman" w:hAnsi="Times New Roman"/>
          <w:sz w:val="24"/>
          <w:szCs w:val="24"/>
          <w:lang w:eastAsia="en-US"/>
        </w:rPr>
        <w:t>;</w:t>
      </w:r>
      <w:r w:rsidRPr="00683EAA">
        <w:rPr>
          <w:rFonts w:ascii="Times New Roman" w:hAnsi="Times New Roman"/>
          <w:sz w:val="24"/>
          <w:szCs w:val="24"/>
          <w:lang w:eastAsia="en-US"/>
        </w:rPr>
        <w:t xml:space="preserve"> WONG, 2000).</w:t>
      </w:r>
    </w:p>
    <w:p w:rsidR="00233E7C" w:rsidRPr="00233E7C" w:rsidRDefault="00233E7C" w:rsidP="00233E7C">
      <w:pPr>
        <w:tabs>
          <w:tab w:val="left" w:pos="3790"/>
        </w:tabs>
        <w:spacing w:line="360" w:lineRule="auto"/>
        <w:ind w:firstLine="1134"/>
        <w:jc w:val="both"/>
        <w:rPr>
          <w:rFonts w:ascii="Times New Roman" w:hAnsi="Times New Roman"/>
          <w:iCs/>
          <w:sz w:val="24"/>
          <w:szCs w:val="24"/>
          <w:lang w:val="pt-PT" w:eastAsia="en-US"/>
        </w:rPr>
      </w:pPr>
      <w:r w:rsidRPr="00233E7C">
        <w:rPr>
          <w:rFonts w:ascii="Times New Roman" w:hAnsi="Times New Roman"/>
          <w:iCs/>
          <w:sz w:val="24"/>
          <w:szCs w:val="24"/>
          <w:lang w:val="pt-PT" w:eastAsia="en-US"/>
        </w:rPr>
        <w:lastRenderedPageBreak/>
        <w:t xml:space="preserve">Naturalmente, nem sempre </w:t>
      </w:r>
      <w:r w:rsidRPr="00233E7C">
        <w:rPr>
          <w:rFonts w:ascii="Times New Roman" w:hAnsi="Times New Roman"/>
          <w:iCs/>
          <w:sz w:val="24"/>
          <w:szCs w:val="24"/>
          <w:lang w:val="fr-FR" w:eastAsia="en-US"/>
        </w:rPr>
        <w:t xml:space="preserve">é </w:t>
      </w:r>
      <w:proofErr w:type="spellStart"/>
      <w:r w:rsidRPr="00233E7C">
        <w:rPr>
          <w:rFonts w:ascii="Times New Roman" w:hAnsi="Times New Roman"/>
          <w:iCs/>
          <w:sz w:val="24"/>
          <w:szCs w:val="24"/>
          <w:lang w:val="it-IT" w:eastAsia="en-US"/>
        </w:rPr>
        <w:t>poss</w:t>
      </w:r>
      <w:r w:rsidRPr="00233E7C">
        <w:rPr>
          <w:rFonts w:ascii="Times New Roman" w:hAnsi="Times New Roman"/>
          <w:iCs/>
          <w:sz w:val="24"/>
          <w:szCs w:val="24"/>
          <w:lang w:val="pt-PT" w:eastAsia="en-US"/>
        </w:rPr>
        <w:t>ível</w:t>
      </w:r>
      <w:proofErr w:type="spellEnd"/>
      <w:r w:rsidRPr="00233E7C">
        <w:rPr>
          <w:rFonts w:ascii="Times New Roman" w:hAnsi="Times New Roman"/>
          <w:iCs/>
          <w:sz w:val="24"/>
          <w:szCs w:val="24"/>
          <w:lang w:val="pt-PT" w:eastAsia="en-US"/>
        </w:rPr>
        <w:t xml:space="preserve"> classificar uma </w:t>
      </w:r>
      <w:r w:rsidR="003E3758">
        <w:rPr>
          <w:rFonts w:ascii="Times New Roman" w:hAnsi="Times New Roman"/>
          <w:iCs/>
          <w:sz w:val="24"/>
          <w:szCs w:val="24"/>
          <w:lang w:val="pt-PT" w:eastAsia="en-US"/>
        </w:rPr>
        <w:t>RAM</w:t>
      </w:r>
      <w:r w:rsidRPr="00233E7C">
        <w:rPr>
          <w:rFonts w:ascii="Times New Roman" w:hAnsi="Times New Roman"/>
          <w:iCs/>
          <w:sz w:val="24"/>
          <w:szCs w:val="24"/>
          <w:lang w:val="pt-PT" w:eastAsia="en-US"/>
        </w:rPr>
        <w:t xml:space="preserve"> numa destas categorias.</w:t>
      </w:r>
      <w:r w:rsidRPr="00233E7C">
        <w:rPr>
          <w:rFonts w:ascii="Times New Roman" w:hAnsi="Times New Roman"/>
          <w:iCs/>
          <w:sz w:val="24"/>
          <w:szCs w:val="24"/>
          <w:lang w:val="it-IT" w:eastAsia="en-US"/>
        </w:rPr>
        <w:t xml:space="preserve"> </w:t>
      </w:r>
      <w:r w:rsidRPr="00233E7C">
        <w:rPr>
          <w:rFonts w:ascii="Times New Roman" w:hAnsi="Times New Roman"/>
          <w:iCs/>
          <w:sz w:val="24"/>
          <w:szCs w:val="24"/>
          <w:lang w:val="pt-PT" w:eastAsia="en-US"/>
        </w:rPr>
        <w:t xml:space="preserve">A medida que se conheça mais sobre os mecanismos dos efeitos adversos específicos de </w:t>
      </w:r>
      <w:r w:rsidR="00B2543B" w:rsidRPr="003004D6">
        <w:rPr>
          <w:rFonts w:ascii="Times New Roman" w:hAnsi="Times New Roman"/>
          <w:iCs/>
          <w:sz w:val="24"/>
          <w:szCs w:val="24"/>
          <w:lang w:val="pt-PT" w:eastAsia="en-US"/>
        </w:rPr>
        <w:t>fármacos</w:t>
      </w:r>
      <w:r w:rsidRPr="00233E7C">
        <w:rPr>
          <w:rFonts w:ascii="Times New Roman" w:hAnsi="Times New Roman"/>
          <w:iCs/>
          <w:sz w:val="24"/>
          <w:szCs w:val="24"/>
          <w:lang w:val="pt-PT" w:eastAsia="en-US"/>
        </w:rPr>
        <w:t xml:space="preserve">, essa classificação será </w:t>
      </w:r>
      <w:r w:rsidRPr="00233E7C">
        <w:rPr>
          <w:rFonts w:ascii="Times New Roman" w:hAnsi="Times New Roman"/>
          <w:iCs/>
          <w:sz w:val="24"/>
          <w:szCs w:val="24"/>
          <w:lang w:val="es-ES_tradnl" w:eastAsia="en-US"/>
        </w:rPr>
        <w:t>revista</w:t>
      </w:r>
      <w:r w:rsidRPr="00233E7C">
        <w:rPr>
          <w:rFonts w:ascii="Times New Roman" w:hAnsi="Times New Roman"/>
          <w:iCs/>
          <w:sz w:val="24"/>
          <w:szCs w:val="24"/>
          <w:lang w:val="pt-PT" w:eastAsia="en-US"/>
        </w:rPr>
        <w:t xml:space="preserve"> e</w:t>
      </w:r>
      <w:r w:rsidRPr="00233E7C">
        <w:rPr>
          <w:rFonts w:ascii="Times New Roman" w:hAnsi="Times New Roman"/>
          <w:iCs/>
          <w:sz w:val="24"/>
          <w:szCs w:val="24"/>
          <w:lang w:val="it-IT" w:eastAsia="en-US"/>
        </w:rPr>
        <w:t xml:space="preserve"> </w:t>
      </w:r>
      <w:r w:rsidRPr="00233E7C">
        <w:rPr>
          <w:rFonts w:ascii="Times New Roman" w:hAnsi="Times New Roman"/>
          <w:iCs/>
          <w:sz w:val="24"/>
          <w:szCs w:val="24"/>
          <w:lang w:val="pt-PT" w:eastAsia="en-US"/>
        </w:rPr>
        <w:t xml:space="preserve">a </w:t>
      </w:r>
      <w:r w:rsidRPr="00233E7C">
        <w:rPr>
          <w:rFonts w:ascii="Times New Roman" w:hAnsi="Times New Roman"/>
          <w:iCs/>
          <w:sz w:val="24"/>
          <w:szCs w:val="24"/>
          <w:lang w:val="it-IT" w:eastAsia="en-US"/>
        </w:rPr>
        <w:t>classifica</w:t>
      </w:r>
      <w:proofErr w:type="spellStart"/>
      <w:r w:rsidRPr="00233E7C">
        <w:rPr>
          <w:rFonts w:ascii="Times New Roman" w:hAnsi="Times New Roman"/>
          <w:iCs/>
          <w:sz w:val="24"/>
          <w:szCs w:val="24"/>
          <w:lang w:val="pt-PT" w:eastAsia="en-US"/>
        </w:rPr>
        <w:t>ção</w:t>
      </w:r>
      <w:proofErr w:type="spellEnd"/>
      <w:r w:rsidRPr="00233E7C">
        <w:rPr>
          <w:rFonts w:ascii="Times New Roman" w:hAnsi="Times New Roman"/>
          <w:iCs/>
          <w:sz w:val="24"/>
          <w:szCs w:val="24"/>
          <w:lang w:val="pt-PT" w:eastAsia="en-US"/>
        </w:rPr>
        <w:t xml:space="preserve"> das reações atualmente inclassificáveis se tornará mais fácil</w:t>
      </w:r>
      <w:r w:rsidR="003004D6">
        <w:rPr>
          <w:rFonts w:ascii="Times New Roman" w:hAnsi="Times New Roman"/>
          <w:iCs/>
          <w:sz w:val="24"/>
          <w:szCs w:val="24"/>
          <w:lang w:val="pt-PT" w:eastAsia="en-US"/>
        </w:rPr>
        <w:t xml:space="preserve"> </w:t>
      </w:r>
      <w:r w:rsidR="003004D6" w:rsidRPr="00233E7C">
        <w:rPr>
          <w:rFonts w:ascii="Times New Roman" w:hAnsi="Times New Roman"/>
          <w:sz w:val="24"/>
          <w:szCs w:val="24"/>
          <w:lang w:val="pt-PT" w:eastAsia="en-US"/>
        </w:rPr>
        <w:t>(STEPHENS, 1987;</w:t>
      </w:r>
      <w:r w:rsidR="003004D6" w:rsidRPr="00233E7C">
        <w:rPr>
          <w:rFonts w:ascii="Times New Roman" w:hAnsi="Times New Roman"/>
          <w:sz w:val="24"/>
          <w:szCs w:val="24"/>
          <w:lang w:eastAsia="en-US"/>
        </w:rPr>
        <w:t xml:space="preserve"> LANCTÔT</w:t>
      </w:r>
      <w:r w:rsidR="003004D6">
        <w:rPr>
          <w:rFonts w:ascii="Times New Roman" w:hAnsi="Times New Roman"/>
          <w:sz w:val="24"/>
          <w:szCs w:val="24"/>
          <w:lang w:eastAsia="en-US"/>
        </w:rPr>
        <w:t>;</w:t>
      </w:r>
      <w:r w:rsidR="003004D6" w:rsidRPr="00233E7C">
        <w:rPr>
          <w:rFonts w:ascii="Times New Roman" w:hAnsi="Times New Roman"/>
          <w:sz w:val="24"/>
          <w:szCs w:val="24"/>
          <w:lang w:eastAsia="en-US"/>
        </w:rPr>
        <w:t xml:space="preserve"> NARANJO, 1994; MEYBOOM</w:t>
      </w:r>
      <w:r w:rsidR="003004D6">
        <w:rPr>
          <w:rFonts w:ascii="Times New Roman" w:hAnsi="Times New Roman"/>
          <w:sz w:val="24"/>
          <w:szCs w:val="24"/>
          <w:lang w:eastAsia="en-US"/>
        </w:rPr>
        <w:t>;</w:t>
      </w:r>
      <w:r w:rsidR="003004D6" w:rsidRPr="00233E7C">
        <w:rPr>
          <w:rFonts w:ascii="Times New Roman" w:hAnsi="Times New Roman"/>
          <w:sz w:val="24"/>
          <w:szCs w:val="24"/>
          <w:lang w:eastAsia="en-US"/>
        </w:rPr>
        <w:t xml:space="preserve"> ROYER, 1992)</w:t>
      </w:r>
      <w:r w:rsidRPr="00233E7C">
        <w:rPr>
          <w:rFonts w:ascii="Times New Roman" w:hAnsi="Times New Roman"/>
          <w:iCs/>
          <w:sz w:val="24"/>
          <w:szCs w:val="24"/>
          <w:lang w:val="pt-PT" w:eastAsia="en-US"/>
        </w:rPr>
        <w:t>.</w:t>
      </w:r>
      <w:r w:rsidR="004D3932">
        <w:rPr>
          <w:rFonts w:ascii="Times New Roman" w:hAnsi="Times New Roman"/>
          <w:iCs/>
          <w:sz w:val="24"/>
          <w:szCs w:val="24"/>
          <w:lang w:val="pt-PT"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iCs/>
          <w:sz w:val="24"/>
          <w:szCs w:val="24"/>
          <w:lang w:val="pt-PT" w:eastAsia="en-US"/>
        </w:rPr>
      </w:pPr>
      <w:r w:rsidRPr="00233E7C">
        <w:rPr>
          <w:rFonts w:ascii="Times New Roman" w:hAnsi="Times New Roman"/>
          <w:iCs/>
          <w:sz w:val="24"/>
          <w:szCs w:val="24"/>
          <w:lang w:val="pt-PT" w:eastAsia="en-US"/>
        </w:rPr>
        <w:t xml:space="preserve">O diagnóstico de uma </w:t>
      </w:r>
      <w:r w:rsidR="003E3758">
        <w:rPr>
          <w:rFonts w:ascii="Times New Roman" w:hAnsi="Times New Roman"/>
          <w:iCs/>
          <w:sz w:val="24"/>
          <w:szCs w:val="24"/>
          <w:lang w:val="pt-PT" w:eastAsia="en-US"/>
        </w:rPr>
        <w:t>RAM</w:t>
      </w:r>
      <w:r w:rsidRPr="00233E7C">
        <w:rPr>
          <w:rFonts w:ascii="Times New Roman" w:hAnsi="Times New Roman"/>
          <w:iCs/>
          <w:sz w:val="24"/>
          <w:szCs w:val="24"/>
          <w:lang w:val="pt-PT" w:eastAsia="en-US"/>
        </w:rPr>
        <w:t xml:space="preserve"> </w:t>
      </w:r>
      <w:r w:rsidRPr="00233E7C">
        <w:rPr>
          <w:rFonts w:ascii="Times New Roman" w:hAnsi="Times New Roman"/>
          <w:iCs/>
          <w:sz w:val="24"/>
          <w:szCs w:val="24"/>
          <w:lang w:val="fr-FR" w:eastAsia="en-US"/>
        </w:rPr>
        <w:t xml:space="preserve">é </w:t>
      </w:r>
      <w:r w:rsidRPr="00233E7C">
        <w:rPr>
          <w:rFonts w:ascii="Times New Roman" w:hAnsi="Times New Roman"/>
          <w:iCs/>
          <w:sz w:val="24"/>
          <w:szCs w:val="24"/>
          <w:lang w:val="pt-PT" w:eastAsia="en-US"/>
        </w:rPr>
        <w:t xml:space="preserve">parte de um diagnóstico mais amplo em um paciente. Se um paciente está tomando medicamentos, o diagnóstico diferencial deve incluir a possibilidade de uma reação adversa ao medicamento. O primeiro problema </w:t>
      </w:r>
      <w:r w:rsidRPr="00233E7C">
        <w:rPr>
          <w:rFonts w:ascii="Times New Roman" w:hAnsi="Times New Roman"/>
          <w:iCs/>
          <w:sz w:val="24"/>
          <w:szCs w:val="24"/>
          <w:lang w:val="fr-FR" w:eastAsia="en-US"/>
        </w:rPr>
        <w:t xml:space="preserve">é </w:t>
      </w:r>
      <w:r w:rsidRPr="00233E7C">
        <w:rPr>
          <w:rFonts w:ascii="Times New Roman" w:hAnsi="Times New Roman"/>
          <w:iCs/>
          <w:sz w:val="24"/>
          <w:szCs w:val="24"/>
          <w:lang w:val="pt-PT" w:eastAsia="en-US"/>
        </w:rPr>
        <w:t xml:space="preserve">descobrir se um paciente está tomando um medicamento, incluindo: medicamentos isentos de </w:t>
      </w:r>
      <w:proofErr w:type="spellStart"/>
      <w:r w:rsidRPr="00233E7C">
        <w:rPr>
          <w:rFonts w:ascii="Times New Roman" w:hAnsi="Times New Roman"/>
          <w:iCs/>
          <w:sz w:val="24"/>
          <w:szCs w:val="24"/>
          <w:lang w:val="pt-PT" w:eastAsia="en-US"/>
        </w:rPr>
        <w:t>prescição</w:t>
      </w:r>
      <w:proofErr w:type="spellEnd"/>
      <w:r w:rsidRPr="00233E7C">
        <w:rPr>
          <w:rFonts w:ascii="Times New Roman" w:hAnsi="Times New Roman"/>
          <w:iCs/>
          <w:sz w:val="24"/>
          <w:szCs w:val="24"/>
          <w:lang w:val="pt-PT" w:eastAsia="en-US"/>
        </w:rPr>
        <w:t xml:space="preserve"> (</w:t>
      </w:r>
      <w:proofErr w:type="spellStart"/>
      <w:r w:rsidRPr="00233E7C">
        <w:rPr>
          <w:rFonts w:ascii="Times New Roman" w:hAnsi="Times New Roman"/>
          <w:iCs/>
          <w:sz w:val="24"/>
          <w:szCs w:val="24"/>
          <w:lang w:val="pt-PT" w:eastAsia="en-US"/>
        </w:rPr>
        <w:t>MIPs</w:t>
      </w:r>
      <w:proofErr w:type="spellEnd"/>
      <w:r w:rsidRPr="00233E7C">
        <w:rPr>
          <w:rFonts w:ascii="Times New Roman" w:hAnsi="Times New Roman"/>
          <w:iCs/>
          <w:sz w:val="24"/>
          <w:szCs w:val="24"/>
          <w:lang w:val="pt-PT" w:eastAsia="en-US"/>
        </w:rPr>
        <w:t xml:space="preserve">); produtos que não podem ser consideradas como medicamentos (tais como ervas ou remédios tradicionais, drogas recreativas, ou drogas de abuso); e tratamentos em longo prazo que o paciente pode esquecer (tal como </w:t>
      </w:r>
      <w:proofErr w:type="spellStart"/>
      <w:r w:rsidRPr="00233E7C">
        <w:rPr>
          <w:rFonts w:ascii="Times New Roman" w:hAnsi="Times New Roman"/>
          <w:iCs/>
          <w:sz w:val="24"/>
          <w:szCs w:val="24"/>
          <w:lang w:val="pt-PT" w:eastAsia="en-US"/>
        </w:rPr>
        <w:t>contraceptivos</w:t>
      </w:r>
      <w:proofErr w:type="spellEnd"/>
      <w:r w:rsidRPr="00233E7C">
        <w:rPr>
          <w:rFonts w:ascii="Times New Roman" w:hAnsi="Times New Roman"/>
          <w:iCs/>
          <w:sz w:val="24"/>
          <w:szCs w:val="24"/>
          <w:lang w:val="pt-PT" w:eastAsia="en-US"/>
        </w:rPr>
        <w:t xml:space="preserve"> orais)</w:t>
      </w:r>
      <w:r w:rsidR="003004D6">
        <w:rPr>
          <w:rFonts w:ascii="Times New Roman" w:hAnsi="Times New Roman"/>
          <w:iCs/>
          <w:sz w:val="24"/>
          <w:szCs w:val="24"/>
          <w:lang w:val="pt-PT" w:eastAsia="en-US"/>
        </w:rPr>
        <w:t xml:space="preserve"> </w:t>
      </w:r>
      <w:r w:rsidR="003004D6" w:rsidRPr="00233E7C">
        <w:rPr>
          <w:rFonts w:ascii="Times New Roman" w:hAnsi="Times New Roman"/>
          <w:sz w:val="24"/>
          <w:szCs w:val="24"/>
          <w:lang w:val="pt-PT" w:eastAsia="en-US"/>
        </w:rPr>
        <w:t>(STEPHENS, 1987;</w:t>
      </w:r>
      <w:r w:rsidR="003004D6" w:rsidRPr="00233E7C">
        <w:rPr>
          <w:rFonts w:ascii="Times New Roman" w:hAnsi="Times New Roman"/>
          <w:sz w:val="24"/>
          <w:szCs w:val="24"/>
          <w:lang w:eastAsia="en-US"/>
        </w:rPr>
        <w:t xml:space="preserve"> LANCTÔT</w:t>
      </w:r>
      <w:r w:rsidR="003004D6">
        <w:rPr>
          <w:rFonts w:ascii="Times New Roman" w:hAnsi="Times New Roman"/>
          <w:sz w:val="24"/>
          <w:szCs w:val="24"/>
          <w:lang w:eastAsia="en-US"/>
        </w:rPr>
        <w:t>;</w:t>
      </w:r>
      <w:r w:rsidR="003004D6" w:rsidRPr="00233E7C">
        <w:rPr>
          <w:rFonts w:ascii="Times New Roman" w:hAnsi="Times New Roman"/>
          <w:sz w:val="24"/>
          <w:szCs w:val="24"/>
          <w:lang w:eastAsia="en-US"/>
        </w:rPr>
        <w:t xml:space="preserve"> NARANJO, 1994; MEYBOOM</w:t>
      </w:r>
      <w:r w:rsidR="003004D6">
        <w:rPr>
          <w:rFonts w:ascii="Times New Roman" w:hAnsi="Times New Roman"/>
          <w:sz w:val="24"/>
          <w:szCs w:val="24"/>
          <w:lang w:eastAsia="en-US"/>
        </w:rPr>
        <w:t>;</w:t>
      </w:r>
      <w:r w:rsidR="003004D6" w:rsidRPr="00233E7C">
        <w:rPr>
          <w:rFonts w:ascii="Times New Roman" w:hAnsi="Times New Roman"/>
          <w:sz w:val="24"/>
          <w:szCs w:val="24"/>
          <w:lang w:eastAsia="en-US"/>
        </w:rPr>
        <w:t xml:space="preserve"> ROYER, 1992)</w:t>
      </w:r>
      <w:r w:rsidRPr="00233E7C">
        <w:rPr>
          <w:rFonts w:ascii="Times New Roman" w:hAnsi="Times New Roman"/>
          <w:iCs/>
          <w:sz w:val="24"/>
          <w:szCs w:val="24"/>
          <w:lang w:val="pt-PT" w:eastAsia="en-US"/>
        </w:rPr>
        <w:t>.</w:t>
      </w:r>
      <w:r w:rsidR="004D3932">
        <w:rPr>
          <w:rFonts w:ascii="Times New Roman" w:hAnsi="Times New Roman"/>
          <w:iCs/>
          <w:sz w:val="24"/>
          <w:szCs w:val="24"/>
          <w:lang w:val="pt-PT" w:eastAsia="en-US"/>
        </w:rPr>
        <w:t xml:space="preserve"> </w:t>
      </w:r>
    </w:p>
    <w:p w:rsidR="007E79CB" w:rsidRPr="007E79CB" w:rsidRDefault="00233E7C" w:rsidP="00233E7C">
      <w:pPr>
        <w:tabs>
          <w:tab w:val="left" w:pos="3790"/>
        </w:tabs>
        <w:spacing w:line="360" w:lineRule="auto"/>
        <w:ind w:firstLine="1134"/>
        <w:jc w:val="both"/>
        <w:rPr>
          <w:rFonts w:ascii="Times New Roman" w:hAnsi="Times New Roman"/>
          <w:sz w:val="24"/>
          <w:szCs w:val="24"/>
          <w:highlight w:val="green"/>
          <w:lang w:eastAsia="en-US"/>
        </w:rPr>
      </w:pPr>
      <w:r w:rsidRPr="00233E7C">
        <w:rPr>
          <w:rFonts w:ascii="Times New Roman" w:hAnsi="Times New Roman"/>
          <w:sz w:val="24"/>
          <w:szCs w:val="24"/>
          <w:lang w:val="pt-PT" w:eastAsia="en-US"/>
        </w:rPr>
        <w:t xml:space="preserve">O próximo passo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saber se o efeito pode ser devido a um medicamento. Se o paciente está tomando vários medicamentos, o problema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distinguir qual</w:t>
      </w:r>
      <w:r w:rsidRPr="00233E7C">
        <w:rPr>
          <w:rFonts w:ascii="Times New Roman" w:hAnsi="Times New Roman"/>
          <w:sz w:val="24"/>
          <w:szCs w:val="24"/>
          <w:lang w:val="fr-FR" w:eastAsia="en-US"/>
        </w:rPr>
        <w:t xml:space="preserve">, se </w:t>
      </w:r>
      <w:proofErr w:type="spellStart"/>
      <w:r w:rsidRPr="00233E7C">
        <w:rPr>
          <w:rFonts w:ascii="Times New Roman" w:hAnsi="Times New Roman"/>
          <w:sz w:val="24"/>
          <w:szCs w:val="24"/>
          <w:lang w:val="fr-FR" w:eastAsia="en-US"/>
        </w:rPr>
        <w:t>houver</w:t>
      </w:r>
      <w:proofErr w:type="spellEnd"/>
      <w:r w:rsidRPr="00233E7C">
        <w:rPr>
          <w:rFonts w:ascii="Times New Roman" w:hAnsi="Times New Roman"/>
          <w:sz w:val="24"/>
          <w:szCs w:val="24"/>
          <w:lang w:val="fr-FR" w:eastAsia="en-US"/>
        </w:rPr>
        <w:t xml:space="preserve">, é o </w:t>
      </w:r>
      <w:r w:rsidRPr="00233E7C">
        <w:rPr>
          <w:rFonts w:ascii="Times New Roman" w:hAnsi="Times New Roman"/>
          <w:sz w:val="24"/>
          <w:szCs w:val="24"/>
          <w:lang w:val="pt-PT" w:eastAsia="en-US"/>
        </w:rPr>
        <w:t xml:space="preserve">causador. Este problema </w:t>
      </w:r>
      <w:r w:rsidRPr="00233E7C">
        <w:rPr>
          <w:rFonts w:ascii="Times New Roman" w:hAnsi="Times New Roman"/>
          <w:sz w:val="24"/>
          <w:szCs w:val="24"/>
          <w:lang w:val="fr-FR" w:eastAsia="en-US"/>
        </w:rPr>
        <w:t xml:space="preserve">é </w:t>
      </w:r>
      <w:r w:rsidRPr="00233E7C">
        <w:rPr>
          <w:rFonts w:ascii="Times New Roman" w:hAnsi="Times New Roman"/>
          <w:sz w:val="24"/>
          <w:szCs w:val="24"/>
          <w:lang w:val="pt-PT" w:eastAsia="en-US"/>
        </w:rPr>
        <w:t xml:space="preserve">complexo, porque algumas das queixas do paciente podem ser devido a outras doenças ou a um ou mais dos fármacos. Existem </w:t>
      </w:r>
      <w:r w:rsidRPr="00233E7C">
        <w:rPr>
          <w:rFonts w:ascii="Times New Roman" w:hAnsi="Times New Roman"/>
          <w:iCs/>
          <w:sz w:val="24"/>
          <w:szCs w:val="24"/>
          <w:lang w:val="pt-PT" w:eastAsia="en-US"/>
        </w:rPr>
        <w:t>muitos mé</w:t>
      </w:r>
      <w:r w:rsidRPr="00233E7C">
        <w:rPr>
          <w:rFonts w:ascii="Times New Roman" w:hAnsi="Times New Roman"/>
          <w:iCs/>
          <w:sz w:val="24"/>
          <w:szCs w:val="24"/>
          <w:lang w:val="es-ES_tradnl" w:eastAsia="en-US"/>
        </w:rPr>
        <w:t>todos</w:t>
      </w:r>
      <w:r w:rsidRPr="00233E7C">
        <w:rPr>
          <w:rFonts w:ascii="Times New Roman" w:hAnsi="Times New Roman"/>
          <w:sz w:val="24"/>
          <w:szCs w:val="24"/>
          <w:lang w:val="pt-PT" w:eastAsia="en-US"/>
        </w:rPr>
        <w:t xml:space="preserve"> formais para a </w:t>
      </w:r>
      <w:r w:rsidRPr="00233E7C">
        <w:rPr>
          <w:rFonts w:ascii="Times New Roman" w:hAnsi="Times New Roman"/>
          <w:bCs/>
          <w:sz w:val="24"/>
          <w:szCs w:val="24"/>
          <w:lang w:val="pt-PT" w:eastAsia="en-US"/>
        </w:rPr>
        <w:t xml:space="preserve">atribuição de probabilidade de causalidade </w:t>
      </w:r>
      <w:r w:rsidRPr="00233E7C">
        <w:rPr>
          <w:rFonts w:ascii="Times New Roman" w:hAnsi="Times New Roman"/>
          <w:sz w:val="24"/>
          <w:szCs w:val="24"/>
          <w:lang w:val="pt-PT" w:eastAsia="en-US"/>
        </w:rPr>
        <w:t>para uma suspeita de reação adversa ao medicamento (STEPHENS, 1987;</w:t>
      </w:r>
      <w:r w:rsidRPr="00233E7C">
        <w:rPr>
          <w:rFonts w:ascii="Times New Roman" w:hAnsi="Times New Roman"/>
          <w:sz w:val="24"/>
          <w:szCs w:val="24"/>
          <w:lang w:eastAsia="en-US"/>
        </w:rPr>
        <w:t xml:space="preserve"> LANCTÔT</w:t>
      </w:r>
      <w:r w:rsidR="00FE2552">
        <w:rPr>
          <w:rFonts w:ascii="Times New Roman" w:hAnsi="Times New Roman"/>
          <w:sz w:val="24"/>
          <w:szCs w:val="24"/>
          <w:lang w:eastAsia="en-US"/>
        </w:rPr>
        <w:t>;</w:t>
      </w:r>
      <w:r w:rsidRPr="00233E7C">
        <w:rPr>
          <w:rFonts w:ascii="Times New Roman" w:hAnsi="Times New Roman"/>
          <w:sz w:val="24"/>
          <w:szCs w:val="24"/>
          <w:lang w:eastAsia="en-US"/>
        </w:rPr>
        <w:t xml:space="preserve"> NARANJO, 1994; MEYBOOM</w:t>
      </w:r>
      <w:r w:rsidR="00FE2552">
        <w:rPr>
          <w:rFonts w:ascii="Times New Roman" w:hAnsi="Times New Roman"/>
          <w:sz w:val="24"/>
          <w:szCs w:val="24"/>
          <w:lang w:eastAsia="en-US"/>
        </w:rPr>
        <w:t>;</w:t>
      </w:r>
      <w:r w:rsidRPr="00233E7C">
        <w:rPr>
          <w:rFonts w:ascii="Times New Roman" w:hAnsi="Times New Roman"/>
          <w:sz w:val="24"/>
          <w:szCs w:val="24"/>
          <w:lang w:eastAsia="en-US"/>
        </w:rPr>
        <w:t xml:space="preserve"> ROYER, 1992). In</w:t>
      </w:r>
      <w:r w:rsidRPr="00233E7C">
        <w:rPr>
          <w:rFonts w:ascii="Times New Roman" w:hAnsi="Times New Roman"/>
          <w:sz w:val="24"/>
          <w:szCs w:val="24"/>
          <w:lang w:val="pt-PT" w:eastAsia="en-US"/>
        </w:rPr>
        <w:t>úmeros esquemas de classificação de causalidade têm sido propostos e utilizad</w:t>
      </w:r>
      <w:r w:rsidR="00F64A71">
        <w:rPr>
          <w:rFonts w:ascii="Times New Roman" w:hAnsi="Times New Roman"/>
          <w:sz w:val="24"/>
          <w:szCs w:val="24"/>
          <w:lang w:val="pt-PT" w:eastAsia="en-US"/>
        </w:rPr>
        <w:t>o</w:t>
      </w:r>
      <w:r w:rsidRPr="00233E7C">
        <w:rPr>
          <w:rFonts w:ascii="Times New Roman" w:hAnsi="Times New Roman"/>
          <w:sz w:val="24"/>
          <w:szCs w:val="24"/>
          <w:lang w:val="pt-PT" w:eastAsia="en-US"/>
        </w:rPr>
        <w:t>s e</w:t>
      </w:r>
      <w:r w:rsidRPr="00FE2552">
        <w:rPr>
          <w:rFonts w:ascii="Times New Roman" w:hAnsi="Times New Roman"/>
          <w:sz w:val="24"/>
          <w:szCs w:val="24"/>
          <w:lang w:val="pt-PT" w:eastAsia="en-US"/>
        </w:rPr>
        <w:t>m diferentes países (</w:t>
      </w:r>
      <w:r w:rsidRPr="00FE2552">
        <w:rPr>
          <w:rFonts w:ascii="Times New Roman" w:hAnsi="Times New Roman"/>
          <w:sz w:val="24"/>
          <w:szCs w:val="24"/>
          <w:lang w:eastAsia="en-US"/>
        </w:rPr>
        <w:t>STEPHENS, 1998; MEYBOOM</w:t>
      </w:r>
      <w:r w:rsidR="00FE2552" w:rsidRPr="00FE2552">
        <w:rPr>
          <w:rFonts w:ascii="Times New Roman" w:hAnsi="Times New Roman"/>
          <w:sz w:val="24"/>
          <w:szCs w:val="24"/>
          <w:lang w:eastAsia="en-US"/>
        </w:rPr>
        <w:t>;</w:t>
      </w:r>
      <w:r w:rsidRPr="00FE2552">
        <w:rPr>
          <w:rFonts w:ascii="Times New Roman" w:hAnsi="Times New Roman"/>
          <w:sz w:val="24"/>
          <w:szCs w:val="24"/>
          <w:lang w:eastAsia="en-US"/>
        </w:rPr>
        <w:t xml:space="preserve"> ROYER, 1992; WHO, 1991).</w:t>
      </w:r>
      <w:r w:rsidRPr="007E79CB">
        <w:rPr>
          <w:rFonts w:ascii="Times New Roman" w:hAnsi="Times New Roman"/>
          <w:sz w:val="24"/>
          <w:szCs w:val="24"/>
          <w:highlight w:val="green"/>
          <w:lang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val="pt-PT" w:eastAsia="en-US"/>
        </w:rPr>
      </w:pPr>
      <w:r w:rsidRPr="00FE2552">
        <w:rPr>
          <w:rFonts w:ascii="Times New Roman" w:hAnsi="Times New Roman"/>
          <w:sz w:val="24"/>
          <w:szCs w:val="24"/>
          <w:lang w:val="pt-PT" w:eastAsia="en-US"/>
        </w:rPr>
        <w:t>A grande maioria dos pesquisadores prefere utilizar a classificação da OMS (</w:t>
      </w:r>
      <w:r w:rsidR="007E1209">
        <w:rPr>
          <w:rFonts w:ascii="Times New Roman" w:hAnsi="Times New Roman"/>
          <w:sz w:val="24"/>
          <w:szCs w:val="24"/>
          <w:lang w:val="pt-PT" w:eastAsia="en-US"/>
        </w:rPr>
        <w:t xml:space="preserve">ANVISA, 2008; </w:t>
      </w:r>
      <w:r w:rsidRPr="00FE2552">
        <w:rPr>
          <w:rFonts w:ascii="Times New Roman" w:hAnsi="Times New Roman"/>
          <w:sz w:val="24"/>
          <w:szCs w:val="24"/>
          <w:lang w:val="pt-PT" w:eastAsia="en-US"/>
        </w:rPr>
        <w:t>CEATENF</w:t>
      </w:r>
      <w:r w:rsidRPr="00233E7C">
        <w:rPr>
          <w:rFonts w:ascii="Times New Roman" w:hAnsi="Times New Roman"/>
          <w:sz w:val="24"/>
          <w:szCs w:val="24"/>
          <w:lang w:val="pt-PT" w:eastAsia="en-US"/>
        </w:rPr>
        <w:t xml:space="preserve">, 2014; </w:t>
      </w:r>
      <w:r w:rsidRPr="00233E7C">
        <w:rPr>
          <w:rFonts w:ascii="Times New Roman" w:hAnsi="Times New Roman"/>
          <w:sz w:val="24"/>
          <w:szCs w:val="24"/>
          <w:lang w:eastAsia="en-US"/>
        </w:rPr>
        <w:t>EDWARDS</w:t>
      </w:r>
      <w:r w:rsidR="00FE2552">
        <w:rPr>
          <w:rFonts w:ascii="Times New Roman" w:hAnsi="Times New Roman"/>
          <w:sz w:val="24"/>
          <w:szCs w:val="24"/>
          <w:lang w:eastAsia="en-US"/>
        </w:rPr>
        <w:t>;</w:t>
      </w:r>
      <w:r w:rsidRPr="00233E7C">
        <w:rPr>
          <w:rFonts w:ascii="Times New Roman" w:hAnsi="Times New Roman"/>
          <w:sz w:val="24"/>
          <w:szCs w:val="24"/>
          <w:lang w:eastAsia="en-US"/>
        </w:rPr>
        <w:t xml:space="preserve"> A</w:t>
      </w:r>
      <w:r w:rsidRPr="00233E7C">
        <w:rPr>
          <w:rFonts w:ascii="Times New Roman" w:hAnsi="Times New Roman"/>
          <w:iCs/>
          <w:sz w:val="24"/>
          <w:szCs w:val="24"/>
          <w:lang w:eastAsia="en-US"/>
        </w:rPr>
        <w:t xml:space="preserve">RONSON, 2000), assim dividida: </w:t>
      </w:r>
      <w:r w:rsidRPr="00233E7C">
        <w:rPr>
          <w:rFonts w:ascii="Times New Roman" w:hAnsi="Times New Roman"/>
          <w:i/>
          <w:iCs/>
          <w:sz w:val="24"/>
          <w:szCs w:val="24"/>
          <w:lang w:eastAsia="en-US"/>
        </w:rPr>
        <w:t>Certa ou Definida</w:t>
      </w:r>
      <w:r w:rsidRPr="00233E7C">
        <w:rPr>
          <w:rFonts w:ascii="Times New Roman" w:hAnsi="Times New Roman"/>
          <w:iCs/>
          <w:sz w:val="24"/>
          <w:szCs w:val="24"/>
          <w:lang w:eastAsia="en-US"/>
        </w:rPr>
        <w:t xml:space="preserve">, quando houver relação temporal plausível, não puder ser explicada por </w:t>
      </w:r>
      <w:r w:rsidRPr="00FE2552">
        <w:rPr>
          <w:rFonts w:ascii="Times New Roman" w:hAnsi="Times New Roman"/>
          <w:iCs/>
          <w:sz w:val="24"/>
          <w:szCs w:val="24"/>
          <w:lang w:eastAsia="en-US"/>
        </w:rPr>
        <w:t>outr</w:t>
      </w:r>
      <w:r w:rsidR="00B2543B" w:rsidRPr="00FE2552">
        <w:rPr>
          <w:rFonts w:ascii="Times New Roman" w:hAnsi="Times New Roman"/>
          <w:iCs/>
          <w:sz w:val="24"/>
          <w:szCs w:val="24"/>
          <w:lang w:eastAsia="en-US"/>
        </w:rPr>
        <w:t>os medicamentos</w:t>
      </w:r>
      <w:r w:rsidRPr="00233E7C">
        <w:rPr>
          <w:rFonts w:ascii="Times New Roman" w:hAnsi="Times New Roman"/>
          <w:iCs/>
          <w:sz w:val="24"/>
          <w:szCs w:val="24"/>
          <w:lang w:eastAsia="en-US"/>
        </w:rPr>
        <w:t xml:space="preserve"> ou doenças, houver boa resposta à retirada </w:t>
      </w:r>
      <w:r w:rsidRPr="00FE2552">
        <w:rPr>
          <w:rFonts w:ascii="Times New Roman" w:hAnsi="Times New Roman"/>
          <w:iCs/>
          <w:sz w:val="24"/>
          <w:szCs w:val="24"/>
          <w:lang w:eastAsia="en-US"/>
        </w:rPr>
        <w:t>d</w:t>
      </w:r>
      <w:r w:rsidR="00B2543B" w:rsidRPr="00FE2552">
        <w:rPr>
          <w:rFonts w:ascii="Times New Roman" w:hAnsi="Times New Roman"/>
          <w:iCs/>
          <w:sz w:val="24"/>
          <w:szCs w:val="24"/>
          <w:lang w:eastAsia="en-US"/>
        </w:rPr>
        <w:t>o fármaco</w:t>
      </w:r>
      <w:r w:rsidRPr="00233E7C">
        <w:rPr>
          <w:rFonts w:ascii="Times New Roman" w:hAnsi="Times New Roman"/>
          <w:iCs/>
          <w:sz w:val="24"/>
          <w:szCs w:val="24"/>
          <w:lang w:eastAsia="en-US"/>
        </w:rPr>
        <w:t xml:space="preserve">, for descrita pela farmacologia do fármaco, se necessário, utilizando testes positivos de reexposição; </w:t>
      </w:r>
      <w:r w:rsidRPr="00233E7C">
        <w:rPr>
          <w:rFonts w:ascii="Times New Roman" w:hAnsi="Times New Roman"/>
          <w:i/>
          <w:iCs/>
          <w:sz w:val="24"/>
          <w:szCs w:val="24"/>
          <w:lang w:eastAsia="en-US"/>
        </w:rPr>
        <w:t>Provável</w:t>
      </w:r>
      <w:r w:rsidRPr="00233E7C">
        <w:rPr>
          <w:rFonts w:ascii="Times New Roman" w:hAnsi="Times New Roman"/>
          <w:iCs/>
          <w:sz w:val="24"/>
          <w:szCs w:val="24"/>
          <w:lang w:eastAsia="en-US"/>
        </w:rPr>
        <w:t xml:space="preserve">, quando houver relação temporal aceitável, baixa probabilidade de ser causada por </w:t>
      </w:r>
      <w:r w:rsidRPr="00FE2552">
        <w:rPr>
          <w:rFonts w:ascii="Times New Roman" w:hAnsi="Times New Roman"/>
          <w:iCs/>
          <w:sz w:val="24"/>
          <w:szCs w:val="24"/>
          <w:lang w:eastAsia="en-US"/>
        </w:rPr>
        <w:t>outr</w:t>
      </w:r>
      <w:r w:rsidR="00B2543B" w:rsidRPr="00FE2552">
        <w:rPr>
          <w:rFonts w:ascii="Times New Roman" w:hAnsi="Times New Roman"/>
          <w:iCs/>
          <w:sz w:val="24"/>
          <w:szCs w:val="24"/>
          <w:lang w:eastAsia="en-US"/>
        </w:rPr>
        <w:t>os medicamentos</w:t>
      </w:r>
      <w:r w:rsidR="00B2543B">
        <w:rPr>
          <w:rFonts w:ascii="Times New Roman" w:hAnsi="Times New Roman"/>
          <w:iCs/>
          <w:sz w:val="24"/>
          <w:szCs w:val="24"/>
          <w:lang w:eastAsia="en-US"/>
        </w:rPr>
        <w:t xml:space="preserve"> </w:t>
      </w:r>
      <w:r w:rsidRPr="00233E7C">
        <w:rPr>
          <w:rFonts w:ascii="Times New Roman" w:hAnsi="Times New Roman"/>
          <w:iCs/>
          <w:sz w:val="24"/>
          <w:szCs w:val="24"/>
          <w:lang w:eastAsia="en-US"/>
        </w:rPr>
        <w:t xml:space="preserve">ou doenças, recuperação aceitável após a suspensão, não sendo requerido teste de reexposição; </w:t>
      </w:r>
      <w:r w:rsidRPr="00233E7C">
        <w:rPr>
          <w:rFonts w:ascii="Times New Roman" w:hAnsi="Times New Roman"/>
          <w:i/>
          <w:iCs/>
          <w:sz w:val="24"/>
          <w:szCs w:val="24"/>
          <w:lang w:eastAsia="en-US"/>
        </w:rPr>
        <w:t>Possível</w:t>
      </w:r>
      <w:r w:rsidRPr="00233E7C">
        <w:rPr>
          <w:rFonts w:ascii="Times New Roman" w:hAnsi="Times New Roman"/>
          <w:iCs/>
          <w:sz w:val="24"/>
          <w:szCs w:val="24"/>
          <w:lang w:eastAsia="en-US"/>
        </w:rPr>
        <w:t xml:space="preserve">, quando houver relação temporal aceitável, houver a possibilidade de ser explicada por </w:t>
      </w:r>
      <w:r w:rsidRPr="00FE2552">
        <w:rPr>
          <w:rFonts w:ascii="Times New Roman" w:hAnsi="Times New Roman"/>
          <w:iCs/>
          <w:sz w:val="24"/>
          <w:szCs w:val="24"/>
          <w:lang w:eastAsia="en-US"/>
        </w:rPr>
        <w:t>outr</w:t>
      </w:r>
      <w:r w:rsidR="00B2543B" w:rsidRPr="00FE2552">
        <w:rPr>
          <w:rFonts w:ascii="Times New Roman" w:hAnsi="Times New Roman"/>
          <w:iCs/>
          <w:sz w:val="24"/>
          <w:szCs w:val="24"/>
          <w:lang w:eastAsia="en-US"/>
        </w:rPr>
        <w:t>os medicamentos</w:t>
      </w:r>
      <w:r w:rsidR="00B2543B">
        <w:rPr>
          <w:rFonts w:ascii="Times New Roman" w:hAnsi="Times New Roman"/>
          <w:iCs/>
          <w:sz w:val="24"/>
          <w:szCs w:val="24"/>
          <w:lang w:eastAsia="en-US"/>
        </w:rPr>
        <w:t xml:space="preserve"> </w:t>
      </w:r>
      <w:r w:rsidRPr="00233E7C">
        <w:rPr>
          <w:rFonts w:ascii="Times New Roman" w:hAnsi="Times New Roman"/>
          <w:iCs/>
          <w:sz w:val="24"/>
          <w:szCs w:val="24"/>
          <w:lang w:eastAsia="en-US"/>
        </w:rPr>
        <w:t xml:space="preserve">ou doenças e não houver informações sobre a resposta à retirada </w:t>
      </w:r>
      <w:r w:rsidRPr="00FE2552">
        <w:rPr>
          <w:rFonts w:ascii="Times New Roman" w:hAnsi="Times New Roman"/>
          <w:iCs/>
          <w:sz w:val="24"/>
          <w:szCs w:val="24"/>
          <w:lang w:eastAsia="en-US"/>
        </w:rPr>
        <w:t>d</w:t>
      </w:r>
      <w:r w:rsidR="00B2543B" w:rsidRPr="00FE2552">
        <w:rPr>
          <w:rFonts w:ascii="Times New Roman" w:hAnsi="Times New Roman"/>
          <w:iCs/>
          <w:sz w:val="24"/>
          <w:szCs w:val="24"/>
          <w:lang w:eastAsia="en-US"/>
        </w:rPr>
        <w:t>o tratamento</w:t>
      </w:r>
      <w:r w:rsidRPr="00233E7C">
        <w:rPr>
          <w:rFonts w:ascii="Times New Roman" w:hAnsi="Times New Roman"/>
          <w:iCs/>
          <w:sz w:val="24"/>
          <w:szCs w:val="24"/>
          <w:lang w:eastAsia="en-US"/>
        </w:rPr>
        <w:t xml:space="preserve">; </w:t>
      </w:r>
      <w:r w:rsidR="00ED0647" w:rsidRPr="00683EAA">
        <w:rPr>
          <w:rFonts w:ascii="Times New Roman" w:hAnsi="Times New Roman"/>
          <w:i/>
          <w:iCs/>
          <w:sz w:val="24"/>
          <w:szCs w:val="24"/>
          <w:lang w:eastAsia="en-US"/>
        </w:rPr>
        <w:t>Improvável,</w:t>
      </w:r>
      <w:r w:rsidR="00ED0647">
        <w:rPr>
          <w:rFonts w:ascii="Times New Roman" w:hAnsi="Times New Roman"/>
          <w:iCs/>
          <w:sz w:val="24"/>
          <w:szCs w:val="24"/>
          <w:lang w:eastAsia="en-US"/>
        </w:rPr>
        <w:t xml:space="preserve"> </w:t>
      </w:r>
      <w:r w:rsidR="00ED0647" w:rsidRPr="00ED0647">
        <w:rPr>
          <w:rFonts w:ascii="Times New Roman" w:hAnsi="Times New Roman"/>
          <w:iCs/>
          <w:sz w:val="24"/>
          <w:szCs w:val="24"/>
          <w:lang w:eastAsia="en-US"/>
        </w:rPr>
        <w:t>a associação temporal com a administração do medicamento torna uma relação causal improvável e outros medicamentos, substâncias químicas ou doenças subjacentes propiciam explicações plausí</w:t>
      </w:r>
      <w:r w:rsidR="00ED0647">
        <w:rPr>
          <w:rFonts w:ascii="Times New Roman" w:hAnsi="Times New Roman"/>
          <w:iCs/>
          <w:sz w:val="24"/>
          <w:szCs w:val="24"/>
          <w:lang w:eastAsia="en-US"/>
        </w:rPr>
        <w:t xml:space="preserve">veis; </w:t>
      </w:r>
      <w:r w:rsidRPr="00233E7C">
        <w:rPr>
          <w:rFonts w:ascii="Times New Roman" w:hAnsi="Times New Roman"/>
          <w:i/>
          <w:iCs/>
          <w:sz w:val="24"/>
          <w:szCs w:val="24"/>
          <w:lang w:eastAsia="en-US"/>
        </w:rPr>
        <w:t>Condicional</w:t>
      </w:r>
      <w:r w:rsidRPr="00233E7C">
        <w:rPr>
          <w:rFonts w:ascii="Times New Roman" w:hAnsi="Times New Roman"/>
          <w:iCs/>
          <w:sz w:val="24"/>
          <w:szCs w:val="24"/>
          <w:lang w:eastAsia="en-US"/>
        </w:rPr>
        <w:t xml:space="preserve">, quando forem necessárias maiores informações para avaliar o nexo de causalidade ou quando estiver em </w:t>
      </w:r>
      <w:r w:rsidRPr="00233E7C">
        <w:rPr>
          <w:rFonts w:ascii="Times New Roman" w:hAnsi="Times New Roman"/>
          <w:iCs/>
          <w:sz w:val="24"/>
          <w:szCs w:val="24"/>
          <w:lang w:eastAsia="en-US"/>
        </w:rPr>
        <w:lastRenderedPageBreak/>
        <w:t xml:space="preserve">processo de avaliação; e </w:t>
      </w:r>
      <w:r w:rsidRPr="00233E7C">
        <w:rPr>
          <w:rFonts w:ascii="Times New Roman" w:hAnsi="Times New Roman"/>
          <w:i/>
          <w:iCs/>
          <w:sz w:val="24"/>
          <w:szCs w:val="24"/>
          <w:lang w:eastAsia="en-US"/>
        </w:rPr>
        <w:t xml:space="preserve">Não Classificável, </w:t>
      </w:r>
      <w:r w:rsidRPr="00233E7C">
        <w:rPr>
          <w:rFonts w:ascii="Times New Roman" w:hAnsi="Times New Roman"/>
          <w:iCs/>
          <w:sz w:val="24"/>
          <w:szCs w:val="24"/>
          <w:lang w:eastAsia="en-US"/>
        </w:rPr>
        <w:t>quando o relato de caso for sugestivo de reação adversa, mas as informações são insuficientes ou contraditórias e não podem ser complementadas ou confirmadas no momento (NAGAO-DIAS</w:t>
      </w:r>
      <w:r w:rsidR="002836D2">
        <w:rPr>
          <w:rFonts w:ascii="Times New Roman" w:hAnsi="Times New Roman"/>
          <w:iCs/>
          <w:sz w:val="24"/>
          <w:szCs w:val="24"/>
          <w:lang w:eastAsia="en-US"/>
        </w:rPr>
        <w:t>; TEIXEIRA; COELHO</w:t>
      </w:r>
      <w:r w:rsidRPr="00233E7C">
        <w:rPr>
          <w:rFonts w:ascii="Times New Roman" w:hAnsi="Times New Roman"/>
          <w:iCs/>
          <w:sz w:val="24"/>
          <w:szCs w:val="24"/>
          <w:lang w:eastAsia="en-US"/>
        </w:rPr>
        <w:t>, 2009, UMC/WHO, 2005).</w:t>
      </w:r>
    </w:p>
    <w:p w:rsidR="00233E7C" w:rsidRPr="00233E7C" w:rsidRDefault="00233E7C" w:rsidP="00233E7C">
      <w:pPr>
        <w:tabs>
          <w:tab w:val="left" w:pos="3790"/>
        </w:tabs>
        <w:spacing w:line="360" w:lineRule="auto"/>
        <w:ind w:firstLine="1134"/>
        <w:jc w:val="both"/>
        <w:rPr>
          <w:rFonts w:ascii="Times New Roman" w:hAnsi="Times New Roman"/>
          <w:iCs/>
          <w:sz w:val="24"/>
          <w:szCs w:val="24"/>
          <w:lang w:val="pt-PT" w:eastAsia="en-US"/>
        </w:rPr>
      </w:pPr>
      <w:r w:rsidRPr="00233E7C">
        <w:rPr>
          <w:rFonts w:ascii="Times New Roman" w:hAnsi="Times New Roman"/>
          <w:iCs/>
          <w:sz w:val="24"/>
          <w:szCs w:val="24"/>
          <w:lang w:eastAsia="en-US"/>
        </w:rPr>
        <w:t xml:space="preserve">A detecção das </w:t>
      </w:r>
      <w:proofErr w:type="spellStart"/>
      <w:r w:rsidRPr="00233E7C">
        <w:rPr>
          <w:rFonts w:ascii="Times New Roman" w:hAnsi="Times New Roman"/>
          <w:iCs/>
          <w:sz w:val="24"/>
          <w:szCs w:val="24"/>
          <w:lang w:eastAsia="en-US"/>
        </w:rPr>
        <w:t>RAMs</w:t>
      </w:r>
      <w:proofErr w:type="spellEnd"/>
      <w:r w:rsidRPr="00233E7C">
        <w:rPr>
          <w:rFonts w:ascii="Times New Roman" w:hAnsi="Times New Roman"/>
          <w:iCs/>
          <w:sz w:val="24"/>
          <w:szCs w:val="24"/>
          <w:lang w:eastAsia="en-US"/>
        </w:rPr>
        <w:t xml:space="preserve"> pode ser decisiva para a retirada de fármacos do mercado (</w:t>
      </w:r>
      <w:r w:rsidR="002836D2" w:rsidRPr="00233E7C">
        <w:rPr>
          <w:rFonts w:ascii="Times New Roman" w:hAnsi="Times New Roman"/>
          <w:iCs/>
          <w:sz w:val="24"/>
          <w:szCs w:val="24"/>
          <w:lang w:eastAsia="en-US"/>
        </w:rPr>
        <w:t>VARALLO</w:t>
      </w:r>
      <w:r w:rsidR="002836D2">
        <w:rPr>
          <w:rFonts w:ascii="Times New Roman" w:hAnsi="Times New Roman"/>
          <w:iCs/>
          <w:sz w:val="24"/>
          <w:szCs w:val="24"/>
          <w:lang w:eastAsia="en-US"/>
        </w:rPr>
        <w:t>;</w:t>
      </w:r>
      <w:r w:rsidR="002836D2" w:rsidRPr="00233E7C">
        <w:rPr>
          <w:rFonts w:ascii="Times New Roman" w:hAnsi="Times New Roman"/>
          <w:iCs/>
          <w:sz w:val="24"/>
          <w:szCs w:val="24"/>
          <w:lang w:eastAsia="en-US"/>
        </w:rPr>
        <w:t xml:space="preserve"> </w:t>
      </w:r>
      <w:r w:rsidRPr="00233E7C">
        <w:rPr>
          <w:rFonts w:ascii="Times New Roman" w:hAnsi="Times New Roman"/>
          <w:iCs/>
          <w:sz w:val="24"/>
          <w:szCs w:val="24"/>
          <w:lang w:eastAsia="en-US"/>
        </w:rPr>
        <w:t>MASTROIANNI, 2013).</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O farmacêutico em oncologia tem um papel amplo e essencial. Ele pode exercer uma grande variedade de funções, desde atividades administrativas até clínicas, sendo indispensável para a qualidade do processo </w:t>
      </w:r>
      <w:proofErr w:type="spellStart"/>
      <w:r w:rsidRPr="00233E7C">
        <w:rPr>
          <w:rFonts w:ascii="Times New Roman" w:hAnsi="Times New Roman"/>
          <w:sz w:val="24"/>
          <w:szCs w:val="24"/>
          <w:lang w:eastAsia="en-US"/>
        </w:rPr>
        <w:t>farmacoterapêutico</w:t>
      </w:r>
      <w:proofErr w:type="spellEnd"/>
      <w:r w:rsidRPr="00233E7C">
        <w:rPr>
          <w:rFonts w:ascii="Times New Roman" w:hAnsi="Times New Roman"/>
          <w:sz w:val="24"/>
          <w:szCs w:val="24"/>
          <w:lang w:eastAsia="en-US"/>
        </w:rPr>
        <w:t xml:space="preserve">. A administração segura de medicamentos é muito relevante na oncologia, devido à alta toxicidade dos </w:t>
      </w:r>
      <w:proofErr w:type="spellStart"/>
      <w:r w:rsidRPr="00233E7C">
        <w:rPr>
          <w:rFonts w:ascii="Times New Roman" w:hAnsi="Times New Roman"/>
          <w:sz w:val="24"/>
          <w:szCs w:val="24"/>
          <w:lang w:eastAsia="en-US"/>
        </w:rPr>
        <w:t>antineoplásicos</w:t>
      </w:r>
      <w:proofErr w:type="spellEnd"/>
      <w:r w:rsidRPr="00233E7C">
        <w:rPr>
          <w:rFonts w:ascii="Times New Roman" w:hAnsi="Times New Roman"/>
          <w:sz w:val="24"/>
          <w:szCs w:val="24"/>
          <w:lang w:eastAsia="en-US"/>
        </w:rPr>
        <w:t xml:space="preserve"> e de sua estreita janela terapêutica. Além disso, os regimes quimioterápicos são complexos envolvendo muitos medicamentos em doses variadas, dependendo da neoplasia a ser tratada e das particularidades de cada indivíduo.</w:t>
      </w:r>
      <w:r w:rsidR="00934975">
        <w:rPr>
          <w:rFonts w:ascii="Times New Roman" w:hAnsi="Times New Roman"/>
          <w:sz w:val="24"/>
          <w:szCs w:val="24"/>
          <w:lang w:eastAsia="en-US"/>
        </w:rPr>
        <w:t xml:space="preserve"> </w:t>
      </w:r>
    </w:p>
    <w:p w:rsidR="00233E7C" w:rsidRPr="00233E7C" w:rsidRDefault="00233E7C" w:rsidP="00233E7C">
      <w:pPr>
        <w:tabs>
          <w:tab w:val="left" w:pos="3790"/>
        </w:tabs>
        <w:spacing w:line="360" w:lineRule="auto"/>
        <w:ind w:firstLine="1134"/>
        <w:jc w:val="both"/>
        <w:rPr>
          <w:rFonts w:ascii="Times New Roman" w:hAnsi="Times New Roman"/>
          <w:sz w:val="24"/>
          <w:szCs w:val="24"/>
          <w:lang w:eastAsia="en-US"/>
        </w:rPr>
      </w:pPr>
      <w:r w:rsidRPr="00233E7C">
        <w:rPr>
          <w:rFonts w:ascii="Times New Roman" w:hAnsi="Times New Roman"/>
          <w:sz w:val="24"/>
          <w:szCs w:val="24"/>
          <w:lang w:eastAsia="en-US"/>
        </w:rPr>
        <w:t xml:space="preserve">O estudo dos eventos adversos na quimioterapia é essencial para o acompanhamento dos pacientes submetidos a tal tratamento. Assim, procuramos com esse trabalho avaliar a </w:t>
      </w:r>
      <w:r w:rsidR="00F64A71">
        <w:rPr>
          <w:rFonts w:ascii="Times New Roman" w:hAnsi="Times New Roman"/>
          <w:sz w:val="24"/>
          <w:szCs w:val="24"/>
          <w:lang w:eastAsia="en-US"/>
        </w:rPr>
        <w:t>prevalência</w:t>
      </w:r>
      <w:r w:rsidRPr="00233E7C">
        <w:rPr>
          <w:rFonts w:ascii="Times New Roman" w:hAnsi="Times New Roman"/>
          <w:sz w:val="24"/>
          <w:szCs w:val="24"/>
          <w:lang w:eastAsia="en-US"/>
        </w:rPr>
        <w:t xml:space="preserve"> desses efeitos nos pacientes submetidos aos protocolos de quimioterapia para tumores do sistema nervoso central no Serviço de </w:t>
      </w:r>
      <w:proofErr w:type="spellStart"/>
      <w:r w:rsidRPr="00233E7C">
        <w:rPr>
          <w:rFonts w:ascii="Times New Roman" w:hAnsi="Times New Roman"/>
          <w:sz w:val="24"/>
          <w:szCs w:val="24"/>
          <w:lang w:eastAsia="en-US"/>
        </w:rPr>
        <w:t>Onco</w:t>
      </w:r>
      <w:proofErr w:type="spellEnd"/>
      <w:r w:rsidRPr="00233E7C">
        <w:rPr>
          <w:rFonts w:ascii="Times New Roman" w:hAnsi="Times New Roman"/>
          <w:sz w:val="24"/>
          <w:szCs w:val="24"/>
          <w:lang w:eastAsia="en-US"/>
        </w:rPr>
        <w:t>-Hematologia Pediátrica (SOHP) do Hospital Infantil Albert Sabin (HIAS).</w:t>
      </w:r>
    </w:p>
    <w:p w:rsidR="005E0C42" w:rsidRDefault="005E0C42">
      <w:pPr>
        <w:spacing w:line="360" w:lineRule="auto"/>
        <w:ind w:firstLine="1134"/>
        <w:jc w:val="both"/>
        <w:rPr>
          <w:rFonts w:ascii="Times New Roman" w:eastAsia="Times New Roman" w:hAnsi="Times New Roman"/>
          <w:sz w:val="24"/>
          <w:szCs w:val="24"/>
        </w:rPr>
      </w:pPr>
    </w:p>
    <w:p w:rsidR="00FE2552" w:rsidDel="00154B8A" w:rsidRDefault="00FE2552">
      <w:pPr>
        <w:spacing w:line="360" w:lineRule="auto"/>
        <w:ind w:firstLine="1134"/>
        <w:jc w:val="both"/>
        <w:rPr>
          <w:del w:id="130" w:author="Rayra Lima" w:date="2016-02-12T10:28:00Z"/>
          <w:rFonts w:ascii="Times New Roman" w:eastAsia="Times New Roman" w:hAnsi="Times New Roman"/>
          <w:sz w:val="24"/>
          <w:szCs w:val="24"/>
        </w:rPr>
      </w:pPr>
    </w:p>
    <w:p w:rsidR="00FE2552" w:rsidDel="00154B8A" w:rsidRDefault="00FE2552">
      <w:pPr>
        <w:spacing w:line="360" w:lineRule="auto"/>
        <w:ind w:firstLine="1134"/>
        <w:jc w:val="both"/>
        <w:rPr>
          <w:del w:id="131" w:author="Rayra Lima" w:date="2016-02-12T10:28:00Z"/>
          <w:rFonts w:ascii="Times New Roman" w:eastAsia="Times New Roman" w:hAnsi="Times New Roman"/>
          <w:sz w:val="24"/>
          <w:szCs w:val="24"/>
        </w:rPr>
      </w:pPr>
    </w:p>
    <w:p w:rsidR="00FE2552" w:rsidDel="00154B8A" w:rsidRDefault="00FE2552">
      <w:pPr>
        <w:spacing w:line="360" w:lineRule="auto"/>
        <w:ind w:firstLine="1134"/>
        <w:jc w:val="both"/>
        <w:rPr>
          <w:del w:id="132"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3"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4"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5"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6"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7"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8"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39"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40"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41"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42" w:author="Rayra Lima" w:date="2016-02-12T10:28:00Z"/>
          <w:rFonts w:ascii="Times New Roman" w:eastAsia="Times New Roman" w:hAnsi="Times New Roman"/>
          <w:sz w:val="24"/>
          <w:szCs w:val="24"/>
        </w:rPr>
      </w:pPr>
    </w:p>
    <w:p w:rsidR="00934975" w:rsidDel="00154B8A" w:rsidRDefault="00934975">
      <w:pPr>
        <w:spacing w:line="360" w:lineRule="auto"/>
        <w:ind w:firstLine="1134"/>
        <w:jc w:val="both"/>
        <w:rPr>
          <w:del w:id="143" w:author="Rayra Lima" w:date="2016-02-12T10:28:00Z"/>
          <w:rFonts w:ascii="Times New Roman" w:eastAsia="Times New Roman" w:hAnsi="Times New Roman"/>
          <w:sz w:val="24"/>
          <w:szCs w:val="24"/>
        </w:rPr>
      </w:pPr>
    </w:p>
    <w:p w:rsidR="00934975" w:rsidDel="00154B8A" w:rsidRDefault="00934975" w:rsidP="00803F41">
      <w:pPr>
        <w:spacing w:line="360" w:lineRule="auto"/>
        <w:jc w:val="both"/>
        <w:rPr>
          <w:del w:id="144" w:author="Rayra Lima" w:date="2016-02-12T10:28:00Z"/>
          <w:rFonts w:ascii="Times New Roman" w:hAnsi="Times New Roman"/>
          <w:b/>
          <w:bCs/>
          <w:sz w:val="24"/>
          <w:szCs w:val="24"/>
          <w:lang w:eastAsia="en-US"/>
        </w:rPr>
      </w:pP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bCs/>
          <w:sz w:val="24"/>
          <w:szCs w:val="24"/>
          <w:lang w:eastAsia="en-US"/>
        </w:rPr>
        <w:t>3 OBJETIVOS</w:t>
      </w: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t xml:space="preserve"> </w:t>
      </w: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bCs/>
          <w:sz w:val="24"/>
          <w:szCs w:val="24"/>
          <w:lang w:eastAsia="en-US"/>
        </w:rPr>
        <w:t>3.1. Objetivo geral</w:t>
      </w:r>
      <w:r w:rsidRPr="00803F41">
        <w:rPr>
          <w:rFonts w:ascii="Times New Roman" w:hAnsi="Times New Roman"/>
          <w:b/>
          <w:sz w:val="24"/>
          <w:szCs w:val="24"/>
          <w:lang w:eastAsia="en-US"/>
        </w:rPr>
        <w:t xml:space="preserve"> </w:t>
      </w:r>
    </w:p>
    <w:p w:rsidR="00803F41" w:rsidRPr="00803F41" w:rsidRDefault="00803F41" w:rsidP="00803F41">
      <w:pPr>
        <w:spacing w:line="360" w:lineRule="auto"/>
        <w:jc w:val="both"/>
        <w:rPr>
          <w:rFonts w:ascii="Times New Roman" w:hAnsi="Times New Roman"/>
          <w:sz w:val="24"/>
          <w:szCs w:val="24"/>
          <w:lang w:eastAsia="en-US"/>
        </w:rPr>
      </w:pPr>
      <w:r w:rsidRPr="00803F41">
        <w:rPr>
          <w:rFonts w:ascii="Times New Roman" w:hAnsi="Times New Roman"/>
          <w:sz w:val="24"/>
          <w:szCs w:val="24"/>
          <w:lang w:eastAsia="en-US"/>
        </w:rPr>
        <w:t xml:space="preserve">Avaliar os eventos adversos </w:t>
      </w:r>
      <w:r w:rsidR="00B2543B" w:rsidRPr="00FE2552">
        <w:rPr>
          <w:rFonts w:ascii="Times New Roman" w:hAnsi="Times New Roman"/>
          <w:sz w:val="24"/>
          <w:szCs w:val="24"/>
          <w:lang w:eastAsia="en-US"/>
        </w:rPr>
        <w:t>dos quimioterápicos</w:t>
      </w:r>
      <w:r w:rsidRPr="00FE2552">
        <w:rPr>
          <w:rFonts w:ascii="Times New Roman" w:hAnsi="Times New Roman"/>
          <w:sz w:val="24"/>
          <w:szCs w:val="24"/>
          <w:lang w:eastAsia="en-US"/>
        </w:rPr>
        <w:t xml:space="preserve"> utilizad</w:t>
      </w:r>
      <w:r w:rsidR="00B2543B" w:rsidRPr="00FE2552">
        <w:rPr>
          <w:rFonts w:ascii="Times New Roman" w:hAnsi="Times New Roman"/>
          <w:sz w:val="24"/>
          <w:szCs w:val="24"/>
          <w:lang w:eastAsia="en-US"/>
        </w:rPr>
        <w:t>o</w:t>
      </w:r>
      <w:r w:rsidRPr="00FE2552">
        <w:rPr>
          <w:rFonts w:ascii="Times New Roman" w:hAnsi="Times New Roman"/>
          <w:sz w:val="24"/>
          <w:szCs w:val="24"/>
          <w:lang w:eastAsia="en-US"/>
        </w:rPr>
        <w:t>s</w:t>
      </w:r>
      <w:r w:rsidRPr="00803F41">
        <w:rPr>
          <w:rFonts w:ascii="Times New Roman" w:hAnsi="Times New Roman"/>
          <w:sz w:val="24"/>
          <w:szCs w:val="24"/>
          <w:lang w:eastAsia="en-US"/>
        </w:rPr>
        <w:t xml:space="preserve"> no tratamento dos pacientes com neoplasias do Sistema Nervoso Central do Centro Pediátrico do Câncer do Hospital Infantil Albert Sabin (CPC-HIAS) no período entre janeiro de 2007 e dezembro de 2010. </w:t>
      </w:r>
    </w:p>
    <w:p w:rsidR="00803F41" w:rsidRPr="00803F41" w:rsidRDefault="00803F41" w:rsidP="00803F41">
      <w:pPr>
        <w:spacing w:line="360" w:lineRule="auto"/>
        <w:jc w:val="both"/>
        <w:rPr>
          <w:rFonts w:ascii="Times New Roman" w:hAnsi="Times New Roman"/>
          <w:b/>
          <w:sz w:val="24"/>
          <w:szCs w:val="24"/>
          <w:lang w:eastAsia="en-US"/>
        </w:rPr>
      </w:pP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bCs/>
          <w:sz w:val="24"/>
          <w:szCs w:val="24"/>
          <w:lang w:eastAsia="en-US"/>
        </w:rPr>
        <w:t>3.2. Objetivos específicos</w:t>
      </w:r>
      <w:r w:rsidRPr="00803F41">
        <w:rPr>
          <w:rFonts w:ascii="Times New Roman" w:hAnsi="Times New Roman"/>
          <w:b/>
          <w:sz w:val="24"/>
          <w:szCs w:val="24"/>
          <w:lang w:eastAsia="en-US"/>
        </w:rPr>
        <w:t xml:space="preserve"> </w:t>
      </w:r>
    </w:p>
    <w:p w:rsidR="00803F41" w:rsidRPr="00E65E88" w:rsidRDefault="00FE2552" w:rsidP="00803F41">
      <w:pPr>
        <w:numPr>
          <w:ilvl w:val="0"/>
          <w:numId w:val="1"/>
        </w:numPr>
        <w:spacing w:line="360" w:lineRule="auto"/>
        <w:jc w:val="both"/>
        <w:rPr>
          <w:rFonts w:ascii="Times New Roman" w:hAnsi="Times New Roman"/>
          <w:sz w:val="24"/>
          <w:szCs w:val="24"/>
          <w:lang w:eastAsia="en-US"/>
        </w:rPr>
      </w:pPr>
      <w:r w:rsidRPr="00E65E88">
        <w:rPr>
          <w:rFonts w:ascii="Times New Roman" w:hAnsi="Times New Roman"/>
          <w:sz w:val="24"/>
          <w:szCs w:val="24"/>
          <w:lang w:eastAsia="en-US"/>
        </w:rPr>
        <w:t>Avaliar a frequência de eventos adversos, através de</w:t>
      </w:r>
      <w:r w:rsidR="00803F41" w:rsidRPr="00E65E88">
        <w:rPr>
          <w:rFonts w:ascii="Times New Roman" w:hAnsi="Times New Roman"/>
          <w:sz w:val="24"/>
          <w:szCs w:val="24"/>
          <w:lang w:eastAsia="en-US"/>
        </w:rPr>
        <w:t xml:space="preserve"> análise estatística</w:t>
      </w:r>
      <w:r w:rsidRPr="00E65E88">
        <w:rPr>
          <w:rFonts w:ascii="Times New Roman" w:hAnsi="Times New Roman"/>
          <w:sz w:val="24"/>
          <w:szCs w:val="24"/>
          <w:lang w:eastAsia="en-US"/>
        </w:rPr>
        <w:t>,</w:t>
      </w:r>
      <w:r w:rsidR="00803F41" w:rsidRPr="00E65E88">
        <w:rPr>
          <w:rFonts w:ascii="Times New Roman" w:hAnsi="Times New Roman"/>
          <w:sz w:val="24"/>
          <w:szCs w:val="24"/>
          <w:lang w:eastAsia="en-US"/>
        </w:rPr>
        <w:t xml:space="preserve"> d</w:t>
      </w:r>
      <w:r w:rsidRPr="00E65E88">
        <w:rPr>
          <w:rFonts w:ascii="Times New Roman" w:hAnsi="Times New Roman"/>
          <w:sz w:val="24"/>
          <w:szCs w:val="24"/>
          <w:lang w:eastAsia="en-US"/>
        </w:rPr>
        <w:t>o</w:t>
      </w:r>
      <w:r w:rsidR="00803F41" w:rsidRPr="00E65E88">
        <w:rPr>
          <w:rFonts w:ascii="Times New Roman" w:hAnsi="Times New Roman"/>
          <w:sz w:val="24"/>
          <w:szCs w:val="24"/>
          <w:lang w:eastAsia="en-US"/>
        </w:rPr>
        <w:t xml:space="preserve">s </w:t>
      </w:r>
      <w:r w:rsidRPr="00E65E88">
        <w:rPr>
          <w:rFonts w:ascii="Times New Roman" w:hAnsi="Times New Roman"/>
          <w:sz w:val="24"/>
          <w:szCs w:val="24"/>
          <w:lang w:eastAsia="en-US"/>
        </w:rPr>
        <w:t xml:space="preserve">fármacos </w:t>
      </w:r>
      <w:r w:rsidR="00803F41" w:rsidRPr="00E65E88">
        <w:rPr>
          <w:rFonts w:ascii="Times New Roman" w:hAnsi="Times New Roman"/>
          <w:sz w:val="24"/>
          <w:szCs w:val="24"/>
          <w:lang w:eastAsia="en-US"/>
        </w:rPr>
        <w:t>utilizad</w:t>
      </w:r>
      <w:r w:rsidRPr="00E65E88">
        <w:rPr>
          <w:rFonts w:ascii="Times New Roman" w:hAnsi="Times New Roman"/>
          <w:sz w:val="24"/>
          <w:szCs w:val="24"/>
          <w:lang w:eastAsia="en-US"/>
        </w:rPr>
        <w:t>o</w:t>
      </w:r>
      <w:r w:rsidR="00803F41" w:rsidRPr="00E65E88">
        <w:rPr>
          <w:rFonts w:ascii="Times New Roman" w:hAnsi="Times New Roman"/>
          <w:sz w:val="24"/>
          <w:szCs w:val="24"/>
          <w:lang w:eastAsia="en-US"/>
        </w:rPr>
        <w:t xml:space="preserve">s no tratamento quimioterápico dos pacientes com neoplasias do Sistema Nervoso Central do CPC-HIAS no período entre janeiro de 2007 e dezembro de 2010. </w:t>
      </w:r>
    </w:p>
    <w:p w:rsidR="00803F41" w:rsidRPr="00E65E88" w:rsidRDefault="00FE752E" w:rsidP="00803F41">
      <w:pPr>
        <w:numPr>
          <w:ilvl w:val="0"/>
          <w:numId w:val="1"/>
        </w:numPr>
        <w:spacing w:line="360" w:lineRule="auto"/>
        <w:jc w:val="both"/>
        <w:rPr>
          <w:rFonts w:ascii="Times New Roman" w:hAnsi="Times New Roman"/>
          <w:sz w:val="24"/>
          <w:szCs w:val="24"/>
          <w:lang w:eastAsia="en-US"/>
        </w:rPr>
      </w:pPr>
      <w:r w:rsidRPr="00E65E88">
        <w:rPr>
          <w:rFonts w:ascii="Times New Roman" w:hAnsi="Times New Roman"/>
          <w:sz w:val="24"/>
          <w:szCs w:val="24"/>
          <w:lang w:eastAsia="en-US"/>
        </w:rPr>
        <w:t>C</w:t>
      </w:r>
      <w:r w:rsidR="00803F41" w:rsidRPr="00E65E88">
        <w:rPr>
          <w:rFonts w:ascii="Times New Roman" w:hAnsi="Times New Roman"/>
          <w:sz w:val="24"/>
          <w:szCs w:val="24"/>
          <w:lang w:eastAsia="en-US"/>
        </w:rPr>
        <w:t xml:space="preserve">omparar a </w:t>
      </w:r>
      <w:r w:rsidR="007F55EB" w:rsidRPr="00E65E88">
        <w:rPr>
          <w:rFonts w:ascii="Times New Roman" w:hAnsi="Times New Roman"/>
          <w:sz w:val="24"/>
          <w:szCs w:val="24"/>
          <w:lang w:eastAsia="en-US"/>
        </w:rPr>
        <w:t xml:space="preserve">prevalência </w:t>
      </w:r>
      <w:r w:rsidR="00803F41" w:rsidRPr="00E65E88">
        <w:rPr>
          <w:rFonts w:ascii="Times New Roman" w:hAnsi="Times New Roman"/>
          <w:sz w:val="24"/>
          <w:szCs w:val="24"/>
          <w:lang w:eastAsia="en-US"/>
        </w:rPr>
        <w:t xml:space="preserve">encontrada </w:t>
      </w:r>
      <w:r w:rsidR="00FE2552" w:rsidRPr="00E65E88">
        <w:rPr>
          <w:rFonts w:ascii="Times New Roman" w:hAnsi="Times New Roman"/>
          <w:sz w:val="24"/>
          <w:szCs w:val="24"/>
          <w:lang w:eastAsia="en-US"/>
        </w:rPr>
        <w:t>d</w:t>
      </w:r>
      <w:r w:rsidR="00803F41" w:rsidRPr="00E65E88">
        <w:rPr>
          <w:rFonts w:ascii="Times New Roman" w:hAnsi="Times New Roman"/>
          <w:sz w:val="24"/>
          <w:szCs w:val="24"/>
          <w:lang w:eastAsia="en-US"/>
        </w:rPr>
        <w:t xml:space="preserve">os eventos adversos </w:t>
      </w:r>
      <w:r w:rsidR="00FE2552" w:rsidRPr="00E65E88">
        <w:rPr>
          <w:rFonts w:ascii="Times New Roman" w:hAnsi="Times New Roman"/>
          <w:sz w:val="24"/>
          <w:szCs w:val="24"/>
          <w:lang w:eastAsia="en-US"/>
        </w:rPr>
        <w:t>dentre os pacientes em quimioterapia</w:t>
      </w:r>
      <w:r w:rsidR="00803F41" w:rsidRPr="00E65E88">
        <w:rPr>
          <w:rFonts w:ascii="Times New Roman" w:hAnsi="Times New Roman"/>
          <w:sz w:val="24"/>
          <w:szCs w:val="24"/>
          <w:lang w:eastAsia="en-US"/>
        </w:rPr>
        <w:t xml:space="preserve"> </w:t>
      </w:r>
      <w:proofErr w:type="spellStart"/>
      <w:r w:rsidR="00FE2552" w:rsidRPr="00E65E88">
        <w:rPr>
          <w:rFonts w:ascii="Times New Roman" w:hAnsi="Times New Roman"/>
          <w:sz w:val="24"/>
          <w:szCs w:val="24"/>
          <w:lang w:eastAsia="en-US"/>
        </w:rPr>
        <w:t>anti</w:t>
      </w:r>
      <w:r w:rsidR="00803F41" w:rsidRPr="00E65E88">
        <w:rPr>
          <w:rFonts w:ascii="Times New Roman" w:hAnsi="Times New Roman"/>
          <w:sz w:val="24"/>
          <w:szCs w:val="24"/>
          <w:lang w:eastAsia="en-US"/>
        </w:rPr>
        <w:t>neopl</w:t>
      </w:r>
      <w:r w:rsidR="00FE2552" w:rsidRPr="00E65E88">
        <w:rPr>
          <w:rFonts w:ascii="Times New Roman" w:hAnsi="Times New Roman"/>
          <w:sz w:val="24"/>
          <w:szCs w:val="24"/>
          <w:lang w:eastAsia="en-US"/>
        </w:rPr>
        <w:t>á</w:t>
      </w:r>
      <w:r w:rsidR="00803F41" w:rsidRPr="00E65E88">
        <w:rPr>
          <w:rFonts w:ascii="Times New Roman" w:hAnsi="Times New Roman"/>
          <w:sz w:val="24"/>
          <w:szCs w:val="24"/>
          <w:lang w:eastAsia="en-US"/>
        </w:rPr>
        <w:t>si</w:t>
      </w:r>
      <w:r w:rsidR="00FE2552" w:rsidRPr="00E65E88">
        <w:rPr>
          <w:rFonts w:ascii="Times New Roman" w:hAnsi="Times New Roman"/>
          <w:sz w:val="24"/>
          <w:szCs w:val="24"/>
          <w:lang w:eastAsia="en-US"/>
        </w:rPr>
        <w:t>c</w:t>
      </w:r>
      <w:r w:rsidR="00803F41" w:rsidRPr="00E65E88">
        <w:rPr>
          <w:rFonts w:ascii="Times New Roman" w:hAnsi="Times New Roman"/>
          <w:sz w:val="24"/>
          <w:szCs w:val="24"/>
          <w:lang w:eastAsia="en-US"/>
        </w:rPr>
        <w:t>a</w:t>
      </w:r>
      <w:proofErr w:type="spellEnd"/>
      <w:r w:rsidR="00803F41" w:rsidRPr="00E65E88">
        <w:rPr>
          <w:rFonts w:ascii="Times New Roman" w:hAnsi="Times New Roman"/>
          <w:sz w:val="24"/>
          <w:szCs w:val="24"/>
          <w:lang w:eastAsia="en-US"/>
        </w:rPr>
        <w:t xml:space="preserve"> </w:t>
      </w:r>
      <w:r w:rsidRPr="00E65E88">
        <w:rPr>
          <w:rFonts w:ascii="Times New Roman" w:hAnsi="Times New Roman"/>
          <w:sz w:val="24"/>
          <w:szCs w:val="24"/>
          <w:lang w:eastAsia="en-US"/>
        </w:rPr>
        <w:t xml:space="preserve">para tumores </w:t>
      </w:r>
      <w:r w:rsidR="00803F41" w:rsidRPr="00E65E88">
        <w:rPr>
          <w:rFonts w:ascii="Times New Roman" w:hAnsi="Times New Roman"/>
          <w:sz w:val="24"/>
          <w:szCs w:val="24"/>
          <w:lang w:eastAsia="en-US"/>
        </w:rPr>
        <w:t xml:space="preserve">do Sistema Nervoso Central do CPC-HIAS no período entre janeiro de 2007 e dezembro de 2010 com a prevalência dos eventos adversos </w:t>
      </w:r>
      <w:r w:rsidRPr="00E65E88">
        <w:rPr>
          <w:rFonts w:ascii="Times New Roman" w:hAnsi="Times New Roman"/>
          <w:sz w:val="24"/>
          <w:szCs w:val="24"/>
          <w:lang w:eastAsia="en-US"/>
        </w:rPr>
        <w:t>relat</w:t>
      </w:r>
      <w:r w:rsidR="00803F41" w:rsidRPr="00E65E88">
        <w:rPr>
          <w:rFonts w:ascii="Times New Roman" w:hAnsi="Times New Roman"/>
          <w:sz w:val="24"/>
          <w:szCs w:val="24"/>
          <w:lang w:eastAsia="en-US"/>
        </w:rPr>
        <w:t xml:space="preserve">ada na literatura. </w:t>
      </w:r>
    </w:p>
    <w:p w:rsidR="00803F41" w:rsidRDefault="005E2F5B" w:rsidP="00803F41">
      <w:pPr>
        <w:numPr>
          <w:ilvl w:val="0"/>
          <w:numId w:val="1"/>
        </w:numPr>
        <w:spacing w:line="360" w:lineRule="auto"/>
        <w:jc w:val="both"/>
        <w:rPr>
          <w:rFonts w:ascii="Times New Roman" w:hAnsi="Times New Roman"/>
          <w:sz w:val="24"/>
          <w:szCs w:val="24"/>
          <w:lang w:eastAsia="en-US"/>
        </w:rPr>
      </w:pPr>
      <w:r w:rsidRPr="00E65E88">
        <w:rPr>
          <w:rFonts w:ascii="Times New Roman" w:hAnsi="Times New Roman"/>
          <w:sz w:val="24"/>
          <w:szCs w:val="24"/>
          <w:lang w:eastAsia="en-US"/>
        </w:rPr>
        <w:lastRenderedPageBreak/>
        <w:t>Identificar os protocolos quimioterápicos e seus acompanhamentos com maior toxicidade para as células não cancerosas, que representam risco de vida</w:t>
      </w:r>
      <w:r w:rsidR="00E65E88">
        <w:rPr>
          <w:rFonts w:ascii="Times New Roman" w:hAnsi="Times New Roman"/>
          <w:sz w:val="24"/>
          <w:szCs w:val="24"/>
          <w:lang w:eastAsia="en-US"/>
        </w:rPr>
        <w:t xml:space="preserve"> e apresentar possíveis soluções para este problema</w:t>
      </w:r>
      <w:r w:rsidRPr="00E65E88">
        <w:rPr>
          <w:rFonts w:ascii="Times New Roman" w:hAnsi="Times New Roman"/>
          <w:sz w:val="24"/>
          <w:szCs w:val="24"/>
          <w:lang w:eastAsia="en-US"/>
        </w:rPr>
        <w:t>.</w:t>
      </w:r>
    </w:p>
    <w:p w:rsidR="00803F41" w:rsidRPr="00803F41" w:rsidRDefault="00803F41" w:rsidP="00803F41">
      <w:pPr>
        <w:spacing w:line="360" w:lineRule="auto"/>
        <w:jc w:val="both"/>
        <w:rPr>
          <w:rFonts w:ascii="Times New Roman" w:hAnsi="Times New Roman"/>
          <w:b/>
          <w:sz w:val="24"/>
          <w:szCs w:val="24"/>
          <w:lang w:eastAsia="en-US"/>
        </w:rPr>
      </w:pP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br w:type="page"/>
      </w:r>
    </w:p>
    <w:p w:rsidR="00803F41" w:rsidRPr="00803F41" w:rsidRDefault="00803F41" w:rsidP="00803F41">
      <w:pPr>
        <w:spacing w:line="360" w:lineRule="auto"/>
        <w:jc w:val="both"/>
        <w:rPr>
          <w:rFonts w:ascii="Times New Roman" w:hAnsi="Times New Roman"/>
          <w:sz w:val="24"/>
          <w:lang w:eastAsia="en-US"/>
        </w:rPr>
      </w:pPr>
      <w:r w:rsidRPr="00803F41">
        <w:rPr>
          <w:rFonts w:ascii="Times New Roman" w:hAnsi="Times New Roman"/>
          <w:b/>
          <w:sz w:val="24"/>
          <w:szCs w:val="24"/>
          <w:lang w:eastAsia="en-US"/>
        </w:rPr>
        <w:lastRenderedPageBreak/>
        <w:t>4 MATERIAIS E MÉTODOS</w:t>
      </w:r>
    </w:p>
    <w:p w:rsidR="00803F41" w:rsidRPr="00803F41" w:rsidRDefault="00803F41" w:rsidP="00803F41">
      <w:pPr>
        <w:spacing w:line="360" w:lineRule="auto"/>
        <w:jc w:val="both"/>
        <w:rPr>
          <w:rFonts w:ascii="Times New Roman" w:hAnsi="Times New Roman"/>
          <w:i/>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4.1 Delineamento do estudo</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szCs w:val="24"/>
          <w:lang w:eastAsia="en-US"/>
        </w:rPr>
        <w:t>O estudo envolveu levantamento de literatura, busca retrospectiva no banco de dados do Centro Pediátrico do Câncer (CPC) – HIAS e análise dos resultados obtidos. É transversal retrospectivo, sendo avaliados os eventos adversos relacionados ao tratamento quimioterápico dos pacientes com neoplasias do Sistema Nervoso Central do CPC–HIAS, no período entre janeiro de 2007 e dezembro de 2010.</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4.2 Período e local do estudo</w:t>
      </w:r>
    </w:p>
    <w:p w:rsid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O estudo foi realizado no </w:t>
      </w:r>
      <w:r w:rsidRPr="00803F41">
        <w:rPr>
          <w:rFonts w:ascii="Times New Roman" w:hAnsi="Times New Roman"/>
          <w:sz w:val="24"/>
          <w:szCs w:val="24"/>
          <w:lang w:eastAsia="en-US"/>
        </w:rPr>
        <w:t>CPC–HIAS,</w:t>
      </w:r>
      <w:r w:rsidRPr="00803F41">
        <w:rPr>
          <w:rFonts w:ascii="Times New Roman" w:hAnsi="Times New Roman"/>
          <w:sz w:val="24"/>
          <w:lang w:eastAsia="en-US"/>
        </w:rPr>
        <w:t xml:space="preserve"> situado na cidade de Fortaleza (CE), durante o período agosto de 2014 a julho de 2015.</w:t>
      </w:r>
      <w:r w:rsidR="00C91BD0">
        <w:rPr>
          <w:rFonts w:ascii="Times New Roman" w:hAnsi="Times New Roman"/>
          <w:sz w:val="24"/>
          <w:lang w:eastAsia="en-US"/>
        </w:rPr>
        <w:t xml:space="preserve"> </w:t>
      </w:r>
    </w:p>
    <w:p w:rsidR="004C3C25" w:rsidRDefault="004C3C25" w:rsidP="00803F41">
      <w:pPr>
        <w:spacing w:line="360" w:lineRule="auto"/>
        <w:ind w:firstLine="1134"/>
        <w:jc w:val="both"/>
        <w:rPr>
          <w:rFonts w:ascii="Times New Roman" w:hAnsi="Times New Roman"/>
          <w:sz w:val="24"/>
          <w:lang w:eastAsia="en-US"/>
        </w:rPr>
      </w:pPr>
      <w:r>
        <w:rPr>
          <w:rFonts w:ascii="Times New Roman" w:hAnsi="Times New Roman"/>
          <w:sz w:val="24"/>
          <w:lang w:eastAsia="en-US"/>
        </w:rPr>
        <w:t xml:space="preserve">O Hospital Infantil Albert Sabin é um hospital estatal, subordinado à Secretaria de Saúde do Estado do Ceará, que tem como missão prestar assistência segura e humanizada às crianças e adolescentes. Foi inaugurado em 26 de dezembro de 1952 com o nome de Hospital Infantil de Fortaleza, sendo o primeiro hospital voltado para este público a ser inaugurado na cidade, oferecendo </w:t>
      </w:r>
      <w:r w:rsidRPr="004C3C25">
        <w:rPr>
          <w:rFonts w:ascii="Times New Roman" w:hAnsi="Times New Roman"/>
          <w:sz w:val="24"/>
          <w:lang w:eastAsia="en-US"/>
        </w:rPr>
        <w:t>serviços de pediatria geral, assistência materno-infantil e neurologia</w:t>
      </w:r>
      <w:r>
        <w:rPr>
          <w:rFonts w:ascii="Times New Roman" w:hAnsi="Times New Roman"/>
          <w:sz w:val="24"/>
          <w:lang w:eastAsia="en-US"/>
        </w:rPr>
        <w:t>. Em 1976 foi inaugurada sua sede atual e, em 17 de julho de 1977, foi visitado pelo Dr. Albert Sabin – médico pesquisador russo emigrado para os EUA, tendo sua denominação alterada para Hospital Infantil Albert Sabin.</w:t>
      </w:r>
    </w:p>
    <w:p w:rsidR="004C3C25" w:rsidRDefault="004C3C25" w:rsidP="00803F41">
      <w:pPr>
        <w:spacing w:line="360" w:lineRule="auto"/>
        <w:ind w:firstLine="1134"/>
        <w:jc w:val="both"/>
        <w:rPr>
          <w:rFonts w:ascii="Times New Roman" w:hAnsi="Times New Roman"/>
          <w:sz w:val="24"/>
          <w:lang w:eastAsia="en-US"/>
        </w:rPr>
      </w:pPr>
      <w:r w:rsidRPr="004C3C25">
        <w:rPr>
          <w:rFonts w:ascii="Times New Roman" w:hAnsi="Times New Roman"/>
          <w:sz w:val="24"/>
          <w:lang w:eastAsia="en-US"/>
        </w:rPr>
        <w:t xml:space="preserve">Atualmente, o </w:t>
      </w:r>
      <w:r>
        <w:rPr>
          <w:rFonts w:ascii="Times New Roman" w:hAnsi="Times New Roman"/>
          <w:sz w:val="24"/>
          <w:lang w:eastAsia="en-US"/>
        </w:rPr>
        <w:t xml:space="preserve">HIAS </w:t>
      </w:r>
      <w:r w:rsidRPr="004C3C25">
        <w:rPr>
          <w:rFonts w:ascii="Times New Roman" w:hAnsi="Times New Roman"/>
          <w:sz w:val="24"/>
          <w:lang w:eastAsia="en-US"/>
        </w:rPr>
        <w:t>é o único hospital infantil terciário do Estado que</w:t>
      </w:r>
      <w:r>
        <w:rPr>
          <w:rFonts w:ascii="Times New Roman" w:hAnsi="Times New Roman"/>
          <w:sz w:val="24"/>
          <w:lang w:eastAsia="en-US"/>
        </w:rPr>
        <w:t>, além de ser</w:t>
      </w:r>
      <w:r w:rsidRPr="004C3C25">
        <w:rPr>
          <w:rFonts w:ascii="Times New Roman" w:hAnsi="Times New Roman"/>
          <w:sz w:val="24"/>
          <w:lang w:eastAsia="en-US"/>
        </w:rPr>
        <w:t xml:space="preserve"> referência </w:t>
      </w:r>
      <w:r>
        <w:rPr>
          <w:rFonts w:ascii="Times New Roman" w:hAnsi="Times New Roman"/>
          <w:sz w:val="24"/>
          <w:lang w:eastAsia="en-US"/>
        </w:rPr>
        <w:t xml:space="preserve">Norte/ Nordeste </w:t>
      </w:r>
      <w:r w:rsidRPr="004C3C25">
        <w:rPr>
          <w:rFonts w:ascii="Times New Roman" w:hAnsi="Times New Roman"/>
          <w:sz w:val="24"/>
          <w:lang w:eastAsia="en-US"/>
        </w:rPr>
        <w:t xml:space="preserve">no atendimento </w:t>
      </w:r>
      <w:r>
        <w:rPr>
          <w:rFonts w:ascii="Times New Roman" w:hAnsi="Times New Roman"/>
          <w:sz w:val="24"/>
          <w:lang w:eastAsia="en-US"/>
        </w:rPr>
        <w:t>pediátrico de</w:t>
      </w:r>
      <w:r w:rsidRPr="004C3C25">
        <w:rPr>
          <w:rFonts w:ascii="Times New Roman" w:hAnsi="Times New Roman"/>
          <w:sz w:val="24"/>
          <w:lang w:eastAsia="en-US"/>
        </w:rPr>
        <w:t xml:space="preserve"> doenças graves e de alta complexidade</w:t>
      </w:r>
      <w:r>
        <w:rPr>
          <w:rFonts w:ascii="Times New Roman" w:hAnsi="Times New Roman"/>
          <w:sz w:val="24"/>
          <w:lang w:eastAsia="en-US"/>
        </w:rPr>
        <w:t xml:space="preserve">, também é </w:t>
      </w:r>
      <w:r w:rsidRPr="004C3C25">
        <w:rPr>
          <w:rFonts w:ascii="Times New Roman" w:hAnsi="Times New Roman"/>
          <w:sz w:val="24"/>
          <w:lang w:eastAsia="en-US"/>
        </w:rPr>
        <w:t xml:space="preserve">reconhecido como instituição de ensino e pesquisa. </w:t>
      </w:r>
      <w:r>
        <w:rPr>
          <w:rFonts w:ascii="Times New Roman" w:hAnsi="Times New Roman"/>
          <w:sz w:val="24"/>
          <w:lang w:eastAsia="en-US"/>
        </w:rPr>
        <w:t>Oferece serviços de</w:t>
      </w:r>
      <w:r w:rsidRPr="004C3C25">
        <w:rPr>
          <w:rFonts w:ascii="Times New Roman" w:hAnsi="Times New Roman"/>
          <w:sz w:val="24"/>
          <w:lang w:eastAsia="en-US"/>
        </w:rPr>
        <w:t xml:space="preserve"> emergência clínica, ambulatório com 28 especialidades médicas, unidades de terapia intensiva e neonatais, centro cirúrgico, laboratórios clínico e de imagem, além de um centro especializado em tratamento e serviço de diagnóstico do câncer</w:t>
      </w:r>
      <w:r>
        <w:rPr>
          <w:rFonts w:ascii="Times New Roman" w:hAnsi="Times New Roman"/>
          <w:sz w:val="24"/>
          <w:lang w:eastAsia="en-US"/>
        </w:rPr>
        <w:t>, o Centro Pediátrico do Câncer (CPC)</w:t>
      </w:r>
      <w:r w:rsidRPr="004C3C25">
        <w:rPr>
          <w:rFonts w:ascii="Times New Roman" w:hAnsi="Times New Roman"/>
          <w:sz w:val="24"/>
          <w:lang w:eastAsia="en-US"/>
        </w:rPr>
        <w:t xml:space="preserve">. </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4.3 População/ Amostra</w:t>
      </w:r>
    </w:p>
    <w:p w:rsidR="00803F41" w:rsidRPr="00803F41" w:rsidRDefault="00803F41" w:rsidP="00803F41">
      <w:pPr>
        <w:spacing w:line="360" w:lineRule="auto"/>
        <w:ind w:firstLine="1134"/>
        <w:jc w:val="both"/>
        <w:rPr>
          <w:rFonts w:ascii="Times New Roman" w:hAnsi="Times New Roman"/>
          <w:color w:val="000000"/>
          <w:sz w:val="24"/>
          <w:szCs w:val="24"/>
          <w:lang w:eastAsia="en-US"/>
        </w:rPr>
      </w:pPr>
      <w:r w:rsidRPr="00803F41">
        <w:rPr>
          <w:rFonts w:ascii="Times New Roman" w:hAnsi="Times New Roman"/>
          <w:sz w:val="24"/>
          <w:szCs w:val="24"/>
          <w:lang w:eastAsia="en-US"/>
        </w:rPr>
        <w:t xml:space="preserve">O presente estudo incluiu pacientes entre 0 e 18 anos, portadores de tumores do sistema nervoso central (SNC), que iniciaram tratamento quimioterápico no CPC–HIAS entre janeiro de 2007 e dezembro de 2010. Os pacientes portadores de tumor cerebral que foram submetidos à quimioterapia receberam vários </w:t>
      </w:r>
      <w:r w:rsidRPr="00803F41">
        <w:rPr>
          <w:rFonts w:ascii="Times New Roman" w:hAnsi="Times New Roman"/>
          <w:color w:val="000000"/>
          <w:sz w:val="24"/>
          <w:szCs w:val="24"/>
          <w:lang w:eastAsia="en-US"/>
        </w:rPr>
        <w:t>esquemas de tratamento, porém os mais frequentes foram</w:t>
      </w:r>
      <w:r w:rsidR="004C3C25">
        <w:rPr>
          <w:rFonts w:ascii="Times New Roman" w:hAnsi="Times New Roman"/>
          <w:color w:val="000000"/>
          <w:sz w:val="24"/>
          <w:szCs w:val="24"/>
          <w:lang w:eastAsia="en-US"/>
        </w:rPr>
        <w:t xml:space="preserve">: 1) </w:t>
      </w:r>
      <w:r w:rsidRPr="00803F41">
        <w:rPr>
          <w:rFonts w:ascii="Times New Roman" w:hAnsi="Times New Roman"/>
          <w:color w:val="000000"/>
          <w:sz w:val="24"/>
          <w:szCs w:val="24"/>
          <w:lang w:eastAsia="en-US"/>
        </w:rPr>
        <w:t>ensaio COG-A9952 (</w:t>
      </w:r>
      <w:proofErr w:type="spellStart"/>
      <w:r w:rsidRPr="00803F41">
        <w:rPr>
          <w:rFonts w:ascii="Times New Roman" w:hAnsi="Times New Roman"/>
          <w:color w:val="000000"/>
          <w:sz w:val="24"/>
          <w:szCs w:val="24"/>
          <w:lang w:eastAsia="en-US"/>
        </w:rPr>
        <w:t>carboplatina</w:t>
      </w:r>
      <w:proofErr w:type="spellEnd"/>
      <w:r w:rsidRPr="00803F41">
        <w:rPr>
          <w:rFonts w:ascii="Times New Roman" w:hAnsi="Times New Roman"/>
          <w:color w:val="000000"/>
          <w:sz w:val="24"/>
          <w:szCs w:val="24"/>
          <w:lang w:eastAsia="en-US"/>
        </w:rPr>
        <w:t xml:space="preserve"> 175mg/m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e vincristina 1,5mg/m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w:t>
      </w:r>
      <w:r w:rsidRPr="00803F41">
        <w:rPr>
          <w:rFonts w:ascii="Times New Roman" w:hAnsi="Times New Roman"/>
          <w:color w:val="000000"/>
          <w:sz w:val="24"/>
          <w:szCs w:val="24"/>
          <w:lang w:eastAsia="en-US"/>
        </w:rPr>
        <w:lastRenderedPageBreak/>
        <w:t xml:space="preserve">semanais) (ATER, 2012) e </w:t>
      </w:r>
      <w:r w:rsidR="004C3C25">
        <w:rPr>
          <w:rFonts w:ascii="Times New Roman" w:hAnsi="Times New Roman"/>
          <w:color w:val="000000"/>
          <w:sz w:val="24"/>
          <w:szCs w:val="24"/>
          <w:lang w:eastAsia="en-US"/>
        </w:rPr>
        <w:t>2)</w:t>
      </w:r>
      <w:r w:rsidRPr="00803F41">
        <w:rPr>
          <w:rFonts w:ascii="Times New Roman" w:hAnsi="Times New Roman"/>
          <w:color w:val="000000"/>
          <w:sz w:val="24"/>
          <w:szCs w:val="24"/>
          <w:lang w:eastAsia="en-US"/>
        </w:rPr>
        <w:t xml:space="preserve"> SOBOPE 1998 (</w:t>
      </w:r>
      <w:proofErr w:type="spellStart"/>
      <w:r w:rsidRPr="00803F41">
        <w:rPr>
          <w:rFonts w:ascii="Times New Roman" w:hAnsi="Times New Roman"/>
          <w:color w:val="000000"/>
          <w:sz w:val="24"/>
          <w:szCs w:val="24"/>
          <w:lang w:eastAsia="en-US"/>
        </w:rPr>
        <w:t>carboplatina</w:t>
      </w:r>
      <w:proofErr w:type="spellEnd"/>
      <w:r w:rsidRPr="00803F41">
        <w:rPr>
          <w:rFonts w:ascii="Times New Roman" w:hAnsi="Times New Roman"/>
          <w:color w:val="000000"/>
          <w:sz w:val="24"/>
          <w:szCs w:val="24"/>
          <w:lang w:eastAsia="en-US"/>
        </w:rPr>
        <w:t xml:space="preserve"> 120mg/m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(4 doses) e vincristina 1,5mg/m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(6 doses) concomitantes com RT </w:t>
      </w:r>
      <w:proofErr w:type="spellStart"/>
      <w:r w:rsidRPr="00803F41">
        <w:rPr>
          <w:rFonts w:ascii="Times New Roman" w:hAnsi="Times New Roman"/>
          <w:color w:val="000000"/>
          <w:sz w:val="24"/>
          <w:szCs w:val="24"/>
          <w:lang w:eastAsia="en-US"/>
        </w:rPr>
        <w:t>cranio</w:t>
      </w:r>
      <w:proofErr w:type="spellEnd"/>
      <w:r w:rsidRPr="00803F41">
        <w:rPr>
          <w:rFonts w:ascii="Times New Roman" w:hAnsi="Times New Roman"/>
          <w:color w:val="000000"/>
          <w:sz w:val="24"/>
          <w:szCs w:val="24"/>
          <w:lang w:eastAsia="en-US"/>
        </w:rPr>
        <w:t xml:space="preserve">-espinhal, seguidos de ciclos mensais de </w:t>
      </w:r>
      <w:proofErr w:type="spellStart"/>
      <w:r w:rsidRPr="00803F41">
        <w:rPr>
          <w:rFonts w:ascii="Times New Roman" w:hAnsi="Times New Roman"/>
          <w:color w:val="000000"/>
          <w:sz w:val="24"/>
          <w:szCs w:val="24"/>
          <w:lang w:eastAsia="en-US"/>
        </w:rPr>
        <w:t>ifosfamida</w:t>
      </w:r>
      <w:proofErr w:type="spellEnd"/>
      <w:r w:rsidRPr="00803F41">
        <w:rPr>
          <w:rFonts w:ascii="Times New Roman" w:hAnsi="Times New Roman"/>
          <w:color w:val="000000"/>
          <w:sz w:val="24"/>
          <w:szCs w:val="24"/>
          <w:lang w:eastAsia="en-US"/>
        </w:rPr>
        <w:t xml:space="preserve"> 1,8g/m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e </w:t>
      </w:r>
      <w:proofErr w:type="spellStart"/>
      <w:r w:rsidRPr="00803F41">
        <w:rPr>
          <w:rFonts w:ascii="Times New Roman" w:hAnsi="Times New Roman"/>
          <w:color w:val="000000"/>
          <w:sz w:val="24"/>
          <w:szCs w:val="24"/>
          <w:lang w:eastAsia="en-US"/>
        </w:rPr>
        <w:t>etoposido</w:t>
      </w:r>
      <w:proofErr w:type="spellEnd"/>
      <w:r w:rsidRPr="00803F41">
        <w:rPr>
          <w:rFonts w:ascii="Times New Roman" w:hAnsi="Times New Roman"/>
          <w:color w:val="000000"/>
          <w:sz w:val="24"/>
          <w:szCs w:val="24"/>
          <w:lang w:eastAsia="en-US"/>
        </w:rPr>
        <w:t xml:space="preserve"> 100mg/m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(5 dias), alternados com ciclos mensais de </w:t>
      </w:r>
      <w:proofErr w:type="spellStart"/>
      <w:r w:rsidRPr="00803F41">
        <w:rPr>
          <w:rFonts w:ascii="Times New Roman" w:hAnsi="Times New Roman"/>
          <w:color w:val="000000"/>
          <w:sz w:val="24"/>
          <w:szCs w:val="24"/>
          <w:lang w:eastAsia="en-US"/>
        </w:rPr>
        <w:t>carboplatina</w:t>
      </w:r>
      <w:proofErr w:type="spellEnd"/>
      <w:r w:rsidRPr="00803F41">
        <w:rPr>
          <w:rFonts w:ascii="Times New Roman" w:hAnsi="Times New Roman"/>
          <w:color w:val="000000"/>
          <w:sz w:val="24"/>
          <w:szCs w:val="24"/>
          <w:lang w:eastAsia="en-US"/>
        </w:rPr>
        <w:t xml:space="preserve"> 500mg/m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e vincristina 1,5mg/m</w:t>
      </w:r>
      <w:r w:rsidRPr="00803F41">
        <w:rPr>
          <w:rFonts w:ascii="Times New Roman" w:hAnsi="Times New Roman"/>
          <w:color w:val="000000"/>
          <w:sz w:val="24"/>
          <w:szCs w:val="24"/>
          <w:vertAlign w:val="superscript"/>
          <w:lang w:eastAsia="en-US"/>
        </w:rPr>
        <w:t>2</w:t>
      </w:r>
      <w:r w:rsidRPr="00803F41">
        <w:rPr>
          <w:rFonts w:ascii="Times New Roman" w:hAnsi="Times New Roman"/>
          <w:color w:val="000000"/>
          <w:sz w:val="24"/>
          <w:szCs w:val="24"/>
          <w:lang w:eastAsia="en-US"/>
        </w:rPr>
        <w:t xml:space="preserve">, num total de 6 ciclos) (EPELMAN,1998). </w:t>
      </w:r>
      <w:r w:rsidRPr="00803F41">
        <w:rPr>
          <w:rFonts w:ascii="Times New Roman" w:hAnsi="Times New Roman"/>
          <w:sz w:val="24"/>
          <w:szCs w:val="24"/>
          <w:lang w:eastAsia="en-US"/>
        </w:rPr>
        <w:t xml:space="preserve">Os critérios de exclusão dos pacientes foram: histopatológico de tumor do SNC benigno pela classificação da OMS (os </w:t>
      </w:r>
      <w:proofErr w:type="spellStart"/>
      <w:r w:rsidRPr="00803F41">
        <w:rPr>
          <w:rFonts w:ascii="Times New Roman" w:hAnsi="Times New Roman"/>
          <w:sz w:val="24"/>
          <w:szCs w:val="24"/>
          <w:lang w:eastAsia="en-US"/>
        </w:rPr>
        <w:t>gliomas</w:t>
      </w:r>
      <w:proofErr w:type="spellEnd"/>
      <w:r w:rsidRPr="00803F41">
        <w:rPr>
          <w:rFonts w:ascii="Times New Roman" w:hAnsi="Times New Roman"/>
          <w:sz w:val="24"/>
          <w:szCs w:val="24"/>
          <w:lang w:eastAsia="en-US"/>
        </w:rPr>
        <w:t xml:space="preserve"> grau I e II foram incluídos, pois a OMS os considera tumores de comportamento incerto e muitas vezes são tratados com QT), ou a não realização de tratamento quimioterápico.</w:t>
      </w:r>
    </w:p>
    <w:p w:rsidR="00803F41" w:rsidRPr="00803F41" w:rsidRDefault="00803F41" w:rsidP="00803F41">
      <w:pPr>
        <w:spacing w:line="360" w:lineRule="auto"/>
        <w:jc w:val="both"/>
        <w:rPr>
          <w:rFonts w:ascii="Times New Roman" w:hAnsi="Times New Roman"/>
          <w:i/>
          <w:sz w:val="24"/>
          <w:szCs w:val="24"/>
          <w:lang w:eastAsia="en-US"/>
        </w:rPr>
      </w:pPr>
    </w:p>
    <w:p w:rsidR="00803F41" w:rsidRPr="00803F41" w:rsidRDefault="00803F41" w:rsidP="00803F41">
      <w:pPr>
        <w:spacing w:line="360" w:lineRule="auto"/>
        <w:jc w:val="both"/>
        <w:rPr>
          <w:rFonts w:ascii="Times New Roman" w:hAnsi="Times New Roman"/>
          <w:i/>
          <w:sz w:val="24"/>
          <w:szCs w:val="24"/>
          <w:lang w:eastAsia="en-US"/>
        </w:rPr>
      </w:pPr>
      <w:r w:rsidRPr="00803F41">
        <w:rPr>
          <w:rFonts w:ascii="Times New Roman" w:hAnsi="Times New Roman"/>
          <w:i/>
          <w:sz w:val="24"/>
          <w:szCs w:val="24"/>
          <w:lang w:eastAsia="en-US"/>
        </w:rPr>
        <w:t>4.4 Definição das Variáveis do Estudo</w:t>
      </w:r>
    </w:p>
    <w:p w:rsidR="00A31B50"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 xml:space="preserve">Foram avaliados nesse estudo, através de formulário preenchido com os dados dos prontuários dos pacientes, a frequência, nas crianças em vigência de quimioterapia, de: anemia, </w:t>
      </w:r>
      <w:proofErr w:type="spellStart"/>
      <w:r w:rsidRPr="00803F41">
        <w:rPr>
          <w:rFonts w:ascii="Times New Roman" w:hAnsi="Times New Roman"/>
          <w:sz w:val="24"/>
          <w:szCs w:val="24"/>
          <w:lang w:eastAsia="en-US"/>
        </w:rPr>
        <w:t>plaquetopenia</w:t>
      </w:r>
      <w:proofErr w:type="spellEnd"/>
      <w:r w:rsidRPr="00803F41">
        <w:rPr>
          <w:rFonts w:ascii="Times New Roman" w:hAnsi="Times New Roman"/>
          <w:sz w:val="24"/>
          <w:szCs w:val="24"/>
          <w:lang w:eastAsia="en-US"/>
        </w:rPr>
        <w:t xml:space="preserve">, </w:t>
      </w:r>
      <w:proofErr w:type="spellStart"/>
      <w:r w:rsidRPr="00803F41">
        <w:rPr>
          <w:rFonts w:ascii="Times New Roman" w:hAnsi="Times New Roman"/>
          <w:sz w:val="24"/>
          <w:szCs w:val="24"/>
          <w:lang w:eastAsia="en-US"/>
        </w:rPr>
        <w:t>neutropenia</w:t>
      </w:r>
      <w:proofErr w:type="spellEnd"/>
      <w:r w:rsidRPr="00803F41">
        <w:rPr>
          <w:rFonts w:ascii="Times New Roman" w:hAnsi="Times New Roman"/>
          <w:sz w:val="24"/>
          <w:szCs w:val="24"/>
          <w:lang w:eastAsia="en-US"/>
        </w:rPr>
        <w:t xml:space="preserve">, infecção, </w:t>
      </w:r>
      <w:proofErr w:type="spellStart"/>
      <w:r w:rsidRPr="00803F41">
        <w:rPr>
          <w:rFonts w:ascii="Times New Roman" w:hAnsi="Times New Roman"/>
          <w:sz w:val="24"/>
          <w:szCs w:val="24"/>
          <w:lang w:eastAsia="en-US"/>
        </w:rPr>
        <w:t>mucodermatite</w:t>
      </w:r>
      <w:proofErr w:type="spellEnd"/>
      <w:r w:rsidRPr="00803F41">
        <w:rPr>
          <w:rFonts w:ascii="Times New Roman" w:hAnsi="Times New Roman"/>
          <w:sz w:val="24"/>
          <w:szCs w:val="24"/>
          <w:lang w:eastAsia="en-US"/>
        </w:rPr>
        <w:t xml:space="preserve">, alterações hepáticas, alterações renais, alterações do trato gastrointestinal (náuseas, vômitos, obstipação, </w:t>
      </w:r>
      <w:proofErr w:type="spellStart"/>
      <w:r w:rsidRPr="00803F41">
        <w:rPr>
          <w:rFonts w:ascii="Times New Roman" w:hAnsi="Times New Roman"/>
          <w:sz w:val="24"/>
          <w:szCs w:val="24"/>
          <w:lang w:eastAsia="en-US"/>
        </w:rPr>
        <w:t>etc</w:t>
      </w:r>
      <w:proofErr w:type="spellEnd"/>
      <w:r w:rsidRPr="00803F41">
        <w:rPr>
          <w:rFonts w:ascii="Times New Roman" w:hAnsi="Times New Roman"/>
          <w:sz w:val="24"/>
          <w:szCs w:val="24"/>
          <w:lang w:eastAsia="en-US"/>
        </w:rPr>
        <w:t>), pancreatite, alopecia. Além disso, também, a ocorrência de transfusões de concentrado de hemácias e concentrado de plaquetas</w:t>
      </w:r>
      <w:r w:rsidR="00BA0EF1">
        <w:rPr>
          <w:rFonts w:ascii="Times New Roman" w:hAnsi="Times New Roman"/>
          <w:sz w:val="24"/>
          <w:szCs w:val="24"/>
          <w:lang w:eastAsia="en-US"/>
        </w:rPr>
        <w:t>, como consequência das desordens hematológicas</w:t>
      </w:r>
      <w:r w:rsidRPr="00803F41">
        <w:rPr>
          <w:rFonts w:ascii="Times New Roman" w:hAnsi="Times New Roman"/>
          <w:sz w:val="24"/>
          <w:szCs w:val="24"/>
          <w:lang w:eastAsia="en-US"/>
        </w:rPr>
        <w:t xml:space="preserve">. </w:t>
      </w:r>
    </w:p>
    <w:p w:rsidR="00A31B50" w:rsidRDefault="00A31B50" w:rsidP="00A31B50">
      <w:pPr>
        <w:spacing w:line="360" w:lineRule="auto"/>
        <w:ind w:firstLine="1134"/>
        <w:jc w:val="both"/>
        <w:rPr>
          <w:rFonts w:ascii="Times New Roman" w:hAnsi="Times New Roman"/>
          <w:sz w:val="24"/>
          <w:szCs w:val="24"/>
          <w:lang w:eastAsia="en-US"/>
        </w:rPr>
      </w:pPr>
      <w:r>
        <w:rPr>
          <w:rFonts w:ascii="Times New Roman" w:hAnsi="Times New Roman"/>
          <w:sz w:val="24"/>
          <w:szCs w:val="24"/>
          <w:lang w:eastAsia="en-US"/>
        </w:rPr>
        <w:t xml:space="preserve">Foram também estudados os protocolos de tratamento utilizados pelo HIAS, que incluem quimioterapia, radioterapia e cirurgias de ressecção. Oito protocolos de quimioterapia são utilizados, porém os mais comuns foram o COG-A9952 (utilizado para </w:t>
      </w:r>
      <w:proofErr w:type="spellStart"/>
      <w:r>
        <w:rPr>
          <w:rFonts w:ascii="Times New Roman" w:hAnsi="Times New Roman"/>
          <w:sz w:val="24"/>
          <w:szCs w:val="24"/>
          <w:lang w:eastAsia="en-US"/>
        </w:rPr>
        <w:t>gliomas</w:t>
      </w:r>
      <w:proofErr w:type="spellEnd"/>
      <w:r>
        <w:rPr>
          <w:rFonts w:ascii="Times New Roman" w:hAnsi="Times New Roman"/>
          <w:sz w:val="24"/>
          <w:szCs w:val="24"/>
          <w:lang w:eastAsia="en-US"/>
        </w:rPr>
        <w:t xml:space="preserve"> de baixo grau</w:t>
      </w:r>
      <w:r w:rsidR="009468FE">
        <w:rPr>
          <w:rFonts w:ascii="Times New Roman" w:hAnsi="Times New Roman"/>
          <w:sz w:val="24"/>
          <w:szCs w:val="24"/>
          <w:lang w:eastAsia="en-US"/>
        </w:rPr>
        <w:t xml:space="preserve"> – doses de </w:t>
      </w:r>
      <w:proofErr w:type="spellStart"/>
      <w:r w:rsidR="009468FE">
        <w:rPr>
          <w:rFonts w:ascii="Times New Roman" w:hAnsi="Times New Roman"/>
          <w:sz w:val="24"/>
          <w:szCs w:val="24"/>
          <w:lang w:eastAsia="en-US"/>
        </w:rPr>
        <w:t>carboplatina</w:t>
      </w:r>
      <w:proofErr w:type="spellEnd"/>
      <w:r w:rsidR="009468FE">
        <w:rPr>
          <w:rFonts w:ascii="Times New Roman" w:hAnsi="Times New Roman"/>
          <w:sz w:val="24"/>
          <w:szCs w:val="24"/>
          <w:lang w:eastAsia="en-US"/>
        </w:rPr>
        <w:t xml:space="preserve"> e vincristina semanais</w:t>
      </w:r>
      <w:r>
        <w:rPr>
          <w:rFonts w:ascii="Times New Roman" w:hAnsi="Times New Roman"/>
          <w:sz w:val="24"/>
          <w:szCs w:val="24"/>
          <w:lang w:eastAsia="en-US"/>
        </w:rPr>
        <w:t>)</w:t>
      </w:r>
      <w:r w:rsidR="00280C88">
        <w:rPr>
          <w:rFonts w:ascii="Times New Roman" w:hAnsi="Times New Roman"/>
          <w:sz w:val="24"/>
          <w:szCs w:val="24"/>
          <w:lang w:eastAsia="en-US"/>
        </w:rPr>
        <w:t xml:space="preserve">, o SLAOP (tratamento de </w:t>
      </w:r>
      <w:proofErr w:type="spellStart"/>
      <w:r w:rsidR="00280C88" w:rsidRPr="00803F41">
        <w:rPr>
          <w:rFonts w:ascii="Times New Roman" w:hAnsi="Times New Roman"/>
          <w:sz w:val="24"/>
          <w:lang w:eastAsia="en-US"/>
        </w:rPr>
        <w:t>meduloblastoma</w:t>
      </w:r>
      <w:proofErr w:type="spellEnd"/>
      <w:r w:rsidR="00280C88" w:rsidRPr="00803F41">
        <w:rPr>
          <w:rFonts w:ascii="Times New Roman" w:hAnsi="Times New Roman"/>
          <w:sz w:val="24"/>
          <w:lang w:eastAsia="en-US"/>
        </w:rPr>
        <w:t xml:space="preserve"> de alto risco</w:t>
      </w:r>
      <w:r w:rsidR="00280C88">
        <w:rPr>
          <w:rFonts w:ascii="Times New Roman" w:hAnsi="Times New Roman"/>
          <w:sz w:val="24"/>
          <w:lang w:eastAsia="en-US"/>
        </w:rPr>
        <w:t xml:space="preserve"> –</w:t>
      </w:r>
      <w:r w:rsidR="00280C88" w:rsidRPr="00803F41">
        <w:rPr>
          <w:rFonts w:ascii="Times New Roman" w:hAnsi="Times New Roman"/>
          <w:sz w:val="24"/>
          <w:lang w:eastAsia="en-US"/>
        </w:rPr>
        <w:t xml:space="preserve"> QT </w:t>
      </w:r>
      <w:proofErr w:type="spellStart"/>
      <w:r w:rsidR="00280C88" w:rsidRPr="00803F41">
        <w:rPr>
          <w:rFonts w:ascii="Times New Roman" w:hAnsi="Times New Roman"/>
          <w:sz w:val="24"/>
          <w:lang w:eastAsia="en-US"/>
        </w:rPr>
        <w:t>pré</w:t>
      </w:r>
      <w:proofErr w:type="spellEnd"/>
      <w:r w:rsidR="00280C88" w:rsidRPr="00803F41">
        <w:rPr>
          <w:rFonts w:ascii="Times New Roman" w:hAnsi="Times New Roman"/>
          <w:sz w:val="24"/>
          <w:lang w:eastAsia="en-US"/>
        </w:rPr>
        <w:t xml:space="preserve">-RT com cisplatina, vincristina, </w:t>
      </w:r>
      <w:proofErr w:type="spellStart"/>
      <w:r w:rsidR="007C503C">
        <w:rPr>
          <w:rFonts w:ascii="Times New Roman" w:hAnsi="Times New Roman"/>
          <w:sz w:val="24"/>
          <w:lang w:eastAsia="en-US"/>
        </w:rPr>
        <w:t>etoposido</w:t>
      </w:r>
      <w:proofErr w:type="spellEnd"/>
      <w:r w:rsidR="00280C88" w:rsidRPr="00803F41">
        <w:rPr>
          <w:rFonts w:ascii="Times New Roman" w:hAnsi="Times New Roman"/>
          <w:sz w:val="24"/>
          <w:lang w:eastAsia="en-US"/>
        </w:rPr>
        <w:t xml:space="preserve"> e ciclofosfamida</w:t>
      </w:r>
      <w:r w:rsidR="00280C88">
        <w:rPr>
          <w:rFonts w:ascii="Times New Roman" w:hAnsi="Times New Roman"/>
          <w:sz w:val="24"/>
          <w:szCs w:val="24"/>
          <w:lang w:eastAsia="en-US"/>
        </w:rPr>
        <w:t>)</w:t>
      </w:r>
      <w:r>
        <w:rPr>
          <w:rFonts w:ascii="Times New Roman" w:hAnsi="Times New Roman"/>
          <w:sz w:val="24"/>
          <w:szCs w:val="24"/>
          <w:lang w:eastAsia="en-US"/>
        </w:rPr>
        <w:t xml:space="preserve"> e o SOBOPE 1998</w:t>
      </w:r>
      <w:r w:rsidR="009468FE">
        <w:rPr>
          <w:rFonts w:ascii="Times New Roman" w:hAnsi="Times New Roman"/>
          <w:sz w:val="24"/>
          <w:szCs w:val="24"/>
          <w:lang w:eastAsia="en-US"/>
        </w:rPr>
        <w:t xml:space="preserve"> (tratamento de </w:t>
      </w:r>
      <w:proofErr w:type="spellStart"/>
      <w:r w:rsidR="009468FE" w:rsidRPr="00803F41">
        <w:rPr>
          <w:rFonts w:ascii="Times New Roman" w:hAnsi="Times New Roman"/>
          <w:sz w:val="24"/>
          <w:lang w:eastAsia="en-US"/>
        </w:rPr>
        <w:t>meduloblastoma</w:t>
      </w:r>
      <w:proofErr w:type="spellEnd"/>
      <w:r w:rsidR="009468FE" w:rsidRPr="00803F41">
        <w:rPr>
          <w:rFonts w:ascii="Times New Roman" w:hAnsi="Times New Roman"/>
          <w:sz w:val="24"/>
          <w:lang w:eastAsia="en-US"/>
        </w:rPr>
        <w:t xml:space="preserve"> de alto risco</w:t>
      </w:r>
      <w:r w:rsidR="009468FE">
        <w:rPr>
          <w:rFonts w:ascii="Times New Roman" w:hAnsi="Times New Roman"/>
          <w:sz w:val="24"/>
          <w:lang w:eastAsia="en-US"/>
        </w:rPr>
        <w:t xml:space="preserve"> –</w:t>
      </w:r>
      <w:r w:rsidR="009468FE" w:rsidRPr="00803F41">
        <w:rPr>
          <w:rFonts w:ascii="Times New Roman" w:hAnsi="Times New Roman"/>
          <w:sz w:val="24"/>
          <w:lang w:eastAsia="en-US"/>
        </w:rPr>
        <w:t xml:space="preserve"> QT </w:t>
      </w:r>
      <w:proofErr w:type="spellStart"/>
      <w:r w:rsidR="009468FE" w:rsidRPr="00803F41">
        <w:rPr>
          <w:rFonts w:ascii="Times New Roman" w:hAnsi="Times New Roman"/>
          <w:sz w:val="24"/>
          <w:lang w:eastAsia="en-US"/>
        </w:rPr>
        <w:t>pré</w:t>
      </w:r>
      <w:proofErr w:type="spellEnd"/>
      <w:r w:rsidR="009468FE" w:rsidRPr="00803F41">
        <w:rPr>
          <w:rFonts w:ascii="Times New Roman" w:hAnsi="Times New Roman"/>
          <w:sz w:val="24"/>
          <w:lang w:eastAsia="en-US"/>
        </w:rPr>
        <w:t xml:space="preserve">-RT com </w:t>
      </w:r>
      <w:proofErr w:type="spellStart"/>
      <w:r w:rsidR="009468FE" w:rsidRPr="00803F41">
        <w:rPr>
          <w:rFonts w:ascii="Times New Roman" w:hAnsi="Times New Roman"/>
          <w:sz w:val="24"/>
          <w:lang w:eastAsia="en-US"/>
        </w:rPr>
        <w:t>c</w:t>
      </w:r>
      <w:r w:rsidR="009468FE">
        <w:rPr>
          <w:rFonts w:ascii="Times New Roman" w:hAnsi="Times New Roman"/>
          <w:sz w:val="24"/>
          <w:lang w:eastAsia="en-US"/>
        </w:rPr>
        <w:t>arbo</w:t>
      </w:r>
      <w:r w:rsidR="009468FE" w:rsidRPr="00803F41">
        <w:rPr>
          <w:rFonts w:ascii="Times New Roman" w:hAnsi="Times New Roman"/>
          <w:sz w:val="24"/>
          <w:lang w:eastAsia="en-US"/>
        </w:rPr>
        <w:t>platina</w:t>
      </w:r>
      <w:proofErr w:type="spellEnd"/>
      <w:r w:rsidR="009468FE" w:rsidRPr="00803F41">
        <w:rPr>
          <w:rFonts w:ascii="Times New Roman" w:hAnsi="Times New Roman"/>
          <w:sz w:val="24"/>
          <w:lang w:eastAsia="en-US"/>
        </w:rPr>
        <w:t xml:space="preserve">, vincristina, </w:t>
      </w:r>
      <w:proofErr w:type="spellStart"/>
      <w:r w:rsidR="007C503C">
        <w:rPr>
          <w:rFonts w:ascii="Times New Roman" w:hAnsi="Times New Roman"/>
          <w:sz w:val="24"/>
          <w:lang w:eastAsia="en-US"/>
        </w:rPr>
        <w:t>etoposido</w:t>
      </w:r>
      <w:proofErr w:type="spellEnd"/>
      <w:r w:rsidR="009468FE" w:rsidRPr="00803F41">
        <w:rPr>
          <w:rFonts w:ascii="Times New Roman" w:hAnsi="Times New Roman"/>
          <w:sz w:val="24"/>
          <w:lang w:eastAsia="en-US"/>
        </w:rPr>
        <w:t xml:space="preserve"> e </w:t>
      </w:r>
      <w:proofErr w:type="spellStart"/>
      <w:r w:rsidR="009468FE">
        <w:rPr>
          <w:rFonts w:ascii="Times New Roman" w:hAnsi="Times New Roman"/>
          <w:sz w:val="24"/>
          <w:lang w:eastAsia="en-US"/>
        </w:rPr>
        <w:t>i</w:t>
      </w:r>
      <w:r w:rsidR="009468FE" w:rsidRPr="00803F41">
        <w:rPr>
          <w:rFonts w:ascii="Times New Roman" w:hAnsi="Times New Roman"/>
          <w:sz w:val="24"/>
          <w:lang w:eastAsia="en-US"/>
        </w:rPr>
        <w:t>fosfamida</w:t>
      </w:r>
      <w:proofErr w:type="spellEnd"/>
      <w:r w:rsidR="009468FE">
        <w:rPr>
          <w:rFonts w:ascii="Times New Roman" w:hAnsi="Times New Roman"/>
          <w:sz w:val="24"/>
          <w:lang w:eastAsia="en-US"/>
        </w:rPr>
        <w:t>)</w:t>
      </w:r>
      <w:r w:rsidR="00280C88">
        <w:rPr>
          <w:rFonts w:ascii="Times New Roman" w:hAnsi="Times New Roman"/>
          <w:sz w:val="24"/>
          <w:szCs w:val="24"/>
          <w:lang w:eastAsia="en-US"/>
        </w:rPr>
        <w:t>;</w:t>
      </w:r>
      <w:r>
        <w:rPr>
          <w:rFonts w:ascii="Times New Roman" w:hAnsi="Times New Roman"/>
          <w:sz w:val="24"/>
          <w:szCs w:val="24"/>
          <w:lang w:eastAsia="en-US"/>
        </w:rPr>
        <w:t xml:space="preserve"> porém foram utilizados tamb</w:t>
      </w:r>
      <w:r w:rsidR="00280C88">
        <w:rPr>
          <w:rFonts w:ascii="Times New Roman" w:hAnsi="Times New Roman"/>
          <w:sz w:val="24"/>
          <w:szCs w:val="24"/>
          <w:lang w:eastAsia="en-US"/>
        </w:rPr>
        <w:t xml:space="preserve">ém </w:t>
      </w:r>
      <w:r>
        <w:rPr>
          <w:rFonts w:ascii="Times New Roman" w:hAnsi="Times New Roman"/>
          <w:sz w:val="24"/>
          <w:szCs w:val="24"/>
          <w:lang w:eastAsia="en-US"/>
        </w:rPr>
        <w:t xml:space="preserve">o CCG-9961 (combinação de </w:t>
      </w:r>
      <w:r w:rsidRPr="00A31B50">
        <w:rPr>
          <w:rFonts w:ascii="Times New Roman" w:hAnsi="Times New Roman"/>
          <w:sz w:val="24"/>
          <w:szCs w:val="24"/>
          <w:lang w:eastAsia="en-US"/>
        </w:rPr>
        <w:t xml:space="preserve">cisplatina, ciclofosfamida, </w:t>
      </w:r>
      <w:proofErr w:type="spellStart"/>
      <w:r w:rsidRPr="00A31B50">
        <w:rPr>
          <w:rFonts w:ascii="Times New Roman" w:hAnsi="Times New Roman"/>
          <w:sz w:val="24"/>
          <w:szCs w:val="24"/>
          <w:lang w:eastAsia="en-US"/>
        </w:rPr>
        <w:t>etopos</w:t>
      </w:r>
      <w:r w:rsidR="008910A0">
        <w:rPr>
          <w:rFonts w:ascii="Times New Roman" w:hAnsi="Times New Roman"/>
          <w:sz w:val="24"/>
          <w:szCs w:val="24"/>
          <w:lang w:eastAsia="en-US"/>
        </w:rPr>
        <w:t>i</w:t>
      </w:r>
      <w:r w:rsidRPr="00A31B50">
        <w:rPr>
          <w:rFonts w:ascii="Times New Roman" w:hAnsi="Times New Roman"/>
          <w:sz w:val="24"/>
          <w:szCs w:val="24"/>
          <w:lang w:eastAsia="en-US"/>
        </w:rPr>
        <w:t>do</w:t>
      </w:r>
      <w:proofErr w:type="spellEnd"/>
      <w:r w:rsidRPr="00A31B50">
        <w:rPr>
          <w:rFonts w:ascii="Times New Roman" w:hAnsi="Times New Roman"/>
          <w:sz w:val="24"/>
          <w:szCs w:val="24"/>
          <w:lang w:eastAsia="en-US"/>
        </w:rPr>
        <w:t xml:space="preserve"> e</w:t>
      </w:r>
      <w:r>
        <w:rPr>
          <w:rFonts w:ascii="Times New Roman" w:hAnsi="Times New Roman"/>
          <w:sz w:val="24"/>
          <w:szCs w:val="24"/>
          <w:lang w:eastAsia="en-US"/>
        </w:rPr>
        <w:t xml:space="preserve"> </w:t>
      </w:r>
      <w:r w:rsidRPr="00A31B50">
        <w:rPr>
          <w:rFonts w:ascii="Times New Roman" w:hAnsi="Times New Roman"/>
          <w:sz w:val="24"/>
          <w:szCs w:val="24"/>
          <w:lang w:eastAsia="en-US"/>
        </w:rPr>
        <w:t>vincristina</w:t>
      </w:r>
      <w:r>
        <w:rPr>
          <w:rFonts w:ascii="Times New Roman" w:hAnsi="Times New Roman"/>
          <w:sz w:val="24"/>
          <w:szCs w:val="24"/>
          <w:lang w:eastAsia="en-US"/>
        </w:rPr>
        <w:t>,</w:t>
      </w:r>
      <w:r w:rsidRPr="00A31B50">
        <w:rPr>
          <w:rFonts w:ascii="Times New Roman" w:hAnsi="Times New Roman"/>
          <w:sz w:val="24"/>
          <w:szCs w:val="24"/>
          <w:lang w:eastAsia="en-US"/>
        </w:rPr>
        <w:t xml:space="preserve"> </w:t>
      </w:r>
      <w:r>
        <w:rPr>
          <w:rFonts w:ascii="Times New Roman" w:hAnsi="Times New Roman"/>
          <w:sz w:val="24"/>
          <w:szCs w:val="24"/>
          <w:lang w:eastAsia="en-US"/>
        </w:rPr>
        <w:t>a fim de</w:t>
      </w:r>
      <w:r w:rsidRPr="00A31B50">
        <w:rPr>
          <w:rFonts w:ascii="Times New Roman" w:hAnsi="Times New Roman"/>
          <w:sz w:val="24"/>
          <w:szCs w:val="24"/>
          <w:lang w:eastAsia="en-US"/>
        </w:rPr>
        <w:t xml:space="preserve"> reduzir a dose de RT em </w:t>
      </w:r>
      <w:proofErr w:type="spellStart"/>
      <w:r w:rsidRPr="00A31B50">
        <w:rPr>
          <w:rFonts w:ascii="Times New Roman" w:hAnsi="Times New Roman"/>
          <w:sz w:val="24"/>
          <w:szCs w:val="24"/>
          <w:lang w:eastAsia="en-US"/>
        </w:rPr>
        <w:t>meduloblastoma</w:t>
      </w:r>
      <w:proofErr w:type="spellEnd"/>
      <w:r>
        <w:rPr>
          <w:rFonts w:ascii="Times New Roman" w:hAnsi="Times New Roman"/>
          <w:sz w:val="24"/>
          <w:szCs w:val="24"/>
          <w:lang w:eastAsia="en-US"/>
        </w:rPr>
        <w:t xml:space="preserve"> </w:t>
      </w:r>
      <w:r w:rsidRPr="00A31B50">
        <w:rPr>
          <w:rFonts w:ascii="Times New Roman" w:hAnsi="Times New Roman"/>
          <w:sz w:val="24"/>
          <w:szCs w:val="24"/>
          <w:lang w:eastAsia="en-US"/>
        </w:rPr>
        <w:t>não metastático</w:t>
      </w:r>
      <w:r>
        <w:rPr>
          <w:rFonts w:ascii="Times New Roman" w:hAnsi="Times New Roman"/>
          <w:sz w:val="24"/>
          <w:szCs w:val="24"/>
          <w:lang w:eastAsia="en-US"/>
        </w:rPr>
        <w:t>)</w:t>
      </w:r>
      <w:r w:rsidR="00280C88">
        <w:rPr>
          <w:rFonts w:ascii="Times New Roman" w:hAnsi="Times New Roman"/>
          <w:sz w:val="24"/>
          <w:szCs w:val="24"/>
          <w:lang w:eastAsia="en-US"/>
        </w:rPr>
        <w:t xml:space="preserve"> e</w:t>
      </w:r>
      <w:r>
        <w:rPr>
          <w:rFonts w:ascii="Times New Roman" w:hAnsi="Times New Roman"/>
          <w:sz w:val="24"/>
          <w:szCs w:val="24"/>
          <w:lang w:eastAsia="en-US"/>
        </w:rPr>
        <w:t xml:space="preserve"> o COG-A99701 (</w:t>
      </w:r>
      <w:proofErr w:type="spellStart"/>
      <w:r>
        <w:rPr>
          <w:rFonts w:ascii="Times New Roman" w:hAnsi="Times New Roman"/>
          <w:sz w:val="24"/>
          <w:szCs w:val="24"/>
          <w:lang w:eastAsia="en-US"/>
        </w:rPr>
        <w:t>carboplatina</w:t>
      </w:r>
      <w:proofErr w:type="spellEnd"/>
      <w:r>
        <w:rPr>
          <w:rFonts w:ascii="Times New Roman" w:hAnsi="Times New Roman"/>
          <w:sz w:val="24"/>
          <w:szCs w:val="24"/>
          <w:lang w:eastAsia="en-US"/>
        </w:rPr>
        <w:t xml:space="preserve">/RT diária e </w:t>
      </w:r>
      <w:r w:rsidRPr="00A31B50">
        <w:rPr>
          <w:rFonts w:ascii="Times New Roman" w:hAnsi="Times New Roman"/>
          <w:sz w:val="24"/>
          <w:szCs w:val="24"/>
          <w:lang w:eastAsia="en-US"/>
        </w:rPr>
        <w:t>manutenção</w:t>
      </w:r>
      <w:r>
        <w:rPr>
          <w:rFonts w:ascii="Times New Roman" w:hAnsi="Times New Roman"/>
          <w:sz w:val="24"/>
          <w:szCs w:val="24"/>
          <w:lang w:eastAsia="en-US"/>
        </w:rPr>
        <w:t xml:space="preserve"> </w:t>
      </w:r>
      <w:r w:rsidRPr="00A31B50">
        <w:rPr>
          <w:rFonts w:ascii="Times New Roman" w:hAnsi="Times New Roman"/>
          <w:sz w:val="24"/>
          <w:szCs w:val="24"/>
          <w:lang w:eastAsia="en-US"/>
        </w:rPr>
        <w:t>com altas doses de ciclofosfamida</w:t>
      </w:r>
      <w:r>
        <w:rPr>
          <w:rFonts w:ascii="Times New Roman" w:hAnsi="Times New Roman"/>
          <w:sz w:val="24"/>
          <w:szCs w:val="24"/>
          <w:lang w:eastAsia="en-US"/>
        </w:rPr>
        <w:t>, a fim de aumentar a</w:t>
      </w:r>
      <w:r w:rsidRPr="00A31B50">
        <w:rPr>
          <w:rFonts w:ascii="Times New Roman" w:hAnsi="Times New Roman"/>
          <w:sz w:val="24"/>
          <w:szCs w:val="24"/>
          <w:lang w:eastAsia="en-US"/>
        </w:rPr>
        <w:t xml:space="preserve"> sobrevida em</w:t>
      </w:r>
      <w:r>
        <w:rPr>
          <w:rFonts w:ascii="Times New Roman" w:hAnsi="Times New Roman"/>
          <w:sz w:val="24"/>
          <w:szCs w:val="24"/>
          <w:lang w:eastAsia="en-US"/>
        </w:rPr>
        <w:t xml:space="preserve"> pacientes com </w:t>
      </w:r>
      <w:proofErr w:type="spellStart"/>
      <w:r w:rsidRPr="00A31B50">
        <w:rPr>
          <w:rFonts w:ascii="Times New Roman" w:hAnsi="Times New Roman"/>
          <w:sz w:val="24"/>
          <w:szCs w:val="24"/>
          <w:lang w:eastAsia="en-US"/>
        </w:rPr>
        <w:t>meduloblastoma</w:t>
      </w:r>
      <w:proofErr w:type="spellEnd"/>
      <w:r w:rsidRPr="00A31B50">
        <w:rPr>
          <w:rFonts w:ascii="Times New Roman" w:hAnsi="Times New Roman"/>
          <w:sz w:val="24"/>
          <w:szCs w:val="24"/>
          <w:lang w:eastAsia="en-US"/>
        </w:rPr>
        <w:t xml:space="preserve"> metastático</w:t>
      </w:r>
      <w:r>
        <w:rPr>
          <w:rFonts w:ascii="Times New Roman" w:hAnsi="Times New Roman"/>
          <w:sz w:val="24"/>
          <w:szCs w:val="24"/>
          <w:lang w:eastAsia="en-US"/>
        </w:rPr>
        <w:t>)</w:t>
      </w:r>
      <w:r w:rsidRPr="00A31B50">
        <w:rPr>
          <w:rFonts w:ascii="Times New Roman" w:hAnsi="Times New Roman"/>
          <w:sz w:val="24"/>
          <w:szCs w:val="24"/>
          <w:lang w:eastAsia="en-US"/>
        </w:rPr>
        <w:t>.</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 xml:space="preserve">A classificação usada para categorizar os eventos adversos foi aquela traduzida dos critérios comuns de toxicidade (CCT) do </w:t>
      </w:r>
      <w:proofErr w:type="spellStart"/>
      <w:r w:rsidRPr="00803F41">
        <w:rPr>
          <w:rFonts w:ascii="Times New Roman" w:hAnsi="Times New Roman"/>
          <w:i/>
          <w:sz w:val="24"/>
          <w:szCs w:val="24"/>
          <w:lang w:eastAsia="en-US"/>
        </w:rPr>
        <w:t>National</w:t>
      </w:r>
      <w:proofErr w:type="spellEnd"/>
      <w:r w:rsidRPr="00803F41">
        <w:rPr>
          <w:rFonts w:ascii="Times New Roman" w:hAnsi="Times New Roman"/>
          <w:i/>
          <w:sz w:val="24"/>
          <w:szCs w:val="24"/>
          <w:lang w:eastAsia="en-US"/>
        </w:rPr>
        <w:t xml:space="preserve"> </w:t>
      </w:r>
      <w:proofErr w:type="spellStart"/>
      <w:r w:rsidRPr="00803F41">
        <w:rPr>
          <w:rFonts w:ascii="Times New Roman" w:hAnsi="Times New Roman"/>
          <w:i/>
          <w:sz w:val="24"/>
          <w:szCs w:val="24"/>
          <w:lang w:eastAsia="en-US"/>
        </w:rPr>
        <w:t>Cancer</w:t>
      </w:r>
      <w:proofErr w:type="spellEnd"/>
      <w:r w:rsidRPr="00803F41">
        <w:rPr>
          <w:rFonts w:ascii="Times New Roman" w:hAnsi="Times New Roman"/>
          <w:i/>
          <w:sz w:val="24"/>
          <w:szCs w:val="24"/>
          <w:lang w:eastAsia="en-US"/>
        </w:rPr>
        <w:t xml:space="preserve"> </w:t>
      </w:r>
      <w:proofErr w:type="spellStart"/>
      <w:r w:rsidRPr="00803F41">
        <w:rPr>
          <w:rFonts w:ascii="Times New Roman" w:hAnsi="Times New Roman"/>
          <w:i/>
          <w:sz w:val="24"/>
          <w:szCs w:val="24"/>
          <w:lang w:eastAsia="en-US"/>
        </w:rPr>
        <w:t>Institute</w:t>
      </w:r>
      <w:proofErr w:type="spellEnd"/>
      <w:r w:rsidRPr="00803F41">
        <w:rPr>
          <w:rFonts w:ascii="Times New Roman" w:hAnsi="Times New Roman"/>
          <w:sz w:val="24"/>
          <w:szCs w:val="24"/>
          <w:lang w:eastAsia="en-US"/>
        </w:rPr>
        <w:t xml:space="preserve"> (SAAD, 2002). Não foi realizada avaliação de causalidade dos eventos adversos observados, baseado no fato de que estes são tão comuns em quem recebe quimioterápicos </w:t>
      </w:r>
      <w:proofErr w:type="spellStart"/>
      <w:r w:rsidRPr="00803F41">
        <w:rPr>
          <w:rFonts w:ascii="Times New Roman" w:hAnsi="Times New Roman"/>
          <w:sz w:val="24"/>
          <w:szCs w:val="24"/>
          <w:lang w:eastAsia="en-US"/>
        </w:rPr>
        <w:t>antineoplásicos</w:t>
      </w:r>
      <w:proofErr w:type="spellEnd"/>
      <w:r w:rsidRPr="00803F41">
        <w:rPr>
          <w:rFonts w:ascii="Times New Roman" w:hAnsi="Times New Roman"/>
          <w:sz w:val="24"/>
          <w:szCs w:val="24"/>
          <w:lang w:eastAsia="en-US"/>
        </w:rPr>
        <w:t xml:space="preserve"> que são praticamente considerados inevitáveis (LAU</w:t>
      </w:r>
      <w:r w:rsidR="00505AD9">
        <w:rPr>
          <w:rFonts w:ascii="Times New Roman" w:hAnsi="Times New Roman"/>
          <w:sz w:val="24"/>
          <w:szCs w:val="24"/>
          <w:lang w:eastAsia="en-US"/>
        </w:rPr>
        <w:t>; STEWART;</w:t>
      </w:r>
      <w:r w:rsidRPr="00803F41">
        <w:rPr>
          <w:rFonts w:ascii="Times New Roman" w:hAnsi="Times New Roman"/>
          <w:sz w:val="24"/>
          <w:szCs w:val="24"/>
          <w:lang w:eastAsia="en-US"/>
        </w:rPr>
        <w:t xml:space="preserve"> DOOLEY, 2004). Somente foram anotados os eventos adversos relatados durante o período de tratamento com quimioterapia </w:t>
      </w:r>
      <w:proofErr w:type="spellStart"/>
      <w:r w:rsidRPr="00803F41">
        <w:rPr>
          <w:rFonts w:ascii="Times New Roman" w:hAnsi="Times New Roman"/>
          <w:sz w:val="24"/>
          <w:szCs w:val="24"/>
          <w:lang w:eastAsia="en-US"/>
        </w:rPr>
        <w:t>antineoplásica</w:t>
      </w:r>
      <w:proofErr w:type="spellEnd"/>
      <w:r w:rsidRPr="00803F41">
        <w:rPr>
          <w:rFonts w:ascii="Times New Roman" w:hAnsi="Times New Roman"/>
          <w:sz w:val="24"/>
          <w:szCs w:val="24"/>
          <w:lang w:eastAsia="en-US"/>
        </w:rPr>
        <w:t xml:space="preserve">, </w:t>
      </w:r>
      <w:r w:rsidRPr="00803F41">
        <w:rPr>
          <w:rFonts w:ascii="Times New Roman" w:hAnsi="Times New Roman"/>
          <w:sz w:val="24"/>
          <w:szCs w:val="24"/>
          <w:lang w:eastAsia="en-US"/>
        </w:rPr>
        <w:lastRenderedPageBreak/>
        <w:t>excetuando-se complicações tardias que podem previsivelmente ocorrer após o uso destas medicações (por ex., perda auditiva).</w:t>
      </w:r>
    </w:p>
    <w:p w:rsidR="00803F41" w:rsidRPr="00803F41" w:rsidRDefault="00803F41" w:rsidP="00803F41">
      <w:pPr>
        <w:spacing w:line="360" w:lineRule="auto"/>
        <w:jc w:val="both"/>
        <w:rPr>
          <w:rFonts w:ascii="Times New Roman" w:hAnsi="Times New Roman"/>
          <w:sz w:val="24"/>
          <w:szCs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 xml:space="preserve">4.5 Coleta de dados </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A coleta de dados foi realizada através do estudo retrospectivo dos formulários preenchidos com os dados dos prontuários dos pacientes entre 0 e 18 anos, portadores de tumores do SNC, que iniciaram tratamento quimioterápico no CPC–HIAS, entre janeiro de 2007 e dezembro de 2010.</w:t>
      </w:r>
    </w:p>
    <w:p w:rsidR="00803F41" w:rsidRPr="00803F41" w:rsidRDefault="00803F41" w:rsidP="00803F41">
      <w:pPr>
        <w:spacing w:line="360" w:lineRule="auto"/>
        <w:ind w:firstLine="1134"/>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4.6 Análise dos Resultados</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 xml:space="preserve">Foi realizada a análise de frequências dos grupos de eventos adversos. Estes dados foram usados para montar um perfil epidemiológico para avaliar a </w:t>
      </w:r>
      <w:r w:rsidR="00F64A71">
        <w:rPr>
          <w:rFonts w:ascii="Times New Roman" w:hAnsi="Times New Roman"/>
          <w:sz w:val="24"/>
          <w:szCs w:val="24"/>
          <w:lang w:eastAsia="en-US"/>
        </w:rPr>
        <w:t>preval</w:t>
      </w:r>
      <w:r w:rsidRPr="00803F41">
        <w:rPr>
          <w:rFonts w:ascii="Times New Roman" w:hAnsi="Times New Roman"/>
          <w:sz w:val="24"/>
          <w:szCs w:val="24"/>
          <w:lang w:eastAsia="en-US"/>
        </w:rPr>
        <w:t>ência total e por grupos de eventos adversos na população de pacientes estudada.</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 xml:space="preserve">O programa estatístico utilizado </w:t>
      </w:r>
      <w:r w:rsidR="00490851">
        <w:rPr>
          <w:rFonts w:ascii="Times New Roman" w:hAnsi="Times New Roman"/>
          <w:sz w:val="24"/>
          <w:szCs w:val="24"/>
          <w:lang w:eastAsia="en-US"/>
        </w:rPr>
        <w:t>foi</w:t>
      </w:r>
      <w:r w:rsidRPr="00803F41">
        <w:rPr>
          <w:rFonts w:ascii="Times New Roman" w:hAnsi="Times New Roman"/>
          <w:sz w:val="24"/>
          <w:szCs w:val="24"/>
          <w:lang w:eastAsia="en-US"/>
        </w:rPr>
        <w:t xml:space="preserve"> o Excel 2003.</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szCs w:val="24"/>
          <w:lang w:eastAsia="en-US"/>
        </w:rPr>
        <w:t>Os resultados obtidos foram descritos em valores absolutos e em percentagens e comparados com dados da literatura referentes a cada variável.</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i/>
          <w:sz w:val="24"/>
          <w:lang w:eastAsia="en-US"/>
        </w:rPr>
      </w:pPr>
      <w:r w:rsidRPr="00803F41">
        <w:rPr>
          <w:rFonts w:ascii="Times New Roman" w:hAnsi="Times New Roman"/>
          <w:i/>
          <w:sz w:val="24"/>
          <w:lang w:eastAsia="en-US"/>
        </w:rPr>
        <w:t>4.</w:t>
      </w:r>
      <w:r w:rsidR="0098003D">
        <w:rPr>
          <w:rFonts w:ascii="Times New Roman" w:hAnsi="Times New Roman"/>
          <w:i/>
          <w:sz w:val="24"/>
          <w:lang w:eastAsia="en-US"/>
        </w:rPr>
        <w:t>7</w:t>
      </w:r>
      <w:r w:rsidRPr="00803F41">
        <w:rPr>
          <w:rFonts w:ascii="Times New Roman" w:hAnsi="Times New Roman"/>
          <w:i/>
          <w:sz w:val="24"/>
          <w:lang w:eastAsia="en-US"/>
        </w:rPr>
        <w:t xml:space="preserve"> Aspectos Éticos</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A pesquisa cumpriu os requisitos da Resolução nº 466/12 da Comissão Nacional de Ética em Pesquisa (CONEP), do Conselho Nacional de Saúde e suas complementares. Foram utilizados os materiais e dados coletados exclusivamente para os fins previstos no protocolo.</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O presente estudo faz parte de um projeto mais abrangente aprovado pelo Comitê de Ética em Pesquisa (CEP) do Hospital Infantil Albert Sabin, atualmente em andamento, intitulado AVALIAÇÃO DO TRATAMENTO DE TUMORES CEREBRAIS PEDIÁTRICOS NO HOSPITAL INFANTIL ALBERT SABIN ENTRE 2007–2010 (CAAE: 26609514.4.0000.5042, número do parecer 530.777).</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As informações coletadas nos prontuários somente foram utilizadas para os objetivos da pesquisa, sendo guardado sigilo e preservado o anonimato dos pacientes.</w:t>
      </w:r>
    </w:p>
    <w:p w:rsidR="00803F41" w:rsidRP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A pesquisa foi iniciada após aprovação da coordenadora do CPC–HIAS, Dra. Selma Lessa Castro, ciente e de acordo com o trabalho de pesquisa.</w:t>
      </w:r>
    </w:p>
    <w:p w:rsidR="00803F41" w:rsidRDefault="00803F41" w:rsidP="00803F41">
      <w:pPr>
        <w:spacing w:line="360" w:lineRule="auto"/>
        <w:ind w:firstLine="1134"/>
        <w:jc w:val="both"/>
        <w:rPr>
          <w:rFonts w:ascii="Times New Roman" w:hAnsi="Times New Roman"/>
          <w:sz w:val="24"/>
          <w:szCs w:val="24"/>
          <w:lang w:eastAsia="en-US"/>
        </w:rPr>
      </w:pPr>
      <w:r w:rsidRPr="00803F41">
        <w:rPr>
          <w:rFonts w:ascii="Times New Roman" w:hAnsi="Times New Roman"/>
          <w:sz w:val="24"/>
          <w:szCs w:val="24"/>
          <w:lang w:eastAsia="en-US"/>
        </w:rPr>
        <w:t xml:space="preserve">O estudo seguiu os princípios </w:t>
      </w:r>
      <w:r w:rsidRPr="00803F41">
        <w:rPr>
          <w:rFonts w:ascii="Times New Roman" w:hAnsi="Times New Roman"/>
          <w:i/>
          <w:sz w:val="24"/>
          <w:szCs w:val="24"/>
          <w:lang w:eastAsia="en-US"/>
        </w:rPr>
        <w:t>prima facie</w:t>
      </w:r>
      <w:r w:rsidRPr="00803F41">
        <w:rPr>
          <w:rFonts w:ascii="Times New Roman" w:hAnsi="Times New Roman"/>
          <w:sz w:val="24"/>
          <w:szCs w:val="24"/>
          <w:lang w:eastAsia="en-US"/>
        </w:rPr>
        <w:t xml:space="preserve"> da bioética, configurados na ideia de autonomia, não maleficência, beneficência e justiça; conforme a Resolução nº 466/12 da Comissão Nacional de Ética em Pesquisa (CONEP), do Conselho Nacional de Saúde.</w:t>
      </w:r>
    </w:p>
    <w:p w:rsidR="000C3DB3" w:rsidRPr="00803F41" w:rsidDel="003B4C77" w:rsidRDefault="000C3DB3" w:rsidP="00803F41">
      <w:pPr>
        <w:spacing w:line="360" w:lineRule="auto"/>
        <w:ind w:firstLine="1134"/>
        <w:jc w:val="both"/>
        <w:rPr>
          <w:del w:id="145" w:author="Rayra Lima" w:date="2016-02-12T10:38:00Z"/>
          <w:rFonts w:ascii="Times New Roman" w:hAnsi="Times New Roman"/>
          <w:sz w:val="24"/>
          <w:szCs w:val="24"/>
          <w:lang w:eastAsia="en-US"/>
        </w:rPr>
      </w:pP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t>5 RESULTADOS</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szCs w:val="24"/>
          <w:lang w:eastAsia="en-US"/>
        </w:rPr>
        <w:t>Entre janeiro de 2007 e dezembro de 2010, 145 pacientes pediátricos, entre crianças e adolescentes até 18 anos, foram diagnosticados com um tumor primário do SNC no C</w:t>
      </w:r>
      <w:r w:rsidR="008B6CEA">
        <w:rPr>
          <w:rFonts w:ascii="Times New Roman" w:hAnsi="Times New Roman"/>
          <w:sz w:val="24"/>
          <w:szCs w:val="24"/>
          <w:lang w:eastAsia="en-US"/>
        </w:rPr>
        <w:t xml:space="preserve">entro </w:t>
      </w:r>
      <w:r w:rsidRPr="00803F41">
        <w:rPr>
          <w:rFonts w:ascii="Times New Roman" w:hAnsi="Times New Roman"/>
          <w:sz w:val="24"/>
          <w:szCs w:val="24"/>
          <w:lang w:eastAsia="en-US"/>
        </w:rPr>
        <w:t>P</w:t>
      </w:r>
      <w:r w:rsidR="008B6CEA">
        <w:rPr>
          <w:rFonts w:ascii="Times New Roman" w:hAnsi="Times New Roman"/>
          <w:sz w:val="24"/>
          <w:szCs w:val="24"/>
          <w:lang w:eastAsia="en-US"/>
        </w:rPr>
        <w:t>ediátrico do Câncer (CP</w:t>
      </w:r>
      <w:r w:rsidRPr="00803F41">
        <w:rPr>
          <w:rFonts w:ascii="Times New Roman" w:hAnsi="Times New Roman"/>
          <w:sz w:val="24"/>
          <w:szCs w:val="24"/>
          <w:lang w:eastAsia="en-US"/>
        </w:rPr>
        <w:t>C–HIAS</w:t>
      </w:r>
      <w:r w:rsidR="008B6CEA">
        <w:rPr>
          <w:rFonts w:ascii="Times New Roman" w:hAnsi="Times New Roman"/>
          <w:sz w:val="24"/>
          <w:szCs w:val="24"/>
          <w:lang w:eastAsia="en-US"/>
        </w:rPr>
        <w:t>)</w:t>
      </w:r>
      <w:r w:rsidRPr="00803F41">
        <w:rPr>
          <w:rFonts w:ascii="Times New Roman" w:hAnsi="Times New Roman"/>
          <w:sz w:val="24"/>
          <w:szCs w:val="24"/>
          <w:lang w:eastAsia="en-US"/>
        </w:rPr>
        <w:t>. Deste total, 91 pacientes receberam esquemas de quimioterapia (QT), sendo que 61 pacientes receberam QT</w:t>
      </w:r>
      <w:r w:rsidRPr="00803F41">
        <w:rPr>
          <w:rFonts w:ascii="Times New Roman" w:hAnsi="Times New Roman"/>
          <w:sz w:val="24"/>
          <w:lang w:eastAsia="en-US"/>
        </w:rPr>
        <w:t xml:space="preserve"> adjuvante (após a cirurgia) e 30 receberam QT </w:t>
      </w:r>
      <w:proofErr w:type="spellStart"/>
      <w:r w:rsidRPr="00803F41">
        <w:rPr>
          <w:rFonts w:ascii="Times New Roman" w:hAnsi="Times New Roman"/>
          <w:i/>
          <w:sz w:val="24"/>
          <w:lang w:eastAsia="en-US"/>
        </w:rPr>
        <w:t>up</w:t>
      </w:r>
      <w:proofErr w:type="spellEnd"/>
      <w:r w:rsidRPr="00803F41">
        <w:rPr>
          <w:rFonts w:ascii="Times New Roman" w:hAnsi="Times New Roman"/>
          <w:i/>
          <w:sz w:val="24"/>
          <w:lang w:eastAsia="en-US"/>
        </w:rPr>
        <w:t>-front</w:t>
      </w:r>
      <w:r w:rsidRPr="00803F41">
        <w:rPr>
          <w:rFonts w:ascii="Times New Roman" w:hAnsi="Times New Roman"/>
          <w:sz w:val="24"/>
          <w:lang w:eastAsia="en-US"/>
        </w:rPr>
        <w:t xml:space="preserve"> (como primeira terapia). Ao todo, 8 esquemas (protocolos) diferentes de QT foram utilizados, porém os mais frequentes foram: o baseado no ensaio COG-A9952 (47 pacientes), o baseado no ensaio da </w:t>
      </w:r>
      <w:proofErr w:type="spellStart"/>
      <w:r w:rsidRPr="00803F41">
        <w:rPr>
          <w:rFonts w:ascii="Times New Roman" w:hAnsi="Times New Roman"/>
          <w:i/>
          <w:sz w:val="24"/>
          <w:lang w:eastAsia="en-US"/>
        </w:rPr>
        <w:t>Sociedad</w:t>
      </w:r>
      <w:proofErr w:type="spellEnd"/>
      <w:r w:rsidRPr="00803F41">
        <w:rPr>
          <w:rFonts w:ascii="Times New Roman" w:hAnsi="Times New Roman"/>
          <w:i/>
          <w:sz w:val="24"/>
          <w:lang w:eastAsia="en-US"/>
        </w:rPr>
        <w:t xml:space="preserve"> </w:t>
      </w:r>
      <w:proofErr w:type="spellStart"/>
      <w:r w:rsidRPr="00803F41">
        <w:rPr>
          <w:rFonts w:ascii="Times New Roman" w:hAnsi="Times New Roman"/>
          <w:i/>
          <w:sz w:val="24"/>
          <w:lang w:eastAsia="en-US"/>
        </w:rPr>
        <w:t>Latinoamericana</w:t>
      </w:r>
      <w:proofErr w:type="spellEnd"/>
      <w:r w:rsidRPr="00803F41">
        <w:rPr>
          <w:rFonts w:ascii="Times New Roman" w:hAnsi="Times New Roman"/>
          <w:i/>
          <w:sz w:val="24"/>
          <w:lang w:eastAsia="en-US"/>
        </w:rPr>
        <w:t xml:space="preserve"> de </w:t>
      </w:r>
      <w:proofErr w:type="spellStart"/>
      <w:r w:rsidRPr="00803F41">
        <w:rPr>
          <w:rFonts w:ascii="Times New Roman" w:hAnsi="Times New Roman"/>
          <w:i/>
          <w:sz w:val="24"/>
          <w:lang w:eastAsia="en-US"/>
        </w:rPr>
        <w:t>Oncología</w:t>
      </w:r>
      <w:proofErr w:type="spellEnd"/>
      <w:r w:rsidRPr="00803F41">
        <w:rPr>
          <w:rFonts w:ascii="Times New Roman" w:hAnsi="Times New Roman"/>
          <w:i/>
          <w:sz w:val="24"/>
          <w:lang w:eastAsia="en-US"/>
        </w:rPr>
        <w:t xml:space="preserve"> Pediátrica</w:t>
      </w:r>
      <w:r w:rsidRPr="00803F41">
        <w:rPr>
          <w:rFonts w:ascii="Times New Roman" w:hAnsi="Times New Roman"/>
          <w:sz w:val="24"/>
          <w:lang w:eastAsia="en-US"/>
        </w:rPr>
        <w:t xml:space="preserve"> (SLAOP) (GAJJAR, 1999) (19 pacientes) e o baseado no ensaio SOBOPE 1998 (15 pacientes). </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Do total de 91 pacientes que receberam QT, 60 receberam também radioterapia (RT), sendo que aqueles que foram tratados com base no ensaio SOBOPE 1998 fizeram RT concomitante com QT. Adicionalmente, 32 pacientes receberam um segundo curso de QT, 10 pacientes do total foram </w:t>
      </w:r>
      <w:proofErr w:type="spellStart"/>
      <w:r w:rsidRPr="00803F41">
        <w:rPr>
          <w:rFonts w:ascii="Times New Roman" w:hAnsi="Times New Roman"/>
          <w:sz w:val="24"/>
          <w:lang w:eastAsia="en-US"/>
        </w:rPr>
        <w:t>reoperados</w:t>
      </w:r>
      <w:proofErr w:type="spellEnd"/>
      <w:r w:rsidRPr="00803F41">
        <w:rPr>
          <w:rFonts w:ascii="Times New Roman" w:hAnsi="Times New Roman"/>
          <w:sz w:val="24"/>
          <w:lang w:eastAsia="en-US"/>
        </w:rPr>
        <w:t xml:space="preserve"> e 3 receberam um segundo tratamento com RT ao longo de seu acompanhamento. Nove pacientes receberam até 4 esquemas diferentes de QT, em sequência, após falha do tratamento anterior.</w:t>
      </w:r>
    </w:p>
    <w:p w:rsidR="00FC69DD"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Neste universo de pacientes </w:t>
      </w:r>
      <w:proofErr w:type="spellStart"/>
      <w:r w:rsidRPr="00803F41">
        <w:rPr>
          <w:rFonts w:ascii="Times New Roman" w:hAnsi="Times New Roman"/>
          <w:sz w:val="24"/>
          <w:lang w:eastAsia="en-US"/>
        </w:rPr>
        <w:t>politratados</w:t>
      </w:r>
      <w:proofErr w:type="spellEnd"/>
      <w:r w:rsidRPr="00803F41">
        <w:rPr>
          <w:rFonts w:ascii="Times New Roman" w:hAnsi="Times New Roman"/>
          <w:sz w:val="24"/>
          <w:lang w:eastAsia="en-US"/>
        </w:rPr>
        <w:t>, foram relatados eventos adversos associados à QT em 53 pacientes (58</w:t>
      </w:r>
      <w:r w:rsidR="00FC69DD">
        <w:rPr>
          <w:rFonts w:ascii="Times New Roman" w:hAnsi="Times New Roman"/>
          <w:sz w:val="24"/>
          <w:lang w:eastAsia="en-US"/>
        </w:rPr>
        <w:t>,2</w:t>
      </w:r>
      <w:r w:rsidRPr="00803F41">
        <w:rPr>
          <w:rFonts w:ascii="Times New Roman" w:hAnsi="Times New Roman"/>
          <w:sz w:val="24"/>
          <w:lang w:eastAsia="en-US"/>
        </w:rPr>
        <w:t>% do total de 91 tratados com QT). Em relação aos grupos de eventos adversos, 2</w:t>
      </w:r>
      <w:r w:rsidR="00FC69DD">
        <w:rPr>
          <w:rFonts w:ascii="Times New Roman" w:hAnsi="Times New Roman"/>
          <w:sz w:val="24"/>
          <w:lang w:eastAsia="en-US"/>
        </w:rPr>
        <w:t>8,6</w:t>
      </w:r>
      <w:r w:rsidRPr="00803F41">
        <w:rPr>
          <w:rFonts w:ascii="Times New Roman" w:hAnsi="Times New Roman"/>
          <w:sz w:val="24"/>
          <w:lang w:eastAsia="en-US"/>
        </w:rPr>
        <w:t xml:space="preserve">% dos pacientes apresentou </w:t>
      </w:r>
      <w:proofErr w:type="spellStart"/>
      <w:r w:rsidRPr="00803F41">
        <w:rPr>
          <w:rFonts w:ascii="Times New Roman" w:hAnsi="Times New Roman"/>
          <w:sz w:val="24"/>
          <w:lang w:eastAsia="en-US"/>
        </w:rPr>
        <w:t>neutropenia</w:t>
      </w:r>
      <w:proofErr w:type="spellEnd"/>
      <w:r w:rsidRPr="00803F41">
        <w:rPr>
          <w:rFonts w:ascii="Times New Roman" w:hAnsi="Times New Roman"/>
          <w:sz w:val="24"/>
          <w:lang w:eastAsia="en-US"/>
        </w:rPr>
        <w:t xml:space="preserve"> (&lt;1000/mm</w:t>
      </w:r>
      <w:r w:rsidRPr="00803F41">
        <w:rPr>
          <w:rFonts w:ascii="Times New Roman" w:hAnsi="Times New Roman"/>
          <w:sz w:val="24"/>
          <w:vertAlign w:val="superscript"/>
          <w:lang w:eastAsia="en-US"/>
        </w:rPr>
        <w:t>3</w:t>
      </w:r>
      <w:r w:rsidRPr="00803F41">
        <w:rPr>
          <w:rFonts w:ascii="Times New Roman" w:hAnsi="Times New Roman"/>
          <w:sz w:val="24"/>
          <w:lang w:eastAsia="en-US"/>
        </w:rPr>
        <w:t>), 25</w:t>
      </w:r>
      <w:r w:rsidR="00FC69DD">
        <w:rPr>
          <w:rFonts w:ascii="Times New Roman" w:hAnsi="Times New Roman"/>
          <w:sz w:val="24"/>
          <w:lang w:eastAsia="en-US"/>
        </w:rPr>
        <w:t>,3</w:t>
      </w:r>
      <w:r w:rsidRPr="00803F41">
        <w:rPr>
          <w:rFonts w:ascii="Times New Roman" w:hAnsi="Times New Roman"/>
          <w:sz w:val="24"/>
          <w:lang w:eastAsia="en-US"/>
        </w:rPr>
        <w:t>% teve anemia (</w:t>
      </w:r>
      <w:proofErr w:type="spellStart"/>
      <w:r w:rsidRPr="00803F41">
        <w:rPr>
          <w:rFonts w:ascii="Times New Roman" w:hAnsi="Times New Roman"/>
          <w:sz w:val="24"/>
          <w:lang w:eastAsia="en-US"/>
        </w:rPr>
        <w:t>Hb</w:t>
      </w:r>
      <w:proofErr w:type="spellEnd"/>
      <w:r w:rsidRPr="00803F41">
        <w:rPr>
          <w:rFonts w:ascii="Times New Roman" w:hAnsi="Times New Roman"/>
          <w:sz w:val="24"/>
          <w:lang w:eastAsia="en-US"/>
        </w:rPr>
        <w:t xml:space="preserve"> &lt; 8,0 g/dl), 24</w:t>
      </w:r>
      <w:r w:rsidR="00FC69DD">
        <w:rPr>
          <w:rFonts w:ascii="Times New Roman" w:hAnsi="Times New Roman"/>
          <w:sz w:val="24"/>
          <w:lang w:eastAsia="en-US"/>
        </w:rPr>
        <w:t>,2</w:t>
      </w:r>
      <w:r w:rsidRPr="00803F41">
        <w:rPr>
          <w:rFonts w:ascii="Times New Roman" w:hAnsi="Times New Roman"/>
          <w:sz w:val="24"/>
          <w:lang w:eastAsia="en-US"/>
        </w:rPr>
        <w:t xml:space="preserve">% teve </w:t>
      </w:r>
      <w:proofErr w:type="spellStart"/>
      <w:r w:rsidRPr="00803F41">
        <w:rPr>
          <w:rFonts w:ascii="Times New Roman" w:hAnsi="Times New Roman"/>
          <w:sz w:val="24"/>
          <w:lang w:eastAsia="en-US"/>
        </w:rPr>
        <w:t>plaquetopenia</w:t>
      </w:r>
      <w:proofErr w:type="spellEnd"/>
      <w:r w:rsidRPr="00803F41">
        <w:rPr>
          <w:rFonts w:ascii="Times New Roman" w:hAnsi="Times New Roman"/>
          <w:sz w:val="24"/>
          <w:lang w:eastAsia="en-US"/>
        </w:rPr>
        <w:t xml:space="preserve"> (&lt;150000/mm</w:t>
      </w:r>
      <w:r w:rsidRPr="00803F41">
        <w:rPr>
          <w:rFonts w:ascii="Times New Roman" w:hAnsi="Times New Roman"/>
          <w:sz w:val="24"/>
          <w:vertAlign w:val="superscript"/>
          <w:lang w:eastAsia="en-US"/>
        </w:rPr>
        <w:t>3</w:t>
      </w:r>
      <w:r w:rsidRPr="00803F41">
        <w:rPr>
          <w:rFonts w:ascii="Times New Roman" w:hAnsi="Times New Roman"/>
          <w:sz w:val="24"/>
          <w:lang w:eastAsia="en-US"/>
        </w:rPr>
        <w:t>)</w:t>
      </w:r>
      <w:r w:rsidR="00FC69DD">
        <w:rPr>
          <w:rFonts w:ascii="Times New Roman" w:hAnsi="Times New Roman"/>
          <w:sz w:val="24"/>
          <w:lang w:eastAsia="en-US"/>
        </w:rPr>
        <w:t xml:space="preserve"> e, como consequência destes efeitos,</w:t>
      </w:r>
      <w:r w:rsidRPr="00803F41">
        <w:rPr>
          <w:rFonts w:ascii="Times New Roman" w:hAnsi="Times New Roman"/>
          <w:sz w:val="24"/>
          <w:lang w:eastAsia="en-US"/>
        </w:rPr>
        <w:t xml:space="preserve"> </w:t>
      </w:r>
      <w:r w:rsidR="00FC69DD">
        <w:rPr>
          <w:rFonts w:ascii="Times New Roman" w:hAnsi="Times New Roman"/>
          <w:sz w:val="24"/>
          <w:lang w:eastAsia="en-US"/>
        </w:rPr>
        <w:t>19,8</w:t>
      </w:r>
      <w:r w:rsidRPr="00803F41">
        <w:rPr>
          <w:rFonts w:ascii="Times New Roman" w:hAnsi="Times New Roman"/>
          <w:sz w:val="24"/>
          <w:lang w:eastAsia="en-US"/>
        </w:rPr>
        <w:t>% necessitou de transfusões de concentrado de plaquetas</w:t>
      </w:r>
      <w:r w:rsidR="00FC69DD">
        <w:rPr>
          <w:rFonts w:ascii="Times New Roman" w:hAnsi="Times New Roman"/>
          <w:sz w:val="24"/>
          <w:lang w:eastAsia="en-US"/>
        </w:rPr>
        <w:t xml:space="preserve"> e 18,7% necessitou de transfusão de hemácias.</w:t>
      </w:r>
      <w:r w:rsidRPr="00803F41">
        <w:rPr>
          <w:rFonts w:ascii="Times New Roman" w:hAnsi="Times New Roman"/>
          <w:sz w:val="24"/>
          <w:lang w:eastAsia="en-US"/>
        </w:rPr>
        <w:t xml:space="preserve"> </w:t>
      </w:r>
      <w:r w:rsidR="00FC69DD">
        <w:rPr>
          <w:rFonts w:ascii="Times New Roman" w:hAnsi="Times New Roman"/>
          <w:sz w:val="24"/>
          <w:lang w:eastAsia="en-US"/>
        </w:rPr>
        <w:t xml:space="preserve">Também </w:t>
      </w:r>
      <w:proofErr w:type="gramStart"/>
      <w:r w:rsidR="00FC69DD">
        <w:rPr>
          <w:rFonts w:ascii="Times New Roman" w:hAnsi="Times New Roman"/>
          <w:sz w:val="24"/>
          <w:lang w:eastAsia="en-US"/>
        </w:rPr>
        <w:t>observou-se</w:t>
      </w:r>
      <w:proofErr w:type="gramEnd"/>
      <w:r w:rsidR="00FC69DD">
        <w:rPr>
          <w:rFonts w:ascii="Times New Roman" w:hAnsi="Times New Roman"/>
          <w:sz w:val="24"/>
          <w:lang w:eastAsia="en-US"/>
        </w:rPr>
        <w:t xml:space="preserve"> que </w:t>
      </w:r>
      <w:r w:rsidRPr="00803F41">
        <w:rPr>
          <w:rFonts w:ascii="Times New Roman" w:hAnsi="Times New Roman"/>
          <w:sz w:val="24"/>
          <w:lang w:eastAsia="en-US"/>
        </w:rPr>
        <w:t>24</w:t>
      </w:r>
      <w:r w:rsidR="00FC69DD">
        <w:rPr>
          <w:rFonts w:ascii="Times New Roman" w:hAnsi="Times New Roman"/>
          <w:sz w:val="24"/>
          <w:lang w:eastAsia="en-US"/>
        </w:rPr>
        <w:t>,2</w:t>
      </w:r>
      <w:r w:rsidRPr="00803F41">
        <w:rPr>
          <w:rFonts w:ascii="Times New Roman" w:hAnsi="Times New Roman"/>
          <w:sz w:val="24"/>
          <w:lang w:eastAsia="en-US"/>
        </w:rPr>
        <w:t xml:space="preserve">% </w:t>
      </w:r>
      <w:r w:rsidR="00FC69DD">
        <w:rPr>
          <w:rFonts w:ascii="Times New Roman" w:hAnsi="Times New Roman"/>
          <w:sz w:val="24"/>
          <w:lang w:eastAsia="en-US"/>
        </w:rPr>
        <w:t xml:space="preserve">cursaram com </w:t>
      </w:r>
      <w:r w:rsidRPr="00803F41">
        <w:rPr>
          <w:rFonts w:ascii="Times New Roman" w:hAnsi="Times New Roman"/>
          <w:sz w:val="24"/>
          <w:lang w:eastAsia="en-US"/>
        </w:rPr>
        <w:t xml:space="preserve">infecção grau 3-4, 11% apresentou convulsão, 11% foi diagnosticado com sangramento cerebral, 11% apresentou reação </w:t>
      </w:r>
      <w:proofErr w:type="spellStart"/>
      <w:r w:rsidRPr="00803F41">
        <w:rPr>
          <w:rFonts w:ascii="Times New Roman" w:hAnsi="Times New Roman"/>
          <w:sz w:val="24"/>
          <w:lang w:eastAsia="en-US"/>
        </w:rPr>
        <w:t>infusional</w:t>
      </w:r>
      <w:proofErr w:type="spellEnd"/>
      <w:r w:rsidRPr="00803F41">
        <w:rPr>
          <w:rFonts w:ascii="Times New Roman" w:hAnsi="Times New Roman"/>
          <w:sz w:val="24"/>
          <w:lang w:eastAsia="en-US"/>
        </w:rPr>
        <w:t xml:space="preserve"> provavelmente devida à </w:t>
      </w:r>
      <w:proofErr w:type="spellStart"/>
      <w:r w:rsidRPr="00803F41">
        <w:rPr>
          <w:rFonts w:ascii="Times New Roman" w:hAnsi="Times New Roman"/>
          <w:sz w:val="24"/>
          <w:lang w:eastAsia="en-US"/>
        </w:rPr>
        <w:t>carboplatina</w:t>
      </w:r>
      <w:proofErr w:type="spellEnd"/>
      <w:r w:rsidRPr="00803F41">
        <w:rPr>
          <w:rFonts w:ascii="Times New Roman" w:hAnsi="Times New Roman"/>
          <w:sz w:val="24"/>
          <w:lang w:eastAsia="en-US"/>
        </w:rPr>
        <w:t xml:space="preserve"> (alergia). Outros eventos adversos foram encontrados em frequências menores (Tabela 1). </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Do grupo de 91 pacientes, 15 (16</w:t>
      </w:r>
      <w:r w:rsidR="00FC69DD">
        <w:rPr>
          <w:rFonts w:ascii="Times New Roman" w:hAnsi="Times New Roman"/>
          <w:sz w:val="24"/>
          <w:lang w:eastAsia="en-US"/>
        </w:rPr>
        <w:t>,5</w:t>
      </w:r>
      <w:r w:rsidRPr="00803F41">
        <w:rPr>
          <w:rFonts w:ascii="Times New Roman" w:hAnsi="Times New Roman"/>
          <w:sz w:val="24"/>
          <w:lang w:eastAsia="en-US"/>
        </w:rPr>
        <w:t>%) foram a óbito</w:t>
      </w:r>
      <w:r w:rsidR="00FC69DD">
        <w:rPr>
          <w:rFonts w:ascii="Times New Roman" w:hAnsi="Times New Roman"/>
          <w:sz w:val="24"/>
          <w:lang w:eastAsia="en-US"/>
        </w:rPr>
        <w:t>, devido a complicações n</w:t>
      </w:r>
      <w:r w:rsidRPr="00803F41">
        <w:rPr>
          <w:rFonts w:ascii="Times New Roman" w:hAnsi="Times New Roman"/>
          <w:sz w:val="24"/>
          <w:lang w:eastAsia="en-US"/>
        </w:rPr>
        <w:t>o tratamento</w:t>
      </w:r>
      <w:r w:rsidR="00FC69DD">
        <w:rPr>
          <w:rFonts w:ascii="Times New Roman" w:hAnsi="Times New Roman"/>
          <w:sz w:val="24"/>
          <w:lang w:eastAsia="en-US"/>
        </w:rPr>
        <w:t xml:space="preserve"> quimioterápico ou na cirurgia, estando excluídos os que foram a óbito exclusivamente por progressão da doença</w:t>
      </w:r>
      <w:r w:rsidRPr="00803F41">
        <w:rPr>
          <w:rFonts w:ascii="Times New Roman" w:hAnsi="Times New Roman"/>
          <w:sz w:val="24"/>
          <w:lang w:eastAsia="en-US"/>
        </w:rPr>
        <w:t>. Destes 15 pacientes, apenas um apresentou recidiva que necessitou de novo tratamento com QT, enquanto outros 3 apresentavam progressão de doença no momento do óbito. Todos os pacientes que faleceram haviam realizado pelo menos 1 cirurgia e onze receberam, adicionalmente, RT. A maior</w:t>
      </w:r>
      <w:r w:rsidR="00FC69DD">
        <w:rPr>
          <w:rFonts w:ascii="Times New Roman" w:hAnsi="Times New Roman"/>
          <w:sz w:val="24"/>
          <w:lang w:eastAsia="en-US"/>
        </w:rPr>
        <w:t xml:space="preserve"> parte</w:t>
      </w:r>
      <w:r w:rsidRPr="00803F41">
        <w:rPr>
          <w:rFonts w:ascii="Times New Roman" w:hAnsi="Times New Roman"/>
          <w:sz w:val="24"/>
          <w:lang w:eastAsia="en-US"/>
        </w:rPr>
        <w:t xml:space="preserve"> deste grupo de 15 pacientes recebeu QT segundo o ensaio SLAOP (5 pacientes), seguindo-se os que foram tratados segundo o ensaio SOBOPE 1998 (4 pacientes) e os que receberam tratamento baseado no ensaio COG-A9952 (3 pacientes), ou outros esquemas (3 pacientes, em 2 esquemas diferentes).</w:t>
      </w:r>
    </w:p>
    <w:p w:rsid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lastRenderedPageBreak/>
        <w:t>Uma análise em subgrupos de pacientes não foi possível devido ao número insuficiente da amostragem.</w:t>
      </w:r>
    </w:p>
    <w:p w:rsidR="00065A24" w:rsidRDefault="00065A24" w:rsidP="00803F41">
      <w:pPr>
        <w:spacing w:line="360" w:lineRule="auto"/>
        <w:ind w:firstLine="1134"/>
        <w:jc w:val="both"/>
        <w:rPr>
          <w:rFonts w:ascii="Times New Roman" w:hAnsi="Times New Roman"/>
          <w:sz w:val="24"/>
          <w:lang w:eastAsia="en-US"/>
        </w:rPr>
      </w:pPr>
    </w:p>
    <w:p w:rsidR="00803F41" w:rsidRPr="00FC69DD" w:rsidRDefault="00803F41" w:rsidP="00803F41">
      <w:pPr>
        <w:spacing w:line="360" w:lineRule="auto"/>
        <w:jc w:val="both"/>
        <w:rPr>
          <w:rFonts w:ascii="Times New Roman" w:hAnsi="Times New Roman"/>
          <w:sz w:val="20"/>
          <w:lang w:eastAsia="en-US"/>
        </w:rPr>
      </w:pPr>
      <w:r w:rsidRPr="00FC69DD">
        <w:rPr>
          <w:rFonts w:ascii="Times New Roman" w:hAnsi="Times New Roman"/>
          <w:b/>
          <w:sz w:val="20"/>
          <w:lang w:eastAsia="en-US"/>
        </w:rPr>
        <w:t>Tabela 1</w:t>
      </w:r>
      <w:r w:rsidRPr="00FC69DD">
        <w:rPr>
          <w:rFonts w:ascii="Times New Roman" w:hAnsi="Times New Roman"/>
          <w:sz w:val="20"/>
          <w:lang w:eastAsia="en-US"/>
        </w:rPr>
        <w:t xml:space="preserve">: Número de pacientes </w:t>
      </w:r>
      <w:r w:rsidR="00FC69DD" w:rsidRPr="00FC69DD">
        <w:rPr>
          <w:rFonts w:ascii="Times New Roman" w:hAnsi="Times New Roman"/>
          <w:sz w:val="20"/>
          <w:lang w:eastAsia="en-US"/>
        </w:rPr>
        <w:t xml:space="preserve">que relataram eventos adversos </w:t>
      </w:r>
      <w:r w:rsidR="007F32CA" w:rsidRPr="00FC69DD">
        <w:rPr>
          <w:rFonts w:ascii="Times New Roman" w:hAnsi="Times New Roman"/>
          <w:sz w:val="20"/>
          <w:lang w:eastAsia="en-US"/>
        </w:rPr>
        <w:t>(</w:t>
      </w:r>
      <w:r w:rsidR="00FC69DD" w:rsidRPr="00FC69DD">
        <w:rPr>
          <w:rFonts w:ascii="Times New Roman" w:hAnsi="Times New Roman"/>
          <w:sz w:val="20"/>
          <w:lang w:eastAsia="en-US"/>
        </w:rPr>
        <w:t xml:space="preserve">total </w:t>
      </w:r>
      <w:r w:rsidR="007F32CA" w:rsidRPr="00FC69DD">
        <w:rPr>
          <w:rFonts w:ascii="Times New Roman" w:hAnsi="Times New Roman"/>
          <w:sz w:val="20"/>
          <w:lang w:eastAsia="en-US"/>
        </w:rPr>
        <w:t xml:space="preserve">de 53) </w:t>
      </w:r>
      <w:r w:rsidRPr="00FC69DD">
        <w:rPr>
          <w:rFonts w:ascii="Times New Roman" w:hAnsi="Times New Roman"/>
          <w:sz w:val="20"/>
          <w:lang w:eastAsia="en-US"/>
        </w:rPr>
        <w:t>e frequência de</w:t>
      </w:r>
      <w:r w:rsidR="00FC69DD" w:rsidRPr="00FC69DD">
        <w:rPr>
          <w:rFonts w:ascii="Times New Roman" w:hAnsi="Times New Roman"/>
          <w:sz w:val="20"/>
          <w:lang w:eastAsia="en-US"/>
        </w:rPr>
        <w:t>stes relatos,</w:t>
      </w:r>
      <w:r w:rsidRPr="00FC69DD">
        <w:rPr>
          <w:rFonts w:ascii="Times New Roman" w:hAnsi="Times New Roman"/>
          <w:sz w:val="20"/>
          <w:lang w:eastAsia="en-US"/>
        </w:rPr>
        <w:t xml:space="preserve"> relacionados à quimioterapia no presente estudo, divididos por grupos. </w:t>
      </w:r>
    </w:p>
    <w:tbl>
      <w:tblPr>
        <w:tblStyle w:val="TabeladeGrade21"/>
        <w:tblW w:w="0" w:type="auto"/>
        <w:tblLook w:val="04A0" w:firstRow="1" w:lastRow="0" w:firstColumn="1" w:lastColumn="0" w:noHBand="0" w:noVBand="1"/>
      </w:tblPr>
      <w:tblGrid>
        <w:gridCol w:w="3039"/>
        <w:gridCol w:w="3013"/>
        <w:gridCol w:w="3019"/>
      </w:tblGrid>
      <w:tr w:rsidR="00803F41" w:rsidRPr="00803F41" w:rsidTr="007F32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single" w:sz="18" w:space="0" w:color="auto"/>
              <w:bottom w:val="single" w:sz="4" w:space="0" w:color="auto"/>
              <w:right w:val="single" w:sz="4" w:space="0" w:color="auto"/>
            </w:tcBorders>
            <w:shd w:val="clear" w:color="auto" w:fill="BFBFBF" w:themeFill="background1" w:themeFillShade="BF"/>
          </w:tcPr>
          <w:p w:rsidR="00803F41" w:rsidRPr="00803F41" w:rsidRDefault="00803F41" w:rsidP="00803F41">
            <w:pPr>
              <w:spacing w:line="360" w:lineRule="auto"/>
              <w:jc w:val="both"/>
              <w:rPr>
                <w:sz w:val="24"/>
                <w:lang w:eastAsia="en-US"/>
              </w:rPr>
            </w:pPr>
            <w:r w:rsidRPr="00803F41">
              <w:rPr>
                <w:sz w:val="24"/>
                <w:lang w:eastAsia="en-US"/>
              </w:rPr>
              <w:t>Grupo de eventos adversos</w:t>
            </w:r>
          </w:p>
        </w:tc>
        <w:tc>
          <w:tcPr>
            <w:tcW w:w="3096" w:type="dxa"/>
            <w:tcBorders>
              <w:top w:val="single" w:sz="18" w:space="0" w:color="auto"/>
              <w:left w:val="single" w:sz="4" w:space="0" w:color="auto"/>
              <w:bottom w:val="single" w:sz="4" w:space="0" w:color="auto"/>
              <w:right w:val="single" w:sz="4" w:space="0" w:color="auto"/>
            </w:tcBorders>
            <w:shd w:val="clear" w:color="auto" w:fill="BFBFBF" w:themeFill="background1" w:themeFillShade="BF"/>
          </w:tcPr>
          <w:p w:rsidR="00803F41" w:rsidRPr="00803F41" w:rsidRDefault="00803F41" w:rsidP="00803F41">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eastAsia="en-US"/>
              </w:rPr>
            </w:pPr>
            <w:r w:rsidRPr="00803F41">
              <w:rPr>
                <w:sz w:val="24"/>
                <w:lang w:eastAsia="en-US"/>
              </w:rPr>
              <w:t>Número de pacientes</w:t>
            </w:r>
          </w:p>
        </w:tc>
        <w:tc>
          <w:tcPr>
            <w:tcW w:w="3096" w:type="dxa"/>
            <w:tcBorders>
              <w:top w:val="single" w:sz="18" w:space="0" w:color="auto"/>
              <w:left w:val="single" w:sz="4" w:space="0" w:color="auto"/>
              <w:bottom w:val="single" w:sz="4" w:space="0" w:color="auto"/>
            </w:tcBorders>
            <w:shd w:val="clear" w:color="auto" w:fill="BFBFBF" w:themeFill="background1" w:themeFillShade="BF"/>
          </w:tcPr>
          <w:p w:rsidR="00803F41" w:rsidRPr="00803F41" w:rsidRDefault="00803F41" w:rsidP="00803F41">
            <w:pPr>
              <w:spacing w:line="360" w:lineRule="auto"/>
              <w:jc w:val="center"/>
              <w:cnfStyle w:val="100000000000" w:firstRow="1" w:lastRow="0" w:firstColumn="0" w:lastColumn="0" w:oddVBand="0" w:evenVBand="0" w:oddHBand="0" w:evenHBand="0" w:firstRowFirstColumn="0" w:firstRowLastColumn="0" w:lastRowFirstColumn="0" w:lastRowLastColumn="0"/>
              <w:rPr>
                <w:sz w:val="24"/>
                <w:lang w:eastAsia="en-US"/>
              </w:rPr>
            </w:pPr>
            <w:r w:rsidRPr="00803F41">
              <w:rPr>
                <w:sz w:val="24"/>
                <w:lang w:eastAsia="en-US"/>
              </w:rPr>
              <w:t>Frequência (%)</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Neutropenia</w:t>
            </w:r>
            <w:r w:rsidR="00FA12C6">
              <w:rPr>
                <w:sz w:val="24"/>
                <w:lang w:eastAsia="en-US"/>
              </w:rPr>
              <w:t>¹</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26</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28,6</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Anemia</w:t>
            </w:r>
            <w:r w:rsidR="00FA12C6">
              <w:rPr>
                <w:sz w:val="24"/>
                <w:lang w:eastAsia="en-US"/>
              </w:rPr>
              <w:t>¹</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23</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25,3</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Plaquetopenia</w:t>
            </w:r>
            <w:r w:rsidR="00FA12C6">
              <w:rPr>
                <w:sz w:val="24"/>
                <w:lang w:eastAsia="en-US"/>
              </w:rPr>
              <w:t>¹</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22</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24,2</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Transfusão de hemácias</w:t>
            </w:r>
            <w:r w:rsidR="00FA12C6">
              <w:rPr>
                <w:sz w:val="24"/>
                <w:lang w:eastAsia="en-US"/>
              </w:rPr>
              <w:t>²</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17</w:t>
            </w:r>
          </w:p>
        </w:tc>
        <w:tc>
          <w:tcPr>
            <w:tcW w:w="3096" w:type="dxa"/>
            <w:tcBorders>
              <w:top w:val="nil"/>
              <w:left w:val="nil"/>
              <w:bottom w:val="nil"/>
            </w:tcBorders>
            <w:shd w:val="clear" w:color="auto" w:fill="F2F2F2" w:themeFill="background1" w:themeFillShade="F2"/>
          </w:tcPr>
          <w:p w:rsidR="007F32CA" w:rsidRPr="00803F41" w:rsidRDefault="00803F41" w:rsidP="007F32CA">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18,7</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Transfusão de plaquetas</w:t>
            </w:r>
            <w:r w:rsidR="00FA12C6">
              <w:rPr>
                <w:sz w:val="24"/>
                <w:lang w:eastAsia="en-US"/>
              </w:rPr>
              <w:t>²</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18</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19,8</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Infecção</w:t>
            </w:r>
            <w:r w:rsidR="00FA12C6">
              <w:rPr>
                <w:sz w:val="24"/>
                <w:lang w:eastAsia="en-US"/>
              </w:rPr>
              <w:t>¹</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22</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24,2</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Alergia</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10</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11</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Convulsão</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10</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11</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Sangramento SNC</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10</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11</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Neurológico (outros)</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6</w:t>
            </w:r>
          </w:p>
        </w:tc>
        <w:tc>
          <w:tcPr>
            <w:tcW w:w="3096" w:type="dxa"/>
            <w:tcBorders>
              <w:top w:val="nil"/>
              <w:left w:val="nil"/>
              <w:bottom w:val="nil"/>
            </w:tcBorders>
            <w:shd w:val="clear" w:color="auto" w:fill="F2F2F2" w:themeFill="background1" w:themeFillShade="F2"/>
          </w:tcPr>
          <w:p w:rsidR="00803F41" w:rsidRPr="00803F41" w:rsidRDefault="00803F41" w:rsidP="007F32CA">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6,</w:t>
            </w:r>
            <w:r w:rsidR="007F32CA">
              <w:rPr>
                <w:sz w:val="24"/>
                <w:lang w:eastAsia="en-US"/>
              </w:rPr>
              <w:t>6</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Cardiovascular</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5</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5,5</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Endócrino</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4</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4,4</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tcPr>
          <w:p w:rsidR="00803F41" w:rsidRPr="00803F41" w:rsidRDefault="00803F41" w:rsidP="00803F41">
            <w:pPr>
              <w:spacing w:line="360" w:lineRule="auto"/>
              <w:jc w:val="both"/>
              <w:rPr>
                <w:sz w:val="24"/>
                <w:lang w:eastAsia="en-US"/>
              </w:rPr>
            </w:pPr>
            <w:r w:rsidRPr="00803F41">
              <w:rPr>
                <w:sz w:val="24"/>
                <w:lang w:eastAsia="en-US"/>
              </w:rPr>
              <w:t>Gastrointestinal</w:t>
            </w:r>
          </w:p>
        </w:tc>
        <w:tc>
          <w:tcPr>
            <w:tcW w:w="3096" w:type="dxa"/>
            <w:tcBorders>
              <w:top w:val="nil"/>
              <w:left w:val="nil"/>
              <w:bottom w:val="nil"/>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3</w:t>
            </w:r>
          </w:p>
        </w:tc>
        <w:tc>
          <w:tcPr>
            <w:tcW w:w="3096" w:type="dxa"/>
            <w:tcBorders>
              <w:top w:val="nil"/>
              <w:left w:val="nil"/>
              <w:bottom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3,3</w:t>
            </w:r>
          </w:p>
        </w:tc>
      </w:tr>
      <w:tr w:rsidR="00803F41" w:rsidRPr="00803F41" w:rsidTr="007F32CA">
        <w:tc>
          <w:tcPr>
            <w:cnfStyle w:val="001000000000" w:firstRow="0" w:lastRow="0" w:firstColumn="1" w:lastColumn="0" w:oddVBand="0" w:evenVBand="0" w:oddHBand="0" w:evenHBand="0" w:firstRowFirstColumn="0" w:firstRowLastColumn="0" w:lastRowFirstColumn="0" w:lastRowLastColumn="0"/>
            <w:tcW w:w="3095" w:type="dxa"/>
            <w:tcBorders>
              <w:top w:val="nil"/>
              <w:bottom w:val="nil"/>
              <w:right w:val="nil"/>
            </w:tcBorders>
            <w:shd w:val="clear" w:color="auto" w:fill="F2F2F2" w:themeFill="background1" w:themeFillShade="F2"/>
          </w:tcPr>
          <w:p w:rsidR="00803F41" w:rsidRPr="00803F41" w:rsidRDefault="00803F41" w:rsidP="00803F41">
            <w:pPr>
              <w:spacing w:line="360" w:lineRule="auto"/>
              <w:jc w:val="both"/>
              <w:rPr>
                <w:sz w:val="24"/>
                <w:lang w:eastAsia="en-US"/>
              </w:rPr>
            </w:pPr>
            <w:r w:rsidRPr="00803F41">
              <w:rPr>
                <w:sz w:val="24"/>
                <w:lang w:eastAsia="en-US"/>
              </w:rPr>
              <w:t>Alopecia</w:t>
            </w:r>
          </w:p>
        </w:tc>
        <w:tc>
          <w:tcPr>
            <w:tcW w:w="3096" w:type="dxa"/>
            <w:tcBorders>
              <w:top w:val="nil"/>
              <w:left w:val="nil"/>
              <w:bottom w:val="nil"/>
              <w:right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3</w:t>
            </w:r>
          </w:p>
        </w:tc>
        <w:tc>
          <w:tcPr>
            <w:tcW w:w="3096" w:type="dxa"/>
            <w:tcBorders>
              <w:top w:val="nil"/>
              <w:left w:val="nil"/>
              <w:bottom w:val="nil"/>
            </w:tcBorders>
            <w:shd w:val="clear" w:color="auto" w:fill="F2F2F2" w:themeFill="background1" w:themeFillShade="F2"/>
          </w:tcPr>
          <w:p w:rsidR="00803F41" w:rsidRPr="00803F41" w:rsidRDefault="00803F41" w:rsidP="00803F41">
            <w:pPr>
              <w:spacing w:line="360" w:lineRule="auto"/>
              <w:jc w:val="center"/>
              <w:cnfStyle w:val="000000000000" w:firstRow="0" w:lastRow="0" w:firstColumn="0" w:lastColumn="0" w:oddVBand="0" w:evenVBand="0" w:oddHBand="0" w:evenHBand="0" w:firstRowFirstColumn="0" w:firstRowLastColumn="0" w:lastRowFirstColumn="0" w:lastRowLastColumn="0"/>
              <w:rPr>
                <w:sz w:val="24"/>
                <w:lang w:eastAsia="en-US"/>
              </w:rPr>
            </w:pPr>
            <w:r w:rsidRPr="00803F41">
              <w:rPr>
                <w:sz w:val="24"/>
                <w:lang w:eastAsia="en-US"/>
              </w:rPr>
              <w:t>3,3</w:t>
            </w:r>
          </w:p>
        </w:tc>
      </w:tr>
      <w:tr w:rsidR="00803F41" w:rsidRPr="00803F41" w:rsidTr="007F32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Borders>
              <w:top w:val="nil"/>
              <w:bottom w:val="single" w:sz="18" w:space="0" w:color="auto"/>
              <w:right w:val="nil"/>
            </w:tcBorders>
          </w:tcPr>
          <w:p w:rsidR="00803F41" w:rsidRPr="00803F41" w:rsidRDefault="00803F41" w:rsidP="00803F41">
            <w:pPr>
              <w:spacing w:line="360" w:lineRule="auto"/>
              <w:jc w:val="both"/>
              <w:rPr>
                <w:sz w:val="24"/>
                <w:lang w:eastAsia="en-US"/>
              </w:rPr>
            </w:pPr>
            <w:r w:rsidRPr="00803F41">
              <w:rPr>
                <w:sz w:val="24"/>
                <w:lang w:eastAsia="en-US"/>
              </w:rPr>
              <w:t>Perda auditiva</w:t>
            </w:r>
          </w:p>
        </w:tc>
        <w:tc>
          <w:tcPr>
            <w:tcW w:w="3096" w:type="dxa"/>
            <w:tcBorders>
              <w:top w:val="nil"/>
              <w:left w:val="nil"/>
              <w:bottom w:val="single" w:sz="18" w:space="0" w:color="auto"/>
              <w:right w:val="nil"/>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w:t>
            </w:r>
          </w:p>
        </w:tc>
        <w:tc>
          <w:tcPr>
            <w:tcW w:w="3096" w:type="dxa"/>
            <w:tcBorders>
              <w:top w:val="nil"/>
              <w:left w:val="nil"/>
              <w:bottom w:val="single" w:sz="18" w:space="0" w:color="auto"/>
            </w:tcBorders>
          </w:tcPr>
          <w:p w:rsidR="00803F41" w:rsidRPr="00803F41" w:rsidRDefault="00803F41" w:rsidP="00803F41">
            <w:pPr>
              <w:spacing w:line="360" w:lineRule="auto"/>
              <w:jc w:val="center"/>
              <w:cnfStyle w:val="000000100000" w:firstRow="0" w:lastRow="0" w:firstColumn="0" w:lastColumn="0" w:oddVBand="0" w:evenVBand="0" w:oddHBand="1" w:evenHBand="0" w:firstRowFirstColumn="0" w:firstRowLastColumn="0" w:lastRowFirstColumn="0" w:lastRowLastColumn="0"/>
              <w:rPr>
                <w:sz w:val="24"/>
                <w:lang w:eastAsia="en-US"/>
              </w:rPr>
            </w:pPr>
            <w:r w:rsidRPr="00803F41">
              <w:rPr>
                <w:sz w:val="24"/>
                <w:lang w:eastAsia="en-US"/>
              </w:rPr>
              <w:t>1,1</w:t>
            </w:r>
          </w:p>
        </w:tc>
      </w:tr>
    </w:tbl>
    <w:p w:rsidR="00803F41" w:rsidRDefault="00FA12C6" w:rsidP="00803F41">
      <w:pPr>
        <w:spacing w:line="360" w:lineRule="auto"/>
        <w:jc w:val="both"/>
        <w:rPr>
          <w:rFonts w:ascii="Times New Roman" w:hAnsi="Times New Roman"/>
          <w:sz w:val="20"/>
          <w:lang w:eastAsia="en-US"/>
        </w:rPr>
      </w:pPr>
      <w:proofErr w:type="gramStart"/>
      <w:r>
        <w:rPr>
          <w:rFonts w:ascii="Times New Roman" w:hAnsi="Times New Roman"/>
          <w:sz w:val="20"/>
          <w:lang w:eastAsia="en-US"/>
        </w:rPr>
        <w:t>¹</w:t>
      </w:r>
      <w:r w:rsidR="007F32CA" w:rsidRPr="007F32CA">
        <w:rPr>
          <w:rFonts w:ascii="Times New Roman" w:hAnsi="Times New Roman"/>
          <w:sz w:val="20"/>
          <w:lang w:eastAsia="en-US"/>
        </w:rPr>
        <w:t>Os</w:t>
      </w:r>
      <w:proofErr w:type="gramEnd"/>
      <w:r w:rsidR="007F32CA" w:rsidRPr="007F32CA">
        <w:rPr>
          <w:rFonts w:ascii="Times New Roman" w:hAnsi="Times New Roman"/>
          <w:sz w:val="20"/>
          <w:lang w:eastAsia="en-US"/>
        </w:rPr>
        <w:t xml:space="preserve"> eventos adversos hematológicos e o grupo infecção incluíram apenas eventos grau 3-4 pela classificação dos CCT (SAAD, 2002). Os demais grupos incluem eventos graus 1 a 4.</w:t>
      </w:r>
    </w:p>
    <w:p w:rsidR="00FA12C6" w:rsidRPr="007F32CA" w:rsidRDefault="00FA12C6" w:rsidP="00803F41">
      <w:pPr>
        <w:spacing w:line="360" w:lineRule="auto"/>
        <w:jc w:val="both"/>
        <w:rPr>
          <w:rFonts w:ascii="Times New Roman" w:hAnsi="Times New Roman"/>
          <w:sz w:val="20"/>
          <w:lang w:eastAsia="en-US"/>
        </w:rPr>
      </w:pPr>
      <w:proofErr w:type="gramStart"/>
      <w:r>
        <w:rPr>
          <w:rFonts w:ascii="Times New Roman" w:hAnsi="Times New Roman"/>
          <w:sz w:val="20"/>
          <w:lang w:eastAsia="en-US"/>
        </w:rPr>
        <w:t>²Não</w:t>
      </w:r>
      <w:proofErr w:type="gramEnd"/>
      <w:r>
        <w:rPr>
          <w:rFonts w:ascii="Times New Roman" w:hAnsi="Times New Roman"/>
          <w:sz w:val="20"/>
          <w:lang w:eastAsia="en-US"/>
        </w:rPr>
        <w:t xml:space="preserve"> constituem eventos adversos, porém são consequência de eventos adversos hematológicos mais severos, que impediam a quimioterapia.</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jc w:val="both"/>
        <w:rPr>
          <w:rFonts w:ascii="Times New Roman" w:hAnsi="Times New Roman"/>
          <w:sz w:val="24"/>
          <w:lang w:eastAsia="en-US"/>
        </w:rPr>
      </w:pPr>
      <w:r w:rsidRPr="00803F41">
        <w:rPr>
          <w:rFonts w:ascii="Times New Roman" w:hAnsi="Times New Roman"/>
          <w:sz w:val="24"/>
          <w:lang w:eastAsia="en-US"/>
        </w:rPr>
        <w:br w:type="page"/>
      </w: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lastRenderedPageBreak/>
        <w:t>6 DISCUSSÃO</w:t>
      </w:r>
    </w:p>
    <w:p w:rsidR="00803F41" w:rsidRPr="00803F41" w:rsidRDefault="00803F41" w:rsidP="00803F41">
      <w:pPr>
        <w:spacing w:line="360" w:lineRule="auto"/>
        <w:jc w:val="both"/>
        <w:rPr>
          <w:rFonts w:ascii="Times New Roman" w:hAnsi="Times New Roman"/>
          <w:sz w:val="24"/>
          <w:lang w:eastAsia="en-US"/>
        </w:rPr>
      </w:pP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Os ensaios clínicos contemporâneos de tratamento de crianças e adolescentes com tumores primários do SNC reportam uma incidência de eventos adversos bastante significativa. Ater</w:t>
      </w:r>
      <w:r w:rsidR="008F243D">
        <w:rPr>
          <w:rFonts w:ascii="Times New Roman" w:hAnsi="Times New Roman"/>
          <w:sz w:val="24"/>
          <w:lang w:eastAsia="en-US"/>
        </w:rPr>
        <w:t xml:space="preserve"> </w:t>
      </w:r>
      <w:r w:rsidR="000C3DB3" w:rsidRPr="00683EAA">
        <w:rPr>
          <w:rFonts w:ascii="Times New Roman" w:hAnsi="Times New Roman"/>
          <w:i/>
          <w:sz w:val="24"/>
          <w:lang w:eastAsia="en-US"/>
        </w:rPr>
        <w:t>et al</w:t>
      </w:r>
      <w:r w:rsidR="008F243D" w:rsidRPr="00683EAA">
        <w:rPr>
          <w:rFonts w:ascii="Times New Roman" w:hAnsi="Times New Roman"/>
          <w:i/>
          <w:sz w:val="24"/>
          <w:lang w:eastAsia="en-US"/>
        </w:rPr>
        <w:t>.</w:t>
      </w:r>
      <w:r w:rsidR="008F243D">
        <w:rPr>
          <w:rFonts w:ascii="Times New Roman" w:hAnsi="Times New Roman"/>
          <w:sz w:val="24"/>
          <w:lang w:eastAsia="en-US"/>
        </w:rPr>
        <w:t xml:space="preserve"> </w:t>
      </w:r>
      <w:r w:rsidRPr="00803F41">
        <w:rPr>
          <w:rFonts w:ascii="Times New Roman" w:hAnsi="Times New Roman"/>
          <w:sz w:val="24"/>
          <w:lang w:eastAsia="en-US"/>
        </w:rPr>
        <w:t xml:space="preserve">(2012) relataram uma incidência cumulativa de 94% de </w:t>
      </w:r>
      <w:proofErr w:type="spellStart"/>
      <w:r w:rsidRPr="00803F41">
        <w:rPr>
          <w:rFonts w:ascii="Times New Roman" w:hAnsi="Times New Roman"/>
          <w:sz w:val="24"/>
          <w:lang w:eastAsia="en-US"/>
        </w:rPr>
        <w:t>neutropenia</w:t>
      </w:r>
      <w:proofErr w:type="spellEnd"/>
      <w:r w:rsidRPr="00803F41">
        <w:rPr>
          <w:rFonts w:ascii="Times New Roman" w:hAnsi="Times New Roman"/>
          <w:sz w:val="24"/>
          <w:lang w:eastAsia="en-US"/>
        </w:rPr>
        <w:t xml:space="preserve">, 21% de </w:t>
      </w:r>
      <w:proofErr w:type="spellStart"/>
      <w:r w:rsidRPr="00803F41">
        <w:rPr>
          <w:rFonts w:ascii="Times New Roman" w:hAnsi="Times New Roman"/>
          <w:sz w:val="24"/>
          <w:lang w:eastAsia="en-US"/>
        </w:rPr>
        <w:t>plaquetopenia</w:t>
      </w:r>
      <w:proofErr w:type="spellEnd"/>
      <w:r w:rsidRPr="00803F41">
        <w:rPr>
          <w:rFonts w:ascii="Times New Roman" w:hAnsi="Times New Roman"/>
          <w:sz w:val="24"/>
          <w:lang w:eastAsia="en-US"/>
        </w:rPr>
        <w:t xml:space="preserve">, 35% de anemia, 23% de infecção, 10% de alergia e uma frequência menor de outros eventos adversos para o ensaio COG-A9952. Neste protocolo, onde os pacientes fizeram QT a fim de adiar a necessidade de RT, a incidência de alergia foi relacionada exclusivamente à </w:t>
      </w:r>
      <w:proofErr w:type="spellStart"/>
      <w:r w:rsidRPr="00803F41">
        <w:rPr>
          <w:rFonts w:ascii="Times New Roman" w:hAnsi="Times New Roman"/>
          <w:sz w:val="24"/>
          <w:lang w:eastAsia="en-US"/>
        </w:rPr>
        <w:t>carboplatina</w:t>
      </w:r>
      <w:proofErr w:type="spellEnd"/>
      <w:r w:rsidRPr="00803F41">
        <w:rPr>
          <w:rFonts w:ascii="Times New Roman" w:hAnsi="Times New Roman"/>
          <w:sz w:val="24"/>
          <w:lang w:eastAsia="en-US"/>
        </w:rPr>
        <w:t xml:space="preserve">. Em um estudo Fase III, </w:t>
      </w:r>
      <w:proofErr w:type="spellStart"/>
      <w:r w:rsidRPr="00803F41">
        <w:rPr>
          <w:rFonts w:ascii="Times New Roman" w:hAnsi="Times New Roman"/>
          <w:sz w:val="24"/>
          <w:lang w:eastAsia="en-US"/>
        </w:rPr>
        <w:t>Packe</w:t>
      </w:r>
      <w:r w:rsidR="008F243D">
        <w:rPr>
          <w:rFonts w:ascii="Times New Roman" w:hAnsi="Times New Roman"/>
          <w:sz w:val="24"/>
          <w:lang w:eastAsia="en-US"/>
        </w:rPr>
        <w:t>r</w:t>
      </w:r>
      <w:proofErr w:type="spellEnd"/>
      <w:r w:rsidR="008F243D">
        <w:rPr>
          <w:rFonts w:ascii="Times New Roman" w:hAnsi="Times New Roman"/>
          <w:sz w:val="24"/>
          <w:lang w:eastAsia="en-US"/>
        </w:rPr>
        <w:t xml:space="preserve"> </w:t>
      </w:r>
      <w:r w:rsidR="00BA5D26" w:rsidRPr="000E5A08">
        <w:rPr>
          <w:rFonts w:ascii="Times New Roman" w:hAnsi="Times New Roman"/>
          <w:i/>
          <w:sz w:val="24"/>
          <w:lang w:eastAsia="en-US"/>
        </w:rPr>
        <w:t>et al.</w:t>
      </w:r>
      <w:r w:rsidR="00BA5D26">
        <w:rPr>
          <w:rFonts w:ascii="Times New Roman" w:hAnsi="Times New Roman"/>
          <w:sz w:val="24"/>
          <w:lang w:eastAsia="en-US"/>
        </w:rPr>
        <w:t xml:space="preserve"> </w:t>
      </w:r>
      <w:r w:rsidRPr="00803F41">
        <w:rPr>
          <w:rFonts w:ascii="Times New Roman" w:hAnsi="Times New Roman"/>
          <w:sz w:val="24"/>
          <w:lang w:eastAsia="en-US"/>
        </w:rPr>
        <w:t xml:space="preserve">(2006) referiram 98% de toxicidade hematológica, 30% de infecção, 12% de distúrbios hidroeletrolíticos e 23% de perda auditiva em pacientes com </w:t>
      </w:r>
      <w:proofErr w:type="spellStart"/>
      <w:r w:rsidRPr="00803F41">
        <w:rPr>
          <w:rFonts w:ascii="Times New Roman" w:hAnsi="Times New Roman"/>
          <w:sz w:val="24"/>
          <w:lang w:eastAsia="en-US"/>
        </w:rPr>
        <w:t>meduloblastoma</w:t>
      </w:r>
      <w:proofErr w:type="spellEnd"/>
      <w:r w:rsidRPr="00803F41">
        <w:rPr>
          <w:rFonts w:ascii="Times New Roman" w:hAnsi="Times New Roman"/>
          <w:sz w:val="24"/>
          <w:lang w:eastAsia="en-US"/>
        </w:rPr>
        <w:t xml:space="preserve"> risco standard que receberam RT e cisplatina, ciclofosfamida e vincristina no ensaio CCG-9961. Neste esquema, o uso de doses cumulativas elevadas de cisplatina associou-se a uma incidência de perda auditiva grave. Em um ensaio fase I/II que tratou pacientes com </w:t>
      </w:r>
      <w:proofErr w:type="spellStart"/>
      <w:r w:rsidRPr="00803F41">
        <w:rPr>
          <w:rFonts w:ascii="Times New Roman" w:hAnsi="Times New Roman"/>
          <w:sz w:val="24"/>
          <w:lang w:eastAsia="en-US"/>
        </w:rPr>
        <w:t>meduloblastoma</w:t>
      </w:r>
      <w:proofErr w:type="spellEnd"/>
      <w:r w:rsidRPr="00803F41">
        <w:rPr>
          <w:rFonts w:ascii="Times New Roman" w:hAnsi="Times New Roman"/>
          <w:sz w:val="24"/>
          <w:lang w:eastAsia="en-US"/>
        </w:rPr>
        <w:t xml:space="preserve"> de alto risco com </w:t>
      </w:r>
      <w:proofErr w:type="spellStart"/>
      <w:r w:rsidRPr="00803F41">
        <w:rPr>
          <w:rFonts w:ascii="Times New Roman" w:hAnsi="Times New Roman"/>
          <w:sz w:val="24"/>
          <w:lang w:eastAsia="en-US"/>
        </w:rPr>
        <w:t>carboplatina</w:t>
      </w:r>
      <w:proofErr w:type="spellEnd"/>
      <w:r w:rsidRPr="00803F41">
        <w:rPr>
          <w:rFonts w:ascii="Times New Roman" w:hAnsi="Times New Roman"/>
          <w:sz w:val="24"/>
          <w:lang w:eastAsia="en-US"/>
        </w:rPr>
        <w:t xml:space="preserve">, ciclofosfamida e vincristina, </w:t>
      </w:r>
      <w:proofErr w:type="spellStart"/>
      <w:r w:rsidRPr="00803F41">
        <w:rPr>
          <w:rFonts w:ascii="Times New Roman" w:hAnsi="Times New Roman"/>
          <w:sz w:val="24"/>
          <w:lang w:eastAsia="en-US"/>
        </w:rPr>
        <w:t>Jakack</w:t>
      </w:r>
      <w:r w:rsidR="008F243D">
        <w:rPr>
          <w:rFonts w:ascii="Times New Roman" w:hAnsi="Times New Roman"/>
          <w:sz w:val="24"/>
          <w:lang w:eastAsia="en-US"/>
        </w:rPr>
        <w:t>i</w:t>
      </w:r>
      <w:proofErr w:type="spellEnd"/>
      <w:r w:rsidR="008F243D">
        <w:rPr>
          <w:rFonts w:ascii="Times New Roman" w:hAnsi="Times New Roman"/>
          <w:sz w:val="24"/>
          <w:lang w:eastAsia="en-US"/>
        </w:rPr>
        <w:t xml:space="preserve"> e cols.</w:t>
      </w:r>
      <w:r w:rsidRPr="00803F41">
        <w:rPr>
          <w:rFonts w:ascii="Times New Roman" w:hAnsi="Times New Roman"/>
          <w:sz w:val="24"/>
          <w:lang w:eastAsia="en-US"/>
        </w:rPr>
        <w:t xml:space="preserve"> (2012) reportaram 89% de </w:t>
      </w:r>
      <w:proofErr w:type="spellStart"/>
      <w:r w:rsidRPr="00803F41">
        <w:rPr>
          <w:rFonts w:ascii="Times New Roman" w:hAnsi="Times New Roman"/>
          <w:sz w:val="24"/>
          <w:lang w:eastAsia="en-US"/>
        </w:rPr>
        <w:t>neutropenia</w:t>
      </w:r>
      <w:proofErr w:type="spellEnd"/>
      <w:r w:rsidRPr="00803F41">
        <w:rPr>
          <w:rFonts w:ascii="Times New Roman" w:hAnsi="Times New Roman"/>
          <w:sz w:val="24"/>
          <w:lang w:eastAsia="en-US"/>
        </w:rPr>
        <w:t xml:space="preserve">, 53% de </w:t>
      </w:r>
      <w:proofErr w:type="spellStart"/>
      <w:r w:rsidRPr="00803F41">
        <w:rPr>
          <w:rFonts w:ascii="Times New Roman" w:hAnsi="Times New Roman"/>
          <w:sz w:val="24"/>
          <w:lang w:eastAsia="en-US"/>
        </w:rPr>
        <w:t>plaquetopenia</w:t>
      </w:r>
      <w:proofErr w:type="spellEnd"/>
      <w:r w:rsidRPr="00803F41">
        <w:rPr>
          <w:rFonts w:ascii="Times New Roman" w:hAnsi="Times New Roman"/>
          <w:sz w:val="24"/>
          <w:lang w:eastAsia="en-US"/>
        </w:rPr>
        <w:t xml:space="preserve"> e 25% de infecção.</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O protocolo da SLAOP incluiu pacientes com </w:t>
      </w:r>
      <w:proofErr w:type="spellStart"/>
      <w:r w:rsidRPr="00803F41">
        <w:rPr>
          <w:rFonts w:ascii="Times New Roman" w:hAnsi="Times New Roman"/>
          <w:sz w:val="24"/>
          <w:lang w:eastAsia="en-US"/>
        </w:rPr>
        <w:t>meduloblastoma</w:t>
      </w:r>
      <w:proofErr w:type="spellEnd"/>
      <w:r w:rsidRPr="00803F41">
        <w:rPr>
          <w:rFonts w:ascii="Times New Roman" w:hAnsi="Times New Roman"/>
          <w:sz w:val="24"/>
          <w:lang w:eastAsia="en-US"/>
        </w:rPr>
        <w:t xml:space="preserve"> de alto risco e usou uma abordagem de QT </w:t>
      </w:r>
      <w:proofErr w:type="spellStart"/>
      <w:r w:rsidRPr="00803F41">
        <w:rPr>
          <w:rFonts w:ascii="Times New Roman" w:hAnsi="Times New Roman"/>
          <w:sz w:val="24"/>
          <w:lang w:eastAsia="en-US"/>
        </w:rPr>
        <w:t>pré</w:t>
      </w:r>
      <w:proofErr w:type="spellEnd"/>
      <w:r w:rsidRPr="00803F41">
        <w:rPr>
          <w:rFonts w:ascii="Times New Roman" w:hAnsi="Times New Roman"/>
          <w:sz w:val="24"/>
          <w:lang w:eastAsia="en-US"/>
        </w:rPr>
        <w:t xml:space="preserve">-RT com cisplatina, vincristina, </w:t>
      </w:r>
      <w:proofErr w:type="spellStart"/>
      <w:r w:rsidR="007C503C">
        <w:rPr>
          <w:rFonts w:ascii="Times New Roman" w:hAnsi="Times New Roman"/>
          <w:sz w:val="24"/>
          <w:lang w:eastAsia="en-US"/>
        </w:rPr>
        <w:t>etoposido</w:t>
      </w:r>
      <w:proofErr w:type="spellEnd"/>
      <w:r w:rsidRPr="00803F41">
        <w:rPr>
          <w:rFonts w:ascii="Times New Roman" w:hAnsi="Times New Roman"/>
          <w:sz w:val="24"/>
          <w:lang w:eastAsia="en-US"/>
        </w:rPr>
        <w:t xml:space="preserve"> e ciclofosfamida (GAJJAR, 1999). Já o protocolo SOBOPE 1998 usou </w:t>
      </w:r>
      <w:proofErr w:type="spellStart"/>
      <w:r w:rsidRPr="00803F41">
        <w:rPr>
          <w:rFonts w:ascii="Times New Roman" w:hAnsi="Times New Roman"/>
          <w:sz w:val="24"/>
          <w:lang w:eastAsia="en-US"/>
        </w:rPr>
        <w:t>carboplatina</w:t>
      </w:r>
      <w:proofErr w:type="spellEnd"/>
      <w:r w:rsidRPr="00803F41">
        <w:rPr>
          <w:rFonts w:ascii="Times New Roman" w:hAnsi="Times New Roman"/>
          <w:sz w:val="24"/>
          <w:lang w:eastAsia="en-US"/>
        </w:rPr>
        <w:t xml:space="preserve"> e </w:t>
      </w:r>
      <w:proofErr w:type="spellStart"/>
      <w:r w:rsidRPr="00803F41">
        <w:rPr>
          <w:rFonts w:ascii="Times New Roman" w:hAnsi="Times New Roman"/>
          <w:sz w:val="24"/>
          <w:lang w:eastAsia="en-US"/>
        </w:rPr>
        <w:t>ifosfamida</w:t>
      </w:r>
      <w:proofErr w:type="spellEnd"/>
      <w:r w:rsidRPr="00803F41">
        <w:rPr>
          <w:rFonts w:ascii="Times New Roman" w:hAnsi="Times New Roman"/>
          <w:sz w:val="24"/>
          <w:lang w:eastAsia="en-US"/>
        </w:rPr>
        <w:t xml:space="preserve"> no lugar da cisplatina e ciclofosfamida. Esse estudo envolveu o uso de RT e QT concomitantes (</w:t>
      </w:r>
      <w:proofErr w:type="spellStart"/>
      <w:r w:rsidRPr="00803F41">
        <w:rPr>
          <w:rFonts w:ascii="Times New Roman" w:hAnsi="Times New Roman"/>
          <w:sz w:val="24"/>
          <w:lang w:eastAsia="en-US"/>
        </w:rPr>
        <w:t>radiosensibilizante</w:t>
      </w:r>
      <w:proofErr w:type="spellEnd"/>
      <w:r w:rsidRPr="00803F41">
        <w:rPr>
          <w:rFonts w:ascii="Times New Roman" w:hAnsi="Times New Roman"/>
          <w:sz w:val="24"/>
          <w:lang w:eastAsia="en-US"/>
        </w:rPr>
        <w:t>). Pode-se prever que o perfil de toxicidade de pacientes submetidos a estes dois protocolos seja diferente (EPELMAN, 1998). Não foi possível fazer análise comparativa entre tratamentos diversos em nossa avaliação devido ao número insuficiente de casos com eventos adversos e número total de casos em cada tratamento.</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De uma forma geral, aparentemente, nossos resultados mostram uma frequência de eventos adversos menor do que o esperado pelos dados dos ensaios clínicos publicados. Uma das razões mais prováveis para isso é o viés de relato, uma vez que a coleta de dados foi retrospectiva. É possível que nem todos os eventos ocorridos tenham sido anotados no prontuário dos pacientes. Uma indicação deste fato é a baixa frequência de eventos gastrointestinais (náuseas, vômitos, obstipação, </w:t>
      </w:r>
      <w:proofErr w:type="spellStart"/>
      <w:r w:rsidRPr="00803F41">
        <w:rPr>
          <w:rFonts w:ascii="Times New Roman" w:hAnsi="Times New Roman"/>
          <w:sz w:val="24"/>
          <w:lang w:eastAsia="en-US"/>
        </w:rPr>
        <w:t>etc</w:t>
      </w:r>
      <w:proofErr w:type="spellEnd"/>
      <w:r w:rsidRPr="00803F41">
        <w:rPr>
          <w:rFonts w:ascii="Times New Roman" w:hAnsi="Times New Roman"/>
          <w:sz w:val="24"/>
          <w:lang w:eastAsia="en-US"/>
        </w:rPr>
        <w:t xml:space="preserve">) e de alopecia relatada neste estudo (Tabela 1). Como espera-se uma </w:t>
      </w:r>
      <w:r w:rsidR="000B3507">
        <w:rPr>
          <w:rFonts w:ascii="Times New Roman" w:hAnsi="Times New Roman"/>
          <w:sz w:val="24"/>
          <w:lang w:eastAsia="en-US"/>
        </w:rPr>
        <w:t>incid</w:t>
      </w:r>
      <w:r w:rsidRPr="00803F41">
        <w:rPr>
          <w:rFonts w:ascii="Times New Roman" w:hAnsi="Times New Roman"/>
          <w:sz w:val="24"/>
          <w:lang w:eastAsia="en-US"/>
        </w:rPr>
        <w:t xml:space="preserve">ência elevada destes eventos, o mais provável é que não tenham sido valorizados pelos profissionais assistentes e tenham deixado de ser anotados devidamente. Mesmo assim, as frequências obtidas neste estudo indicam uma </w:t>
      </w:r>
      <w:r w:rsidR="000B3507">
        <w:rPr>
          <w:rFonts w:ascii="Times New Roman" w:hAnsi="Times New Roman"/>
          <w:sz w:val="24"/>
          <w:lang w:eastAsia="en-US"/>
        </w:rPr>
        <w:t>incid</w:t>
      </w:r>
      <w:r w:rsidRPr="00803F41">
        <w:rPr>
          <w:rFonts w:ascii="Times New Roman" w:hAnsi="Times New Roman"/>
          <w:sz w:val="24"/>
          <w:lang w:eastAsia="en-US"/>
        </w:rPr>
        <w:t>ência significativa de eventos adversos relacionados à QT nesse grupo selecionado de pacientes.</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lastRenderedPageBreak/>
        <w:t xml:space="preserve">As reações atribuídas à </w:t>
      </w:r>
      <w:proofErr w:type="spellStart"/>
      <w:r w:rsidRPr="00803F41">
        <w:rPr>
          <w:rFonts w:ascii="Times New Roman" w:hAnsi="Times New Roman"/>
          <w:sz w:val="24"/>
          <w:lang w:eastAsia="en-US"/>
        </w:rPr>
        <w:t>carboplatina</w:t>
      </w:r>
      <w:proofErr w:type="spellEnd"/>
      <w:r w:rsidRPr="00803F41">
        <w:rPr>
          <w:rFonts w:ascii="Times New Roman" w:hAnsi="Times New Roman"/>
          <w:sz w:val="24"/>
          <w:lang w:eastAsia="en-US"/>
        </w:rPr>
        <w:t xml:space="preserve"> ocorreram durante sua infusão e seguiram o padrão descrito na literatura de alergia a </w:t>
      </w:r>
      <w:r w:rsidRPr="008F243D">
        <w:rPr>
          <w:rFonts w:ascii="Times New Roman" w:hAnsi="Times New Roman"/>
          <w:sz w:val="24"/>
          <w:lang w:eastAsia="en-US"/>
        </w:rPr>
        <w:t>est</w:t>
      </w:r>
      <w:r w:rsidR="00B2543B" w:rsidRPr="008F243D">
        <w:rPr>
          <w:rFonts w:ascii="Times New Roman" w:hAnsi="Times New Roman"/>
          <w:sz w:val="24"/>
          <w:lang w:eastAsia="en-US"/>
        </w:rPr>
        <w:t>e fármaco</w:t>
      </w:r>
      <w:r w:rsidRPr="00803F41">
        <w:rPr>
          <w:rFonts w:ascii="Times New Roman" w:hAnsi="Times New Roman"/>
          <w:sz w:val="24"/>
          <w:lang w:eastAsia="en-US"/>
        </w:rPr>
        <w:t xml:space="preserve">. É sabido que até 30% dos pacientes que recebem </w:t>
      </w:r>
      <w:proofErr w:type="spellStart"/>
      <w:r w:rsidRPr="00803F41">
        <w:rPr>
          <w:rFonts w:ascii="Times New Roman" w:hAnsi="Times New Roman"/>
          <w:sz w:val="24"/>
          <w:lang w:eastAsia="en-US"/>
        </w:rPr>
        <w:t>carboplatina</w:t>
      </w:r>
      <w:proofErr w:type="spellEnd"/>
      <w:r w:rsidRPr="00803F41">
        <w:rPr>
          <w:rFonts w:ascii="Times New Roman" w:hAnsi="Times New Roman"/>
          <w:sz w:val="24"/>
          <w:lang w:eastAsia="en-US"/>
        </w:rPr>
        <w:t xml:space="preserve"> podem desenvolver alergia (PACKER, 1997; ATER, 2012). Já a baixa frequência de </w:t>
      </w:r>
      <w:proofErr w:type="spellStart"/>
      <w:r w:rsidRPr="00803F41">
        <w:rPr>
          <w:rFonts w:ascii="Times New Roman" w:hAnsi="Times New Roman"/>
          <w:sz w:val="24"/>
          <w:lang w:eastAsia="en-US"/>
        </w:rPr>
        <w:t>ototoxicidade</w:t>
      </w:r>
      <w:proofErr w:type="spellEnd"/>
      <w:r w:rsidRPr="00803F41">
        <w:rPr>
          <w:rFonts w:ascii="Times New Roman" w:hAnsi="Times New Roman"/>
          <w:sz w:val="24"/>
          <w:lang w:eastAsia="en-US"/>
        </w:rPr>
        <w:t xml:space="preserve"> pode ter se devido ao fato de que a maioria dos pacientes usou esquemas com </w:t>
      </w:r>
      <w:proofErr w:type="spellStart"/>
      <w:r w:rsidRPr="00803F41">
        <w:rPr>
          <w:rFonts w:ascii="Times New Roman" w:hAnsi="Times New Roman"/>
          <w:sz w:val="24"/>
          <w:lang w:eastAsia="en-US"/>
        </w:rPr>
        <w:t>carboplatina</w:t>
      </w:r>
      <w:proofErr w:type="spellEnd"/>
      <w:r w:rsidRPr="00803F41">
        <w:rPr>
          <w:rFonts w:ascii="Times New Roman" w:hAnsi="Times New Roman"/>
          <w:sz w:val="24"/>
          <w:lang w:eastAsia="en-US"/>
        </w:rPr>
        <w:t xml:space="preserve"> no lugar de cisplatina. O estudo de pacientes tratados mais recentemente </w:t>
      </w:r>
      <w:r w:rsidR="00BA5D26">
        <w:rPr>
          <w:rFonts w:ascii="Times New Roman" w:hAnsi="Times New Roman"/>
          <w:sz w:val="24"/>
          <w:lang w:eastAsia="en-US"/>
        </w:rPr>
        <w:t>no CPC-HIAS</w:t>
      </w:r>
      <w:r w:rsidRPr="00803F41">
        <w:rPr>
          <w:rFonts w:ascii="Times New Roman" w:hAnsi="Times New Roman"/>
          <w:sz w:val="24"/>
          <w:lang w:eastAsia="en-US"/>
        </w:rPr>
        <w:t>, após a adoção de esquemas que voltaram a usar cisplatina, pode esclarecer esse ponto.</w:t>
      </w: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hAnsi="Times New Roman"/>
          <w:sz w:val="24"/>
          <w:lang w:eastAsia="en-US"/>
        </w:rPr>
        <w:t xml:space="preserve">A ocorrência de eventos de sangramento cerebral é digna de nota e pode ser multifatorial. Complicações cirúrgicas, </w:t>
      </w:r>
      <w:proofErr w:type="spellStart"/>
      <w:r w:rsidRPr="00803F41">
        <w:rPr>
          <w:rFonts w:ascii="Times New Roman" w:hAnsi="Times New Roman"/>
          <w:sz w:val="24"/>
          <w:lang w:eastAsia="en-US"/>
        </w:rPr>
        <w:t>plaquetopenia</w:t>
      </w:r>
      <w:proofErr w:type="spellEnd"/>
      <w:r w:rsidRPr="00803F41">
        <w:rPr>
          <w:rFonts w:ascii="Times New Roman" w:hAnsi="Times New Roman"/>
          <w:sz w:val="24"/>
          <w:lang w:eastAsia="en-US"/>
        </w:rPr>
        <w:t xml:space="preserve">, </w:t>
      </w:r>
      <w:proofErr w:type="spellStart"/>
      <w:r w:rsidRPr="00803F41">
        <w:rPr>
          <w:rFonts w:ascii="Times New Roman" w:hAnsi="Times New Roman"/>
          <w:sz w:val="24"/>
          <w:lang w:eastAsia="en-US"/>
        </w:rPr>
        <w:t>coagulopatia</w:t>
      </w:r>
      <w:proofErr w:type="spellEnd"/>
      <w:r w:rsidRPr="00803F41">
        <w:rPr>
          <w:rFonts w:ascii="Times New Roman" w:hAnsi="Times New Roman"/>
          <w:sz w:val="24"/>
          <w:lang w:eastAsia="en-US"/>
        </w:rPr>
        <w:t xml:space="preserve"> e o uso de antiepilépticos podem estar associadas a este grupo de eventos. Durante o período estudado, utilizou-se a profilaxia rotineira de epilepsia. </w:t>
      </w:r>
      <w:r w:rsidR="00B2543B" w:rsidRPr="008F243D">
        <w:rPr>
          <w:rFonts w:ascii="Times New Roman" w:hAnsi="Times New Roman"/>
          <w:sz w:val="24"/>
          <w:lang w:eastAsia="en-US"/>
        </w:rPr>
        <w:t xml:space="preserve">O medicamento </w:t>
      </w:r>
      <w:r w:rsidRPr="008F243D">
        <w:rPr>
          <w:rFonts w:ascii="Times New Roman" w:hAnsi="Times New Roman"/>
          <w:sz w:val="24"/>
          <w:lang w:eastAsia="en-US"/>
        </w:rPr>
        <w:t>escolhid</w:t>
      </w:r>
      <w:r w:rsidR="00B2543B" w:rsidRPr="008F243D">
        <w:rPr>
          <w:rFonts w:ascii="Times New Roman" w:hAnsi="Times New Roman"/>
          <w:sz w:val="24"/>
          <w:lang w:eastAsia="en-US"/>
        </w:rPr>
        <w:t>o</w:t>
      </w:r>
      <w:r w:rsidRPr="008F243D">
        <w:rPr>
          <w:rFonts w:ascii="Times New Roman" w:hAnsi="Times New Roman"/>
          <w:sz w:val="24"/>
          <w:lang w:eastAsia="en-US"/>
        </w:rPr>
        <w:t xml:space="preserve"> para ser usad</w:t>
      </w:r>
      <w:r w:rsidR="00B2543B" w:rsidRPr="008F243D">
        <w:rPr>
          <w:rFonts w:ascii="Times New Roman" w:hAnsi="Times New Roman"/>
          <w:sz w:val="24"/>
          <w:lang w:eastAsia="en-US"/>
        </w:rPr>
        <w:t>o</w:t>
      </w:r>
      <w:r w:rsidRPr="00803F41">
        <w:rPr>
          <w:rFonts w:ascii="Times New Roman" w:hAnsi="Times New Roman"/>
          <w:sz w:val="24"/>
          <w:lang w:eastAsia="en-US"/>
        </w:rPr>
        <w:t xml:space="preserve"> de rotina foi o ácido </w:t>
      </w:r>
      <w:proofErr w:type="spellStart"/>
      <w:r w:rsidRPr="00803F41">
        <w:rPr>
          <w:rFonts w:ascii="Times New Roman" w:hAnsi="Times New Roman"/>
          <w:sz w:val="24"/>
          <w:lang w:eastAsia="en-US"/>
        </w:rPr>
        <w:t>valpróico</w:t>
      </w:r>
      <w:proofErr w:type="spellEnd"/>
      <w:r w:rsidRPr="00803F41">
        <w:rPr>
          <w:rFonts w:ascii="Times New Roman" w:hAnsi="Times New Roman"/>
          <w:sz w:val="24"/>
          <w:lang w:eastAsia="en-US"/>
        </w:rPr>
        <w:t xml:space="preserve">, pois o mesmo não interfere significativamente com o metabolismo de </w:t>
      </w:r>
      <w:proofErr w:type="gramStart"/>
      <w:r w:rsidRPr="00803F41">
        <w:rPr>
          <w:rFonts w:ascii="Times New Roman" w:hAnsi="Times New Roman"/>
          <w:sz w:val="24"/>
          <w:lang w:eastAsia="en-US"/>
        </w:rPr>
        <w:t>quimioterápicos anticâncer</w:t>
      </w:r>
      <w:proofErr w:type="gramEnd"/>
      <w:r w:rsidRPr="00803F41">
        <w:rPr>
          <w:rFonts w:ascii="Times New Roman" w:hAnsi="Times New Roman"/>
          <w:sz w:val="24"/>
          <w:lang w:eastAsia="en-US"/>
        </w:rPr>
        <w:t xml:space="preserve">, ao contrário de </w:t>
      </w:r>
      <w:r w:rsidR="00B2543B" w:rsidRPr="008F243D">
        <w:rPr>
          <w:rFonts w:ascii="Times New Roman" w:hAnsi="Times New Roman"/>
          <w:sz w:val="24"/>
          <w:lang w:eastAsia="en-US"/>
        </w:rPr>
        <w:t>fármacos</w:t>
      </w:r>
      <w:r w:rsidR="00B2543B">
        <w:rPr>
          <w:rFonts w:ascii="Times New Roman" w:hAnsi="Times New Roman"/>
          <w:sz w:val="24"/>
          <w:lang w:eastAsia="en-US"/>
        </w:rPr>
        <w:t xml:space="preserve"> </w:t>
      </w:r>
      <w:r w:rsidRPr="00803F41">
        <w:rPr>
          <w:rFonts w:ascii="Times New Roman" w:hAnsi="Times New Roman"/>
          <w:sz w:val="24"/>
          <w:lang w:eastAsia="en-US"/>
        </w:rPr>
        <w:t xml:space="preserve">como o fenobarbital e </w:t>
      </w:r>
      <w:proofErr w:type="spellStart"/>
      <w:r w:rsidRPr="00803F41">
        <w:rPr>
          <w:rFonts w:ascii="Times New Roman" w:hAnsi="Times New Roman"/>
          <w:sz w:val="24"/>
          <w:lang w:eastAsia="en-US"/>
        </w:rPr>
        <w:t>fenitoína</w:t>
      </w:r>
      <w:proofErr w:type="spellEnd"/>
      <w:r w:rsidRPr="00803F41">
        <w:rPr>
          <w:rFonts w:ascii="Times New Roman" w:hAnsi="Times New Roman"/>
          <w:sz w:val="24"/>
          <w:lang w:eastAsia="en-US"/>
        </w:rPr>
        <w:t>, indutoras enzimáticas hepáticas (WELLS</w:t>
      </w:r>
      <w:r w:rsidR="008F243D">
        <w:rPr>
          <w:rFonts w:ascii="Times New Roman" w:hAnsi="Times New Roman"/>
          <w:sz w:val="24"/>
          <w:lang w:eastAsia="en-US"/>
        </w:rPr>
        <w:t>;</w:t>
      </w:r>
      <w:r w:rsidRPr="00803F41">
        <w:rPr>
          <w:rFonts w:ascii="Times New Roman" w:hAnsi="Times New Roman"/>
          <w:sz w:val="24"/>
          <w:lang w:eastAsia="en-US"/>
        </w:rPr>
        <w:t xml:space="preserve"> </w:t>
      </w:r>
      <w:r w:rsidRPr="00683EAA">
        <w:rPr>
          <w:rFonts w:ascii="Times New Roman" w:hAnsi="Times New Roman"/>
          <w:sz w:val="24"/>
          <w:szCs w:val="24"/>
          <w:lang w:eastAsia="en-US"/>
        </w:rPr>
        <w:t>GAILLARD</w:t>
      </w:r>
      <w:r w:rsidR="008F243D" w:rsidRPr="00683EAA">
        <w:rPr>
          <w:rFonts w:ascii="Times New Roman" w:hAnsi="Times New Roman"/>
          <w:sz w:val="24"/>
          <w:szCs w:val="24"/>
          <w:lang w:eastAsia="en-US"/>
        </w:rPr>
        <w:t>;</w:t>
      </w:r>
      <w:r w:rsidRPr="00683EAA">
        <w:rPr>
          <w:rFonts w:ascii="Times New Roman" w:hAnsi="Times New Roman"/>
          <w:sz w:val="24"/>
          <w:szCs w:val="24"/>
          <w:lang w:eastAsia="en-US"/>
        </w:rPr>
        <w:t xml:space="preserve"> PACKER, </w:t>
      </w:r>
      <w:r w:rsidRPr="00803F41">
        <w:rPr>
          <w:rFonts w:ascii="Times New Roman" w:hAnsi="Times New Roman"/>
          <w:sz w:val="24"/>
          <w:lang w:eastAsia="en-US"/>
        </w:rPr>
        <w:t xml:space="preserve">2012). Um ensaio fase I recente mostrou que o tratamento de crianças com tumores cerebrais com ácido </w:t>
      </w:r>
      <w:proofErr w:type="spellStart"/>
      <w:r w:rsidRPr="00803F41">
        <w:rPr>
          <w:rFonts w:ascii="Times New Roman" w:hAnsi="Times New Roman"/>
          <w:sz w:val="24"/>
          <w:lang w:eastAsia="en-US"/>
        </w:rPr>
        <w:t>valpróico</w:t>
      </w:r>
      <w:proofErr w:type="spellEnd"/>
      <w:r w:rsidRPr="00803F41">
        <w:rPr>
          <w:rFonts w:ascii="Times New Roman" w:hAnsi="Times New Roman"/>
          <w:sz w:val="24"/>
          <w:lang w:eastAsia="en-US"/>
        </w:rPr>
        <w:t xml:space="preserve"> pode potencialmente aumentar a incidência de sangramento cerebral (SU </w:t>
      </w:r>
      <w:r w:rsidRPr="00803F41">
        <w:rPr>
          <w:rFonts w:ascii="Times New Roman" w:hAnsi="Times New Roman"/>
          <w:i/>
          <w:sz w:val="24"/>
          <w:lang w:eastAsia="en-US"/>
        </w:rPr>
        <w:t>et al.,</w:t>
      </w:r>
      <w:r w:rsidRPr="00803F41">
        <w:rPr>
          <w:rFonts w:ascii="Times New Roman" w:hAnsi="Times New Roman"/>
          <w:sz w:val="24"/>
          <w:lang w:eastAsia="en-US"/>
        </w:rPr>
        <w:t xml:space="preserve"> 201</w:t>
      </w:r>
      <w:r w:rsidR="00BA5D26">
        <w:rPr>
          <w:rFonts w:ascii="Times New Roman" w:hAnsi="Times New Roman"/>
          <w:sz w:val="24"/>
          <w:lang w:eastAsia="en-US"/>
        </w:rPr>
        <w:t>1</w:t>
      </w:r>
      <w:r w:rsidRPr="00803F41">
        <w:rPr>
          <w:rFonts w:ascii="Times New Roman" w:hAnsi="Times New Roman"/>
          <w:sz w:val="24"/>
          <w:lang w:eastAsia="en-US"/>
        </w:rPr>
        <w:t xml:space="preserve">). O ácido </w:t>
      </w:r>
      <w:proofErr w:type="spellStart"/>
      <w:r w:rsidRPr="00803F41">
        <w:rPr>
          <w:rFonts w:ascii="Times New Roman" w:hAnsi="Times New Roman"/>
          <w:sz w:val="24"/>
          <w:lang w:eastAsia="en-US"/>
        </w:rPr>
        <w:t>valpróico</w:t>
      </w:r>
      <w:proofErr w:type="spellEnd"/>
      <w:r w:rsidRPr="00803F41">
        <w:rPr>
          <w:rFonts w:ascii="Times New Roman" w:hAnsi="Times New Roman"/>
          <w:sz w:val="24"/>
          <w:lang w:eastAsia="en-US"/>
        </w:rPr>
        <w:t xml:space="preserve"> pode induzir </w:t>
      </w:r>
      <w:proofErr w:type="spellStart"/>
      <w:r w:rsidRPr="00803F41">
        <w:rPr>
          <w:rFonts w:ascii="Times New Roman" w:hAnsi="Times New Roman"/>
          <w:sz w:val="24"/>
          <w:lang w:eastAsia="en-US"/>
        </w:rPr>
        <w:t>plaquetopenia</w:t>
      </w:r>
      <w:proofErr w:type="spellEnd"/>
      <w:r w:rsidRPr="00803F41">
        <w:rPr>
          <w:rFonts w:ascii="Times New Roman" w:hAnsi="Times New Roman"/>
          <w:sz w:val="24"/>
          <w:lang w:eastAsia="en-US"/>
        </w:rPr>
        <w:t xml:space="preserve"> e eventos adversos já foram reportados após seu uso concomitante com QT (BOURG </w:t>
      </w:r>
      <w:r w:rsidRPr="00803F41">
        <w:rPr>
          <w:rFonts w:ascii="Times New Roman" w:hAnsi="Times New Roman"/>
          <w:i/>
          <w:sz w:val="24"/>
          <w:lang w:eastAsia="en-US"/>
        </w:rPr>
        <w:t>et al.</w:t>
      </w:r>
      <w:r w:rsidRPr="00803F41">
        <w:rPr>
          <w:rFonts w:ascii="Times New Roman" w:hAnsi="Times New Roman"/>
          <w:sz w:val="24"/>
          <w:lang w:eastAsia="en-US"/>
        </w:rPr>
        <w:t>, 2001).</w:t>
      </w:r>
    </w:p>
    <w:p w:rsidR="00803F41" w:rsidRPr="00803F41" w:rsidRDefault="00803F41" w:rsidP="00803F41">
      <w:pPr>
        <w:spacing w:line="360" w:lineRule="auto"/>
        <w:ind w:firstLine="1134"/>
        <w:jc w:val="both"/>
        <w:rPr>
          <w:rFonts w:ascii="Times New Roman" w:eastAsia="Times New Roman" w:hAnsi="Times New Roman"/>
          <w:sz w:val="24"/>
          <w:lang w:eastAsia="en-US"/>
        </w:rPr>
        <w:sectPr w:rsidR="00803F41" w:rsidRPr="00803F41" w:rsidSect="007D1172">
          <w:headerReference w:type="default" r:id="rId11"/>
          <w:pgSz w:w="11906" w:h="16838" w:code="9"/>
          <w:pgMar w:top="1701" w:right="1134" w:bottom="1134" w:left="1701" w:header="907" w:footer="709" w:gutter="0"/>
          <w:pgNumType w:start="9"/>
          <w:cols w:space="708"/>
          <w:docGrid w:linePitch="360"/>
        </w:sectPr>
      </w:pPr>
      <w:r w:rsidRPr="00803F41">
        <w:rPr>
          <w:rFonts w:ascii="Times New Roman" w:eastAsia="Times New Roman" w:hAnsi="Times New Roman"/>
          <w:sz w:val="24"/>
          <w:lang w:eastAsia="en-US"/>
        </w:rPr>
        <w:t xml:space="preserve">Em relação ao número de pacientes que faleceram </w:t>
      </w:r>
      <w:r w:rsidR="001F79B2">
        <w:rPr>
          <w:rFonts w:ascii="Times New Roman" w:eastAsia="Times New Roman" w:hAnsi="Times New Roman"/>
          <w:sz w:val="24"/>
          <w:lang w:eastAsia="en-US"/>
        </w:rPr>
        <w:t xml:space="preserve">possivelmente por complicações </w:t>
      </w:r>
      <w:proofErr w:type="gramStart"/>
      <w:r w:rsidR="001F79B2">
        <w:rPr>
          <w:rFonts w:ascii="Times New Roman" w:eastAsia="Times New Roman" w:hAnsi="Times New Roman"/>
          <w:sz w:val="24"/>
          <w:lang w:eastAsia="en-US"/>
        </w:rPr>
        <w:t xml:space="preserve">do </w:t>
      </w:r>
      <w:r w:rsidRPr="00803F41">
        <w:rPr>
          <w:rFonts w:ascii="Times New Roman" w:eastAsia="Times New Roman" w:hAnsi="Times New Roman"/>
          <w:sz w:val="24"/>
          <w:lang w:eastAsia="en-US"/>
        </w:rPr>
        <w:t xml:space="preserve"> tratamento</w:t>
      </w:r>
      <w:proofErr w:type="gramEnd"/>
      <w:r w:rsidRPr="00803F41">
        <w:rPr>
          <w:rFonts w:ascii="Times New Roman" w:eastAsia="Times New Roman" w:hAnsi="Times New Roman"/>
          <w:sz w:val="24"/>
          <w:lang w:eastAsia="en-US"/>
        </w:rPr>
        <w:t xml:space="preserve">, o fato de realizar cirurgia neurológica e RT são </w:t>
      </w:r>
      <w:proofErr w:type="spellStart"/>
      <w:r w:rsidRPr="00803F41">
        <w:rPr>
          <w:rFonts w:ascii="Times New Roman" w:eastAsia="Times New Roman" w:hAnsi="Times New Roman"/>
          <w:sz w:val="24"/>
          <w:lang w:eastAsia="en-US"/>
        </w:rPr>
        <w:t>comorbidades</w:t>
      </w:r>
      <w:proofErr w:type="spellEnd"/>
      <w:r w:rsidRPr="00803F41">
        <w:rPr>
          <w:rFonts w:ascii="Times New Roman" w:eastAsia="Times New Roman" w:hAnsi="Times New Roman"/>
          <w:sz w:val="24"/>
          <w:lang w:eastAsia="en-US"/>
        </w:rPr>
        <w:t xml:space="preserve"> importantes que podem contribuir para este desfecho. Todavia, como a toxicidade hematológica</w:t>
      </w:r>
      <w:r w:rsidR="008F243D">
        <w:rPr>
          <w:rFonts w:ascii="Times New Roman" w:eastAsia="Times New Roman" w:hAnsi="Times New Roman"/>
          <w:sz w:val="24"/>
          <w:lang w:eastAsia="en-US"/>
        </w:rPr>
        <w:t xml:space="preserve"> </w:t>
      </w:r>
      <w:r w:rsidRPr="00803F41">
        <w:rPr>
          <w:rFonts w:ascii="Times New Roman" w:eastAsia="Times New Roman" w:hAnsi="Times New Roman"/>
          <w:sz w:val="24"/>
          <w:lang w:eastAsia="en-US"/>
        </w:rPr>
        <w:t>é a mais frequente nestes pacientes, pode-se conjecturar que se trata do principal fator de risco de mortalidade. Ater</w:t>
      </w:r>
      <w:r w:rsidR="008F243D">
        <w:rPr>
          <w:rFonts w:ascii="Times New Roman" w:eastAsia="Times New Roman" w:hAnsi="Times New Roman"/>
          <w:sz w:val="24"/>
          <w:lang w:eastAsia="en-US"/>
        </w:rPr>
        <w:t xml:space="preserve"> </w:t>
      </w:r>
      <w:r w:rsidR="00BA5D26" w:rsidRPr="00683EAA">
        <w:rPr>
          <w:rFonts w:ascii="Times New Roman" w:eastAsia="Times New Roman" w:hAnsi="Times New Roman"/>
          <w:i/>
          <w:sz w:val="24"/>
          <w:lang w:eastAsia="en-US"/>
        </w:rPr>
        <w:t>et al.</w:t>
      </w:r>
      <w:r w:rsidRPr="00803F41">
        <w:rPr>
          <w:rFonts w:ascii="Times New Roman" w:eastAsia="Times New Roman" w:hAnsi="Times New Roman"/>
          <w:sz w:val="24"/>
          <w:lang w:eastAsia="en-US"/>
        </w:rPr>
        <w:t xml:space="preserve"> (2012) não relataram nenhum óbito por toxicidade no ensaio COG-A9952, </w:t>
      </w:r>
      <w:proofErr w:type="gramStart"/>
      <w:r w:rsidRPr="00803F41">
        <w:rPr>
          <w:rFonts w:ascii="Times New Roman" w:eastAsia="Times New Roman" w:hAnsi="Times New Roman"/>
          <w:sz w:val="24"/>
          <w:lang w:eastAsia="en-US"/>
        </w:rPr>
        <w:t>enquanto que</w:t>
      </w:r>
      <w:proofErr w:type="gramEnd"/>
      <w:r w:rsidRPr="00803F41">
        <w:rPr>
          <w:rFonts w:ascii="Times New Roman" w:eastAsia="Times New Roman" w:hAnsi="Times New Roman"/>
          <w:sz w:val="24"/>
          <w:lang w:eastAsia="en-US"/>
        </w:rPr>
        <w:t xml:space="preserve"> </w:t>
      </w:r>
      <w:proofErr w:type="spellStart"/>
      <w:r w:rsidRPr="00803F41">
        <w:rPr>
          <w:rFonts w:ascii="Times New Roman" w:eastAsia="Times New Roman" w:hAnsi="Times New Roman"/>
          <w:sz w:val="24"/>
          <w:lang w:eastAsia="en-US"/>
        </w:rPr>
        <w:t>Packer</w:t>
      </w:r>
      <w:proofErr w:type="spellEnd"/>
      <w:r w:rsidR="008F243D">
        <w:rPr>
          <w:rFonts w:ascii="Times New Roman" w:eastAsia="Times New Roman" w:hAnsi="Times New Roman"/>
          <w:sz w:val="24"/>
          <w:lang w:eastAsia="en-US"/>
        </w:rPr>
        <w:t xml:space="preserve"> </w:t>
      </w:r>
      <w:r w:rsidR="00BA5D26" w:rsidRPr="000E5A08">
        <w:rPr>
          <w:rFonts w:ascii="Times New Roman" w:eastAsia="Times New Roman" w:hAnsi="Times New Roman"/>
          <w:i/>
          <w:sz w:val="24"/>
          <w:lang w:eastAsia="en-US"/>
        </w:rPr>
        <w:t>et al.</w:t>
      </w:r>
      <w:r w:rsidR="00BA5D26" w:rsidRPr="00803F41">
        <w:rPr>
          <w:rFonts w:ascii="Times New Roman" w:eastAsia="Times New Roman" w:hAnsi="Times New Roman"/>
          <w:sz w:val="24"/>
          <w:lang w:eastAsia="en-US"/>
        </w:rPr>
        <w:t xml:space="preserve"> </w:t>
      </w:r>
      <w:r w:rsidRPr="00803F41">
        <w:rPr>
          <w:rFonts w:ascii="Times New Roman" w:eastAsia="Times New Roman" w:hAnsi="Times New Roman"/>
          <w:sz w:val="24"/>
          <w:lang w:eastAsia="en-US"/>
        </w:rPr>
        <w:t xml:space="preserve">(2006) </w:t>
      </w:r>
      <w:r w:rsidRPr="00803F41">
        <w:rPr>
          <w:rFonts w:ascii="Times New Roman" w:hAnsi="Times New Roman"/>
          <w:sz w:val="24"/>
          <w:lang w:eastAsia="en-US"/>
        </w:rPr>
        <w:t>referiram</w:t>
      </w:r>
      <w:r w:rsidRPr="00803F41">
        <w:rPr>
          <w:rFonts w:ascii="Times New Roman" w:eastAsia="Times New Roman" w:hAnsi="Times New Roman"/>
          <w:sz w:val="24"/>
          <w:lang w:eastAsia="en-US"/>
        </w:rPr>
        <w:t xml:space="preserve"> apenas 2 óbitos aparentemente por complicações do tratamento e </w:t>
      </w:r>
      <w:proofErr w:type="spellStart"/>
      <w:r w:rsidRPr="00803F41">
        <w:rPr>
          <w:rFonts w:ascii="Times New Roman" w:eastAsia="Times New Roman" w:hAnsi="Times New Roman"/>
          <w:sz w:val="24"/>
          <w:lang w:eastAsia="en-US"/>
        </w:rPr>
        <w:t>Jakacki</w:t>
      </w:r>
      <w:proofErr w:type="spellEnd"/>
      <w:r w:rsidR="008F243D">
        <w:rPr>
          <w:rFonts w:ascii="Times New Roman" w:eastAsia="Times New Roman" w:hAnsi="Times New Roman"/>
          <w:i/>
          <w:sz w:val="24"/>
          <w:lang w:eastAsia="en-US"/>
        </w:rPr>
        <w:t xml:space="preserve"> </w:t>
      </w:r>
      <w:r w:rsidR="008F243D">
        <w:rPr>
          <w:rFonts w:ascii="Times New Roman" w:eastAsia="Times New Roman" w:hAnsi="Times New Roman"/>
          <w:sz w:val="24"/>
          <w:lang w:eastAsia="en-US"/>
        </w:rPr>
        <w:t>e cols.</w:t>
      </w:r>
      <w:r w:rsidRPr="00803F41">
        <w:rPr>
          <w:rFonts w:ascii="Times New Roman" w:eastAsia="Times New Roman" w:hAnsi="Times New Roman"/>
          <w:sz w:val="24"/>
          <w:lang w:eastAsia="en-US"/>
        </w:rPr>
        <w:t xml:space="preserve"> (2012) </w:t>
      </w:r>
      <w:r w:rsidRPr="00803F41">
        <w:rPr>
          <w:rFonts w:ascii="Times New Roman" w:hAnsi="Times New Roman"/>
          <w:sz w:val="24"/>
          <w:lang w:eastAsia="en-US"/>
        </w:rPr>
        <w:t>observaram nenhum óbito</w:t>
      </w:r>
      <w:r w:rsidRPr="00803F41">
        <w:rPr>
          <w:rFonts w:ascii="Times New Roman" w:eastAsia="Times New Roman" w:hAnsi="Times New Roman"/>
          <w:sz w:val="24"/>
          <w:lang w:eastAsia="en-US"/>
        </w:rPr>
        <w:t xml:space="preserve">. A grande maioria dos pacientes que </w:t>
      </w:r>
      <w:r w:rsidR="00B77C41">
        <w:rPr>
          <w:rFonts w:ascii="Times New Roman" w:eastAsia="Times New Roman" w:hAnsi="Times New Roman"/>
          <w:sz w:val="24"/>
          <w:lang w:eastAsia="en-US"/>
        </w:rPr>
        <w:t>foram a óbito haviam recebido</w:t>
      </w:r>
      <w:r w:rsidRPr="00803F41">
        <w:rPr>
          <w:rFonts w:ascii="Times New Roman" w:eastAsia="Times New Roman" w:hAnsi="Times New Roman"/>
          <w:sz w:val="24"/>
          <w:lang w:eastAsia="en-US"/>
        </w:rPr>
        <w:t xml:space="preserve"> os protocolos da SLAOP e SOBOPE 1998 (9 de 15, 60%). O fato de terem recebido terapia multimodalidade em sua quase totalidade e de uma parte significativa ter doença recorrente ou progressiva (4 de 15, 27%) certamente contribuiu para o desfecho. Mesmo assim, o número elevado de óbitos contrasta com os dados publicados de ensaios internacionais. Uma característica que ajuda a explicar o aparente paradoxo entre total de eventos adversos relatados (relativamente baixo) e número de óbitos por complicações do tratamento (significativamente elevado) pode ser o fato de que o número de óbitos </w:t>
      </w:r>
      <w:r w:rsidR="00BA5D26">
        <w:rPr>
          <w:rFonts w:ascii="Times New Roman" w:eastAsia="Times New Roman" w:hAnsi="Times New Roman"/>
          <w:sz w:val="24"/>
          <w:lang w:eastAsia="en-US"/>
        </w:rPr>
        <w:t>raramente</w:t>
      </w:r>
      <w:r w:rsidRPr="00803F41">
        <w:rPr>
          <w:rFonts w:ascii="Times New Roman" w:eastAsia="Times New Roman" w:hAnsi="Times New Roman"/>
          <w:sz w:val="24"/>
          <w:lang w:eastAsia="en-US"/>
        </w:rPr>
        <w:t xml:space="preserve"> é subnotificado, ao contrário da frequência de eventos adversos.</w:t>
      </w:r>
    </w:p>
    <w:p w:rsidR="00803F41" w:rsidRPr="00803F41" w:rsidRDefault="00803F41" w:rsidP="00803F41">
      <w:pPr>
        <w:spacing w:line="360" w:lineRule="auto"/>
        <w:jc w:val="both"/>
        <w:rPr>
          <w:rFonts w:ascii="Times New Roman" w:hAnsi="Times New Roman"/>
          <w:b/>
          <w:sz w:val="24"/>
          <w:szCs w:val="24"/>
          <w:lang w:eastAsia="en-US"/>
        </w:rPr>
      </w:pPr>
      <w:r w:rsidRPr="00803F41">
        <w:rPr>
          <w:rFonts w:ascii="Times New Roman" w:hAnsi="Times New Roman"/>
          <w:b/>
          <w:sz w:val="24"/>
          <w:szCs w:val="24"/>
          <w:lang w:eastAsia="en-US"/>
        </w:rPr>
        <w:lastRenderedPageBreak/>
        <w:t>7 CONCLUSÃO</w:t>
      </w:r>
    </w:p>
    <w:p w:rsidR="00803F41" w:rsidRPr="00803F41" w:rsidRDefault="00803F41" w:rsidP="00803F41">
      <w:pPr>
        <w:spacing w:line="360" w:lineRule="auto"/>
        <w:jc w:val="both"/>
        <w:rPr>
          <w:rFonts w:ascii="Times New Roman" w:hAnsi="Times New Roman"/>
          <w:b/>
          <w:sz w:val="24"/>
          <w:szCs w:val="24"/>
          <w:lang w:eastAsia="en-US"/>
        </w:rPr>
      </w:pPr>
    </w:p>
    <w:p w:rsidR="00803F41" w:rsidRPr="00803F41" w:rsidRDefault="00803F41" w:rsidP="00803F41">
      <w:pPr>
        <w:spacing w:line="360" w:lineRule="auto"/>
        <w:ind w:firstLine="1134"/>
        <w:jc w:val="both"/>
        <w:rPr>
          <w:rFonts w:ascii="Times New Roman" w:hAnsi="Times New Roman"/>
          <w:sz w:val="24"/>
          <w:lang w:eastAsia="en-US"/>
        </w:rPr>
      </w:pPr>
      <w:r w:rsidRPr="00803F41">
        <w:rPr>
          <w:rFonts w:ascii="Times New Roman" w:eastAsia="Times New Roman" w:hAnsi="Times New Roman"/>
          <w:sz w:val="24"/>
          <w:lang w:eastAsia="en-US"/>
        </w:rPr>
        <w:t>Um número significativo de pacientes apresentou eventos adversos durante o período em que realizou tratamento com quimioterapia anticâncer para tumores primários do SNC no serviço hospitalar onde a pesquisa foi realizada (53 de 91 pacientes, 58</w:t>
      </w:r>
      <w:r w:rsidR="00333D71">
        <w:rPr>
          <w:rFonts w:ascii="Times New Roman" w:eastAsia="Times New Roman" w:hAnsi="Times New Roman"/>
          <w:sz w:val="24"/>
          <w:lang w:eastAsia="en-US"/>
        </w:rPr>
        <w:t>,2</w:t>
      </w:r>
      <w:r w:rsidRPr="00803F41">
        <w:rPr>
          <w:rFonts w:ascii="Times New Roman" w:eastAsia="Times New Roman" w:hAnsi="Times New Roman"/>
          <w:sz w:val="24"/>
          <w:lang w:eastAsia="en-US"/>
        </w:rPr>
        <w:t>%). A toxicidade mais frequente foi hematológica (2</w:t>
      </w:r>
      <w:r w:rsidR="00333D71">
        <w:rPr>
          <w:rFonts w:ascii="Times New Roman" w:eastAsia="Times New Roman" w:hAnsi="Times New Roman"/>
          <w:sz w:val="24"/>
          <w:lang w:eastAsia="en-US"/>
        </w:rPr>
        <w:t>8,6</w:t>
      </w:r>
      <w:r w:rsidRPr="00803F41">
        <w:rPr>
          <w:rFonts w:ascii="Times New Roman" w:eastAsia="Times New Roman" w:hAnsi="Times New Roman"/>
          <w:sz w:val="24"/>
          <w:lang w:eastAsia="en-US"/>
        </w:rPr>
        <w:t>%), seguida de infecção (24</w:t>
      </w:r>
      <w:r w:rsidR="00333D71">
        <w:rPr>
          <w:rFonts w:ascii="Times New Roman" w:eastAsia="Times New Roman" w:hAnsi="Times New Roman"/>
          <w:sz w:val="24"/>
          <w:lang w:eastAsia="en-US"/>
        </w:rPr>
        <w:t>,2</w:t>
      </w:r>
      <w:r w:rsidRPr="00803F41">
        <w:rPr>
          <w:rFonts w:ascii="Times New Roman" w:eastAsia="Times New Roman" w:hAnsi="Times New Roman"/>
          <w:sz w:val="24"/>
          <w:lang w:eastAsia="en-US"/>
        </w:rPr>
        <w:t xml:space="preserve">%). Estes dados contrastam com dados de ensaios clínicos da literatura, provavelmente devido à subnotificação. Reações alérgicas ocorreram em 11% de todos os pacientes, exclusivamente associadas ao uso de </w:t>
      </w:r>
      <w:proofErr w:type="spellStart"/>
      <w:r w:rsidRPr="00803F41">
        <w:rPr>
          <w:rFonts w:ascii="Times New Roman" w:eastAsia="Times New Roman" w:hAnsi="Times New Roman"/>
          <w:sz w:val="24"/>
          <w:lang w:eastAsia="en-US"/>
        </w:rPr>
        <w:t>carboplatina</w:t>
      </w:r>
      <w:proofErr w:type="spellEnd"/>
      <w:r w:rsidRPr="00803F41">
        <w:rPr>
          <w:rFonts w:ascii="Times New Roman" w:eastAsia="Times New Roman" w:hAnsi="Times New Roman"/>
          <w:sz w:val="24"/>
          <w:lang w:eastAsia="en-US"/>
        </w:rPr>
        <w:t xml:space="preserve">, confirmando a tendência desta medicação de induzir este efeito. Apenas um paciente desenvolveu perda auditiva após o tratamento, atribuível ao uso de quimioterapia. Esta baixa incidência pode ser explicada, em parte, pelo uso mais frequente de </w:t>
      </w:r>
      <w:proofErr w:type="spellStart"/>
      <w:r w:rsidRPr="00803F41">
        <w:rPr>
          <w:rFonts w:ascii="Times New Roman" w:eastAsia="Times New Roman" w:hAnsi="Times New Roman"/>
          <w:sz w:val="24"/>
          <w:lang w:eastAsia="en-US"/>
        </w:rPr>
        <w:t>carboplatina</w:t>
      </w:r>
      <w:proofErr w:type="spellEnd"/>
      <w:r w:rsidRPr="00803F41">
        <w:rPr>
          <w:rFonts w:ascii="Times New Roman" w:eastAsia="Times New Roman" w:hAnsi="Times New Roman"/>
          <w:sz w:val="24"/>
          <w:lang w:eastAsia="en-US"/>
        </w:rPr>
        <w:t xml:space="preserve"> no lugar de cisplatina, esta última associada à prejuízo auditivo na literatura. Uma quantidade significativa (11%) de pacientes apresentou sangramento cerebral, o qual pode ter causas multifatoriais, mas pode estar associado ao uso de ácido </w:t>
      </w:r>
      <w:proofErr w:type="spellStart"/>
      <w:r w:rsidRPr="00803F41">
        <w:rPr>
          <w:rFonts w:ascii="Times New Roman" w:eastAsia="Times New Roman" w:hAnsi="Times New Roman"/>
          <w:sz w:val="24"/>
          <w:lang w:eastAsia="en-US"/>
        </w:rPr>
        <w:t>valpróico</w:t>
      </w:r>
      <w:proofErr w:type="spellEnd"/>
      <w:r w:rsidRPr="00803F41">
        <w:rPr>
          <w:rFonts w:ascii="Times New Roman" w:eastAsia="Times New Roman" w:hAnsi="Times New Roman"/>
          <w:sz w:val="24"/>
          <w:lang w:eastAsia="en-US"/>
        </w:rPr>
        <w:t xml:space="preserve"> como profilático de crises epilépticas pelos pacientes. Uma quantidade elevada de pacientes (16</w:t>
      </w:r>
      <w:r w:rsidR="00333D71">
        <w:rPr>
          <w:rFonts w:ascii="Times New Roman" w:eastAsia="Times New Roman" w:hAnsi="Times New Roman"/>
          <w:sz w:val="24"/>
          <w:lang w:eastAsia="en-US"/>
        </w:rPr>
        <w:t>,5</w:t>
      </w:r>
      <w:r w:rsidRPr="00803F41">
        <w:rPr>
          <w:rFonts w:ascii="Times New Roman" w:eastAsia="Times New Roman" w:hAnsi="Times New Roman"/>
          <w:sz w:val="24"/>
          <w:lang w:eastAsia="en-US"/>
        </w:rPr>
        <w:t>%) faleceu</w:t>
      </w:r>
      <w:r w:rsidR="001F79B2">
        <w:rPr>
          <w:rFonts w:ascii="Times New Roman" w:eastAsia="Times New Roman" w:hAnsi="Times New Roman"/>
          <w:sz w:val="24"/>
          <w:lang w:eastAsia="en-US"/>
        </w:rPr>
        <w:t xml:space="preserve"> </w:t>
      </w:r>
      <w:r w:rsidR="00BA5D26">
        <w:rPr>
          <w:rFonts w:ascii="Times New Roman" w:eastAsia="Times New Roman" w:hAnsi="Times New Roman"/>
          <w:sz w:val="24"/>
          <w:lang w:eastAsia="en-US"/>
        </w:rPr>
        <w:t>em decorrência de eventos adversos</w:t>
      </w:r>
      <w:r w:rsidRPr="00803F41">
        <w:rPr>
          <w:rFonts w:ascii="Times New Roman" w:eastAsia="Times New Roman" w:hAnsi="Times New Roman"/>
          <w:sz w:val="24"/>
          <w:lang w:eastAsia="en-US"/>
        </w:rPr>
        <w:t>, o que pode estar associado aos protocolos de tratamento da SOBOPE 1998 e da SLAOP</w:t>
      </w:r>
      <w:r w:rsidR="00BA5D26">
        <w:rPr>
          <w:rFonts w:ascii="Times New Roman" w:eastAsia="Times New Roman" w:hAnsi="Times New Roman"/>
          <w:sz w:val="24"/>
          <w:lang w:eastAsia="en-US"/>
        </w:rPr>
        <w:t>.</w:t>
      </w:r>
    </w:p>
    <w:p w:rsidR="00934975" w:rsidRDefault="00803F41" w:rsidP="00803F41">
      <w:pPr>
        <w:spacing w:line="360" w:lineRule="auto"/>
        <w:ind w:firstLine="1134"/>
        <w:jc w:val="both"/>
        <w:rPr>
          <w:rFonts w:ascii="Times New Roman" w:eastAsia="Times New Roman" w:hAnsi="Times New Roman"/>
          <w:sz w:val="24"/>
          <w:lang w:eastAsia="en-US"/>
        </w:rPr>
      </w:pPr>
      <w:r w:rsidRPr="00803F41">
        <w:rPr>
          <w:rFonts w:ascii="Times New Roman" w:eastAsia="Times New Roman" w:hAnsi="Times New Roman"/>
          <w:sz w:val="24"/>
          <w:lang w:eastAsia="en-US"/>
        </w:rPr>
        <w:t xml:space="preserve">Estes resultados sugerem uma avaliação mais precisa da provável subnotificação de eventos adversos e uma revisão do uso de ácido </w:t>
      </w:r>
      <w:proofErr w:type="spellStart"/>
      <w:r w:rsidRPr="00803F41">
        <w:rPr>
          <w:rFonts w:ascii="Times New Roman" w:eastAsia="Times New Roman" w:hAnsi="Times New Roman"/>
          <w:sz w:val="24"/>
          <w:lang w:eastAsia="en-US"/>
        </w:rPr>
        <w:t>valpróico</w:t>
      </w:r>
      <w:proofErr w:type="spellEnd"/>
      <w:r w:rsidRPr="00803F41">
        <w:rPr>
          <w:rFonts w:ascii="Times New Roman" w:eastAsia="Times New Roman" w:hAnsi="Times New Roman"/>
          <w:sz w:val="24"/>
          <w:lang w:eastAsia="en-US"/>
        </w:rPr>
        <w:t xml:space="preserve"> como </w:t>
      </w:r>
      <w:r w:rsidR="00B2543B" w:rsidRPr="00333D71">
        <w:rPr>
          <w:rFonts w:ascii="Times New Roman" w:eastAsia="Times New Roman" w:hAnsi="Times New Roman"/>
          <w:sz w:val="24"/>
          <w:lang w:eastAsia="en-US"/>
        </w:rPr>
        <w:t xml:space="preserve">medicamento </w:t>
      </w:r>
      <w:r w:rsidRPr="00333D71">
        <w:rPr>
          <w:rFonts w:ascii="Times New Roman" w:eastAsia="Times New Roman" w:hAnsi="Times New Roman"/>
          <w:sz w:val="24"/>
          <w:lang w:eastAsia="en-US"/>
        </w:rPr>
        <w:t>antiepiléptic</w:t>
      </w:r>
      <w:r w:rsidR="00B2543B" w:rsidRPr="00333D71">
        <w:rPr>
          <w:rFonts w:ascii="Times New Roman" w:eastAsia="Times New Roman" w:hAnsi="Times New Roman"/>
          <w:sz w:val="24"/>
          <w:lang w:eastAsia="en-US"/>
        </w:rPr>
        <w:t>o</w:t>
      </w:r>
      <w:r w:rsidRPr="00803F41">
        <w:rPr>
          <w:rFonts w:ascii="Times New Roman" w:eastAsia="Times New Roman" w:hAnsi="Times New Roman"/>
          <w:sz w:val="24"/>
          <w:lang w:eastAsia="en-US"/>
        </w:rPr>
        <w:t xml:space="preserve"> de uso rotineiro. Igualmente, uma revisão dos esquemas de tratamento baseados nos ensaios SOBOPE 1998 e SLAOP poderia ser sugerida, a fim de tentar minimizar os riscos de óbitos por eventos adversos. </w:t>
      </w:r>
    </w:p>
    <w:p w:rsidR="00803F41" w:rsidRPr="00803F41" w:rsidRDefault="00934975" w:rsidP="00803F41">
      <w:pPr>
        <w:spacing w:line="360" w:lineRule="auto"/>
        <w:ind w:firstLine="1134"/>
        <w:jc w:val="both"/>
        <w:rPr>
          <w:rFonts w:ascii="Arial" w:hAnsi="Arial"/>
          <w:sz w:val="24"/>
          <w:lang w:eastAsia="en-US"/>
        </w:rPr>
      </w:pPr>
      <w:r>
        <w:rPr>
          <w:rFonts w:ascii="Times New Roman" w:eastAsia="Times New Roman" w:hAnsi="Times New Roman"/>
          <w:sz w:val="24"/>
          <w:lang w:eastAsia="en-US"/>
        </w:rPr>
        <w:t xml:space="preserve">As principais limitações deste trabalho foram: o fato de ser retrospectivo, as restrições das informações colhidas para a realização de uma análise mais profunda de causalidade, </w:t>
      </w:r>
      <w:r w:rsidR="00D4465E">
        <w:rPr>
          <w:rFonts w:ascii="Times New Roman" w:eastAsia="Times New Roman" w:hAnsi="Times New Roman"/>
          <w:sz w:val="24"/>
          <w:lang w:eastAsia="en-US"/>
        </w:rPr>
        <w:t xml:space="preserve">em sua maioria causadas </w:t>
      </w:r>
      <w:r>
        <w:rPr>
          <w:rFonts w:ascii="Times New Roman" w:eastAsia="Times New Roman" w:hAnsi="Times New Roman"/>
          <w:sz w:val="24"/>
          <w:lang w:eastAsia="en-US"/>
        </w:rPr>
        <w:t>pela subnotificação dos eventos adversos que certamente ocorrem em qualquer paciente com neoplasia e em quimioterapia</w:t>
      </w:r>
      <w:r w:rsidR="00D4465E">
        <w:rPr>
          <w:rFonts w:ascii="Times New Roman" w:eastAsia="Times New Roman" w:hAnsi="Times New Roman"/>
          <w:sz w:val="24"/>
          <w:lang w:eastAsia="en-US"/>
        </w:rPr>
        <w:t xml:space="preserve"> ou radioterapia</w:t>
      </w:r>
      <w:r>
        <w:rPr>
          <w:rFonts w:ascii="Times New Roman" w:eastAsia="Times New Roman" w:hAnsi="Times New Roman"/>
          <w:sz w:val="24"/>
          <w:lang w:eastAsia="en-US"/>
        </w:rPr>
        <w:t>, como os efeitos gastrintestinais</w:t>
      </w:r>
      <w:r w:rsidR="00D4465E">
        <w:rPr>
          <w:rFonts w:ascii="Times New Roman" w:eastAsia="Times New Roman" w:hAnsi="Times New Roman"/>
          <w:sz w:val="24"/>
          <w:lang w:eastAsia="en-US"/>
        </w:rPr>
        <w:t xml:space="preserve"> e hematológicos</w:t>
      </w:r>
      <w:r>
        <w:rPr>
          <w:rFonts w:ascii="Times New Roman" w:eastAsia="Times New Roman" w:hAnsi="Times New Roman"/>
          <w:sz w:val="24"/>
          <w:lang w:eastAsia="en-US"/>
        </w:rPr>
        <w:t xml:space="preserve">. </w:t>
      </w:r>
      <w:r w:rsidR="00803F41" w:rsidRPr="00803F41">
        <w:rPr>
          <w:rFonts w:ascii="Times New Roman" w:eastAsia="Times New Roman" w:hAnsi="Times New Roman"/>
          <w:sz w:val="24"/>
          <w:lang w:eastAsia="en-US"/>
        </w:rPr>
        <w:t>A expansão deste trabalho para um período maior a fim de incluir maior número de pacientes e de eventos adversos poderia permitir uma análise comparativa de subgrupos.</w:t>
      </w:r>
    </w:p>
    <w:p w:rsidR="00130085" w:rsidRDefault="00130085">
      <w:pPr>
        <w:spacing w:line="360" w:lineRule="auto"/>
        <w:jc w:val="both"/>
        <w:rPr>
          <w:rFonts w:ascii="Times New Roman" w:eastAsia="Times New Roman" w:hAnsi="Times New Roman"/>
          <w:sz w:val="24"/>
          <w:szCs w:val="24"/>
        </w:rPr>
      </w:pPr>
    </w:p>
    <w:p w:rsidR="00130085" w:rsidRDefault="00130085">
      <w:pPr>
        <w:spacing w:line="360" w:lineRule="auto"/>
        <w:jc w:val="both"/>
        <w:rPr>
          <w:rFonts w:ascii="Times New Roman" w:eastAsia="Times New Roman" w:hAnsi="Times New Roman"/>
          <w:sz w:val="24"/>
          <w:szCs w:val="24"/>
        </w:rPr>
      </w:pPr>
    </w:p>
    <w:p w:rsidR="00130085" w:rsidRDefault="00130085">
      <w:pPr>
        <w:spacing w:line="360" w:lineRule="auto"/>
        <w:jc w:val="both"/>
        <w:rPr>
          <w:rFonts w:ascii="Times New Roman" w:eastAsia="Times New Roman" w:hAnsi="Times New Roman"/>
          <w:sz w:val="24"/>
          <w:szCs w:val="24"/>
        </w:rPr>
      </w:pPr>
    </w:p>
    <w:p w:rsidR="00130085" w:rsidRDefault="00130085">
      <w:pPr>
        <w:spacing w:line="360" w:lineRule="auto"/>
        <w:jc w:val="both"/>
        <w:rPr>
          <w:rFonts w:ascii="Times New Roman" w:eastAsia="Times New Roman" w:hAnsi="Times New Roman"/>
          <w:sz w:val="24"/>
          <w:szCs w:val="24"/>
        </w:rPr>
      </w:pPr>
    </w:p>
    <w:p w:rsidR="00130085" w:rsidRDefault="00130085">
      <w:pPr>
        <w:spacing w:line="360" w:lineRule="auto"/>
        <w:jc w:val="both"/>
        <w:rPr>
          <w:rFonts w:ascii="Times New Roman" w:eastAsia="Times New Roman" w:hAnsi="Times New Roman"/>
          <w:sz w:val="24"/>
          <w:szCs w:val="24"/>
        </w:rPr>
      </w:pPr>
    </w:p>
    <w:p w:rsidR="00130085" w:rsidRPr="00683EAA" w:rsidRDefault="00130085" w:rsidP="00010726">
      <w:pPr>
        <w:spacing w:line="360" w:lineRule="auto"/>
        <w:jc w:val="center"/>
        <w:rPr>
          <w:rFonts w:ascii="Times New Roman" w:hAnsi="Times New Roman"/>
          <w:b/>
          <w:sz w:val="24"/>
          <w:lang w:val="en-US" w:eastAsia="en-US"/>
        </w:rPr>
      </w:pPr>
      <w:r w:rsidRPr="00683EAA">
        <w:rPr>
          <w:rFonts w:ascii="Times New Roman" w:hAnsi="Times New Roman"/>
          <w:b/>
          <w:sz w:val="24"/>
          <w:lang w:val="en-US" w:eastAsia="en-US"/>
        </w:rPr>
        <w:lastRenderedPageBreak/>
        <w:t>REFERÊNCIAS</w:t>
      </w:r>
    </w:p>
    <w:p w:rsidR="00130085" w:rsidRPr="00683EAA" w:rsidRDefault="00130085" w:rsidP="00130085">
      <w:pPr>
        <w:spacing w:line="360" w:lineRule="auto"/>
        <w:rPr>
          <w:rFonts w:ascii="Times New Roman" w:hAnsi="Times New Roman"/>
          <w:b/>
          <w:sz w:val="24"/>
          <w:lang w:val="en-US" w:eastAsia="en-US"/>
        </w:rPr>
      </w:pPr>
    </w:p>
    <w:p w:rsidR="000420BE" w:rsidRDefault="00227B41" w:rsidP="00683EAA">
      <w:pPr>
        <w:rPr>
          <w:rFonts w:ascii="Times New Roman" w:hAnsi="Times New Roman"/>
          <w:sz w:val="24"/>
          <w:szCs w:val="24"/>
          <w:lang w:val="en-US" w:eastAsia="en-US"/>
        </w:rPr>
      </w:pPr>
      <w:r w:rsidRPr="00010726">
        <w:rPr>
          <w:rFonts w:ascii="Times New Roman" w:hAnsi="Times New Roman"/>
          <w:sz w:val="24"/>
          <w:szCs w:val="24"/>
          <w:lang w:val="en-US" w:eastAsia="en-US"/>
        </w:rPr>
        <w:t xml:space="preserve">AMERICAN ACADEMY OF PEDIATRICS COMMITTEE ON DRUGS (AAP). “Inactive” ingredients in pharmaceutical products: update (subject review). </w:t>
      </w:r>
      <w:r w:rsidR="00E50D61" w:rsidRPr="00683EAA">
        <w:rPr>
          <w:rFonts w:ascii="Times New Roman" w:hAnsi="Times New Roman"/>
          <w:b/>
          <w:sz w:val="24"/>
          <w:szCs w:val="24"/>
          <w:lang w:val="en-US" w:eastAsia="en-US"/>
        </w:rPr>
        <w:t>Pediatrics</w:t>
      </w:r>
      <w:r w:rsidRPr="00010726">
        <w:rPr>
          <w:rFonts w:ascii="Times New Roman" w:hAnsi="Times New Roman"/>
          <w:sz w:val="24"/>
          <w:szCs w:val="24"/>
          <w:lang w:val="en-US" w:eastAsia="en-US"/>
        </w:rPr>
        <w:t>, v.99, n.2, p.268-278, 1997</w:t>
      </w:r>
      <w:r w:rsidR="00232938" w:rsidRPr="00010726">
        <w:rPr>
          <w:rFonts w:ascii="Times New Roman" w:hAnsi="Times New Roman"/>
          <w:sz w:val="24"/>
          <w:szCs w:val="24"/>
          <w:lang w:val="en-US" w:eastAsia="en-US"/>
        </w:rPr>
        <w:t>.</w:t>
      </w:r>
    </w:p>
    <w:p w:rsidR="000420BE" w:rsidRDefault="000420BE" w:rsidP="00683EAA">
      <w:pPr>
        <w:rPr>
          <w:rFonts w:ascii="Times New Roman" w:hAnsi="Times New Roman"/>
          <w:sz w:val="24"/>
          <w:szCs w:val="24"/>
          <w:lang w:val="en-US" w:eastAsia="en-US"/>
        </w:rPr>
      </w:pPr>
    </w:p>
    <w:p w:rsidR="00563839" w:rsidRPr="00683EAA" w:rsidRDefault="00E50D61" w:rsidP="002D3584">
      <w:pPr>
        <w:rPr>
          <w:rFonts w:ascii="Times New Roman" w:eastAsia="Times New Roman" w:hAnsi="Times New Roman"/>
          <w:sz w:val="24"/>
          <w:szCs w:val="24"/>
          <w:lang w:val="en-US"/>
        </w:rPr>
      </w:pPr>
      <w:r w:rsidRPr="00683EAA">
        <w:rPr>
          <w:rFonts w:ascii="Times New Roman" w:eastAsia="Times New Roman" w:hAnsi="Times New Roman"/>
          <w:sz w:val="24"/>
          <w:szCs w:val="24"/>
          <w:lang w:val="en-US"/>
        </w:rPr>
        <w:t xml:space="preserve">ATER, J. L. </w:t>
      </w:r>
      <w:r w:rsidRPr="00683EAA">
        <w:rPr>
          <w:rFonts w:ascii="Times New Roman" w:eastAsia="Times New Roman" w:hAnsi="Times New Roman"/>
          <w:i/>
          <w:sz w:val="24"/>
          <w:szCs w:val="24"/>
          <w:lang w:val="en-US"/>
        </w:rPr>
        <w:t>et al</w:t>
      </w:r>
      <w:r w:rsidRPr="00683EAA">
        <w:rPr>
          <w:rFonts w:ascii="Times New Roman" w:eastAsia="Times New Roman" w:hAnsi="Times New Roman"/>
          <w:sz w:val="24"/>
          <w:szCs w:val="24"/>
          <w:lang w:val="en-US"/>
        </w:rPr>
        <w:t xml:space="preserve">. Randomized study of two chemotherapy regimens for treatment of low-grade glioma in young children: a report from the Children's Oncology Group. </w:t>
      </w:r>
      <w:r w:rsidRPr="00683EAA">
        <w:rPr>
          <w:rFonts w:ascii="Times New Roman" w:eastAsia="Times New Roman" w:hAnsi="Times New Roman"/>
          <w:b/>
          <w:bCs/>
          <w:sz w:val="24"/>
          <w:szCs w:val="24"/>
          <w:lang w:val="en-US"/>
        </w:rPr>
        <w:t>Journal of Clinical Oncology</w:t>
      </w:r>
      <w:r w:rsidRPr="00683EAA">
        <w:rPr>
          <w:rFonts w:ascii="Times New Roman" w:eastAsia="Times New Roman" w:hAnsi="Times New Roman"/>
          <w:sz w:val="24"/>
          <w:szCs w:val="24"/>
          <w:lang w:val="en-US"/>
        </w:rPr>
        <w:t>, v. 30, n. 21, p. 2641-2647, 2012.</w:t>
      </w:r>
    </w:p>
    <w:p w:rsidR="000420BE" w:rsidRDefault="000420BE" w:rsidP="00683EAA">
      <w:pPr>
        <w:rPr>
          <w:rFonts w:ascii="Times New Roman" w:hAnsi="Times New Roman"/>
          <w:sz w:val="24"/>
          <w:szCs w:val="24"/>
          <w:lang w:val="en-US" w:eastAsia="en-US"/>
        </w:rPr>
      </w:pPr>
    </w:p>
    <w:p w:rsidR="000420BE" w:rsidRDefault="00130085" w:rsidP="00683EAA">
      <w:pPr>
        <w:rPr>
          <w:rFonts w:ascii="Times New Roman" w:hAnsi="Times New Roman"/>
          <w:sz w:val="24"/>
          <w:szCs w:val="24"/>
          <w:lang w:eastAsia="en-US"/>
        </w:rPr>
      </w:pPr>
      <w:r w:rsidRPr="00264B7D">
        <w:rPr>
          <w:rFonts w:ascii="Times New Roman" w:hAnsi="Times New Roman"/>
          <w:sz w:val="24"/>
          <w:szCs w:val="24"/>
          <w:lang w:val="en-US" w:eastAsia="en-US"/>
          <w:rPrChange w:id="146" w:author="Francisco Felix" w:date="2020-01-11T12:35:00Z">
            <w:rPr>
              <w:rFonts w:ascii="Times New Roman" w:hAnsi="Times New Roman"/>
              <w:sz w:val="24"/>
              <w:szCs w:val="24"/>
              <w:lang w:eastAsia="en-US"/>
            </w:rPr>
          </w:rPrChange>
        </w:rPr>
        <w:t>ALMEIDA V.</w:t>
      </w:r>
      <w:r w:rsidR="00563839" w:rsidRPr="00264B7D">
        <w:rPr>
          <w:rFonts w:ascii="Times New Roman" w:hAnsi="Times New Roman"/>
          <w:sz w:val="24"/>
          <w:szCs w:val="24"/>
          <w:lang w:val="en-US" w:eastAsia="en-US"/>
          <w:rPrChange w:id="147" w:author="Francisco Felix" w:date="2020-01-11T12:35:00Z">
            <w:rPr>
              <w:rFonts w:ascii="Times New Roman" w:hAnsi="Times New Roman"/>
              <w:sz w:val="24"/>
              <w:szCs w:val="24"/>
              <w:lang w:eastAsia="en-US"/>
            </w:rPr>
          </w:rPrChange>
        </w:rPr>
        <w:t xml:space="preserve"> </w:t>
      </w:r>
      <w:r w:rsidRPr="00264B7D">
        <w:rPr>
          <w:rFonts w:ascii="Times New Roman" w:hAnsi="Times New Roman"/>
          <w:sz w:val="24"/>
          <w:szCs w:val="24"/>
          <w:lang w:val="en-US" w:eastAsia="en-US"/>
          <w:rPrChange w:id="148" w:author="Francisco Felix" w:date="2020-01-11T12:35:00Z">
            <w:rPr>
              <w:rFonts w:ascii="Times New Roman" w:hAnsi="Times New Roman"/>
              <w:sz w:val="24"/>
              <w:szCs w:val="24"/>
              <w:lang w:eastAsia="en-US"/>
            </w:rPr>
          </w:rPrChange>
        </w:rPr>
        <w:t>L.</w:t>
      </w:r>
      <w:r w:rsidR="00563839" w:rsidRPr="00264B7D">
        <w:rPr>
          <w:rFonts w:ascii="Times New Roman" w:hAnsi="Times New Roman"/>
          <w:sz w:val="24"/>
          <w:szCs w:val="24"/>
          <w:lang w:val="en-US" w:eastAsia="en-US"/>
          <w:rPrChange w:id="149" w:author="Francisco Felix" w:date="2020-01-11T12:35:00Z">
            <w:rPr>
              <w:rFonts w:ascii="Times New Roman" w:hAnsi="Times New Roman"/>
              <w:sz w:val="24"/>
              <w:szCs w:val="24"/>
              <w:lang w:eastAsia="en-US"/>
            </w:rPr>
          </w:rPrChange>
        </w:rPr>
        <w:t xml:space="preserve"> </w:t>
      </w:r>
      <w:r w:rsidR="00E50D61" w:rsidRPr="00264B7D">
        <w:rPr>
          <w:rFonts w:ascii="Times New Roman" w:hAnsi="Times New Roman"/>
          <w:i/>
          <w:sz w:val="24"/>
          <w:szCs w:val="24"/>
          <w:lang w:val="en-US" w:eastAsia="en-US"/>
          <w:rPrChange w:id="150" w:author="Francisco Felix" w:date="2020-01-11T12:35:00Z">
            <w:rPr>
              <w:rFonts w:ascii="Times New Roman" w:hAnsi="Times New Roman"/>
              <w:i/>
              <w:sz w:val="24"/>
              <w:szCs w:val="24"/>
              <w:lang w:eastAsia="en-US"/>
            </w:rPr>
          </w:rPrChange>
        </w:rPr>
        <w:t>et al</w:t>
      </w:r>
      <w:r w:rsidRPr="00264B7D">
        <w:rPr>
          <w:rFonts w:ascii="Times New Roman" w:hAnsi="Times New Roman"/>
          <w:sz w:val="24"/>
          <w:szCs w:val="24"/>
          <w:lang w:val="en-US" w:eastAsia="en-US"/>
          <w:rPrChange w:id="151" w:author="Francisco Felix" w:date="2020-01-11T12:35:00Z">
            <w:rPr>
              <w:rFonts w:ascii="Times New Roman" w:hAnsi="Times New Roman"/>
              <w:sz w:val="24"/>
              <w:szCs w:val="24"/>
              <w:lang w:eastAsia="en-US"/>
            </w:rPr>
          </w:rPrChange>
        </w:rPr>
        <w:t xml:space="preserve">. </w:t>
      </w:r>
      <w:r w:rsidRPr="00010726">
        <w:rPr>
          <w:rFonts w:ascii="Times New Roman" w:hAnsi="Times New Roman"/>
          <w:sz w:val="24"/>
          <w:szCs w:val="24"/>
          <w:lang w:eastAsia="en-US"/>
        </w:rPr>
        <w:t xml:space="preserve">Câncer e Agentes </w:t>
      </w:r>
      <w:proofErr w:type="spellStart"/>
      <w:r w:rsidRPr="00010726">
        <w:rPr>
          <w:rFonts w:ascii="Times New Roman" w:hAnsi="Times New Roman"/>
          <w:sz w:val="24"/>
          <w:szCs w:val="24"/>
          <w:lang w:eastAsia="en-US"/>
        </w:rPr>
        <w:t>Antineoplásicos</w:t>
      </w:r>
      <w:proofErr w:type="spellEnd"/>
      <w:r w:rsidRPr="00010726">
        <w:rPr>
          <w:rFonts w:ascii="Times New Roman" w:hAnsi="Times New Roman"/>
          <w:sz w:val="24"/>
          <w:szCs w:val="24"/>
          <w:lang w:eastAsia="en-US"/>
        </w:rPr>
        <w:t xml:space="preserve"> ciclo-celular específicos e ciclo-celular não específicos que interagem com o DNA: uma introdução. </w:t>
      </w:r>
      <w:r w:rsidRPr="00010726">
        <w:rPr>
          <w:rFonts w:ascii="Times New Roman" w:hAnsi="Times New Roman"/>
          <w:b/>
          <w:sz w:val="24"/>
          <w:szCs w:val="24"/>
          <w:lang w:eastAsia="en-US"/>
        </w:rPr>
        <w:t>Química Nova</w:t>
      </w:r>
      <w:r w:rsidR="00563839" w:rsidRPr="00010726">
        <w:rPr>
          <w:rFonts w:ascii="Times New Roman" w:hAnsi="Times New Roman"/>
          <w:sz w:val="24"/>
          <w:szCs w:val="24"/>
          <w:lang w:eastAsia="en-US"/>
        </w:rPr>
        <w:t xml:space="preserve">, v. 28, n. 1, p. 118-129, </w:t>
      </w:r>
      <w:r w:rsidRPr="00010726">
        <w:rPr>
          <w:rFonts w:ascii="Times New Roman" w:hAnsi="Times New Roman"/>
          <w:sz w:val="24"/>
          <w:szCs w:val="24"/>
          <w:lang w:eastAsia="en-US"/>
        </w:rPr>
        <w:t>2005.</w:t>
      </w:r>
    </w:p>
    <w:p w:rsidR="000420BE" w:rsidRDefault="000420BE" w:rsidP="00683EAA">
      <w:pPr>
        <w:rPr>
          <w:rFonts w:ascii="Times New Roman" w:hAnsi="Times New Roman"/>
          <w:sz w:val="24"/>
          <w:szCs w:val="24"/>
          <w:lang w:eastAsia="en-US"/>
        </w:rPr>
      </w:pPr>
    </w:p>
    <w:p w:rsidR="000420BE" w:rsidRDefault="00463009" w:rsidP="00683EAA">
      <w:pPr>
        <w:rPr>
          <w:rFonts w:ascii="Times New Roman" w:hAnsi="Times New Roman"/>
          <w:sz w:val="24"/>
          <w:szCs w:val="24"/>
          <w:lang w:eastAsia="en-US"/>
        </w:rPr>
      </w:pPr>
      <w:del w:id="152" w:author="Rayra Lima" w:date="2016-02-12T10:36:00Z">
        <w:r w:rsidRPr="00010726" w:rsidDel="00B87AE5">
          <w:rPr>
            <w:rFonts w:ascii="Times New Roman" w:hAnsi="Times New Roman"/>
            <w:sz w:val="24"/>
            <w:szCs w:val="24"/>
            <w:lang w:eastAsia="en-US"/>
          </w:rPr>
          <w:delText xml:space="preserve">ANVISA. </w:delText>
        </w:r>
      </w:del>
      <w:proofErr w:type="gramStart"/>
      <w:r w:rsidRPr="00010726">
        <w:rPr>
          <w:rFonts w:ascii="Times New Roman" w:hAnsi="Times New Roman"/>
          <w:sz w:val="24"/>
          <w:szCs w:val="24"/>
          <w:lang w:eastAsia="en-US"/>
        </w:rPr>
        <w:t>AGENCIA</w:t>
      </w:r>
      <w:proofErr w:type="gramEnd"/>
      <w:r w:rsidRPr="00010726">
        <w:rPr>
          <w:rFonts w:ascii="Times New Roman" w:hAnsi="Times New Roman"/>
          <w:sz w:val="24"/>
          <w:szCs w:val="24"/>
          <w:lang w:eastAsia="en-US"/>
        </w:rPr>
        <w:t xml:space="preserve"> NACIONAL DE VIGILÂNCIA SANITÁRIA</w:t>
      </w:r>
      <w:ins w:id="153" w:author="Rayra Lima" w:date="2016-02-12T10:36:00Z">
        <w:r w:rsidR="00B87AE5">
          <w:rPr>
            <w:rFonts w:ascii="Times New Roman" w:hAnsi="Times New Roman"/>
            <w:sz w:val="24"/>
            <w:szCs w:val="24"/>
            <w:lang w:eastAsia="en-US"/>
          </w:rPr>
          <w:t xml:space="preserve"> (ANVISA)</w:t>
        </w:r>
      </w:ins>
      <w:del w:id="154" w:author="Rayra Lima" w:date="2016-02-12T10:36:00Z">
        <w:r w:rsidRPr="00010726" w:rsidDel="00B87AE5">
          <w:rPr>
            <w:rFonts w:ascii="Times New Roman" w:hAnsi="Times New Roman"/>
            <w:sz w:val="24"/>
            <w:szCs w:val="24"/>
            <w:lang w:eastAsia="en-US"/>
          </w:rPr>
          <w:delText xml:space="preserve">, </w:delText>
        </w:r>
      </w:del>
      <w:ins w:id="155" w:author="Rayra Lima" w:date="2016-02-12T10:36:00Z">
        <w:r w:rsidR="00B87AE5">
          <w:rPr>
            <w:rFonts w:ascii="Times New Roman" w:hAnsi="Times New Roman"/>
            <w:sz w:val="24"/>
            <w:szCs w:val="24"/>
            <w:lang w:eastAsia="en-US"/>
          </w:rPr>
          <w:t>.</w:t>
        </w:r>
        <w:r w:rsidR="00B87AE5" w:rsidRPr="00010726">
          <w:rPr>
            <w:rFonts w:ascii="Times New Roman" w:hAnsi="Times New Roman"/>
            <w:sz w:val="24"/>
            <w:szCs w:val="24"/>
            <w:lang w:eastAsia="en-US"/>
          </w:rPr>
          <w:t xml:space="preserve"> </w:t>
        </w:r>
      </w:ins>
      <w:r w:rsidR="00E50D61" w:rsidRPr="00683EAA">
        <w:rPr>
          <w:rFonts w:ascii="Times New Roman" w:hAnsi="Times New Roman"/>
          <w:b/>
          <w:sz w:val="24"/>
          <w:szCs w:val="24"/>
          <w:lang w:eastAsia="en-US"/>
        </w:rPr>
        <w:t>Projeto Farmácias Notificadoras</w:t>
      </w:r>
      <w:r w:rsidRPr="00010726">
        <w:rPr>
          <w:rFonts w:ascii="Times New Roman" w:hAnsi="Times New Roman"/>
          <w:sz w:val="24"/>
          <w:szCs w:val="24"/>
          <w:lang w:eastAsia="en-US"/>
        </w:rPr>
        <w:t xml:space="preserve">, 2016. Disponível em: </w:t>
      </w:r>
      <w:r w:rsidR="008910A0">
        <w:rPr>
          <w:rFonts w:ascii="Times New Roman" w:hAnsi="Times New Roman"/>
          <w:sz w:val="24"/>
          <w:szCs w:val="24"/>
          <w:lang w:eastAsia="en-US"/>
        </w:rPr>
        <w:t>&lt;</w:t>
      </w:r>
      <w:r w:rsidRPr="00010726">
        <w:rPr>
          <w:rFonts w:ascii="Times New Roman" w:hAnsi="Times New Roman"/>
          <w:sz w:val="24"/>
          <w:szCs w:val="24"/>
          <w:lang w:eastAsia="en-US"/>
        </w:rPr>
        <w:t>http://portal.anvisa.gov.br/wps/content/Anvisa+Portal/Anvisa/Pos+-+Comercializacao+-+Pos+-+Uso/Farmacovigilancia/Assunto+de+Interesse/Farmacias+Notificadoras/01+Projeto</w:t>
      </w:r>
      <w:r w:rsidR="008910A0">
        <w:rPr>
          <w:rFonts w:ascii="Times New Roman" w:hAnsi="Times New Roman"/>
          <w:sz w:val="24"/>
          <w:szCs w:val="24"/>
          <w:lang w:eastAsia="en-US"/>
        </w:rPr>
        <w:t xml:space="preserve"> </w:t>
      </w:r>
      <w:r w:rsidRPr="00010726">
        <w:rPr>
          <w:rFonts w:ascii="Times New Roman" w:hAnsi="Times New Roman"/>
          <w:sz w:val="24"/>
          <w:szCs w:val="24"/>
          <w:lang w:eastAsia="en-US"/>
        </w:rPr>
        <w:t>+</w:t>
      </w:r>
      <w:proofErr w:type="spellStart"/>
      <w:r w:rsidRPr="00010726">
        <w:rPr>
          <w:rFonts w:ascii="Times New Roman" w:hAnsi="Times New Roman"/>
          <w:sz w:val="24"/>
          <w:szCs w:val="24"/>
          <w:lang w:eastAsia="en-US"/>
        </w:rPr>
        <w:t>Farmacias+Notificadoras</w:t>
      </w:r>
      <w:proofErr w:type="spellEnd"/>
      <w:r w:rsidRPr="00010726">
        <w:rPr>
          <w:rFonts w:ascii="Times New Roman" w:hAnsi="Times New Roman"/>
          <w:sz w:val="24"/>
          <w:szCs w:val="24"/>
          <w:lang w:eastAsia="en-US"/>
        </w:rPr>
        <w:t>&gt; Acesso em: 19 jan. 2016.</w:t>
      </w:r>
    </w:p>
    <w:p w:rsidR="00232938" w:rsidRDefault="00232938" w:rsidP="002D3584">
      <w:pPr>
        <w:rPr>
          <w:rFonts w:ascii="Times New Roman" w:hAnsi="Times New Roman"/>
          <w:sz w:val="24"/>
          <w:szCs w:val="24"/>
        </w:rPr>
      </w:pPr>
    </w:p>
    <w:p w:rsidR="008910A0" w:rsidRPr="00683EAA" w:rsidRDefault="008910A0" w:rsidP="002D3584">
      <w:pPr>
        <w:rPr>
          <w:rFonts w:ascii="Times New Roman" w:hAnsi="Times New Roman"/>
          <w:sz w:val="24"/>
          <w:szCs w:val="24"/>
          <w:lang w:val="en-US"/>
        </w:rPr>
      </w:pPr>
      <w:del w:id="156" w:author="Rayra Lima" w:date="2016-02-12T10:36:00Z">
        <w:r w:rsidDel="00B87AE5">
          <w:rPr>
            <w:rFonts w:ascii="Times New Roman" w:hAnsi="Times New Roman"/>
            <w:sz w:val="24"/>
            <w:szCs w:val="24"/>
          </w:rPr>
          <w:delText xml:space="preserve">ANVISA. </w:delText>
        </w:r>
      </w:del>
      <w:r w:rsidRPr="008910A0">
        <w:rPr>
          <w:rFonts w:ascii="Times New Roman" w:hAnsi="Times New Roman"/>
          <w:sz w:val="24"/>
          <w:szCs w:val="24"/>
        </w:rPr>
        <w:t>AGÊNCIA NACIONAL DE VIGILÂNCIA SANITÁRIA</w:t>
      </w:r>
      <w:ins w:id="157" w:author="Rayra Lima" w:date="2016-02-12T10:36:00Z">
        <w:r w:rsidR="00B87AE5">
          <w:rPr>
            <w:rFonts w:ascii="Times New Roman" w:hAnsi="Times New Roman"/>
            <w:sz w:val="24"/>
            <w:szCs w:val="24"/>
          </w:rPr>
          <w:t xml:space="preserve"> (ANVISA)</w:t>
        </w:r>
      </w:ins>
      <w:r w:rsidRPr="008910A0">
        <w:rPr>
          <w:rFonts w:ascii="Times New Roman" w:hAnsi="Times New Roman"/>
          <w:sz w:val="24"/>
          <w:szCs w:val="24"/>
        </w:rPr>
        <w:t xml:space="preserve">. Diretrizes para o Gerenciamento do Risco em </w:t>
      </w:r>
      <w:proofErr w:type="spellStart"/>
      <w:r w:rsidRPr="008910A0">
        <w:rPr>
          <w:rFonts w:ascii="Times New Roman" w:hAnsi="Times New Roman"/>
          <w:sz w:val="24"/>
          <w:szCs w:val="24"/>
        </w:rPr>
        <w:t>Farmacovigilância</w:t>
      </w:r>
      <w:proofErr w:type="spellEnd"/>
      <w:r w:rsidRPr="008910A0">
        <w:rPr>
          <w:rFonts w:ascii="Times New Roman" w:hAnsi="Times New Roman"/>
          <w:sz w:val="24"/>
          <w:szCs w:val="24"/>
        </w:rPr>
        <w:t xml:space="preserve">. Brasil, 2008. Disponível em: &lt;http://portal.anvisa.gov.br/wps/wcm/connect/4140a10047cd94dc9845fed498087ae1/Diretrizes_para_o_GRFV.pdf?MOD=AJPERES&gt;. </w:t>
      </w:r>
      <w:proofErr w:type="spellStart"/>
      <w:r w:rsidRPr="00683EAA">
        <w:rPr>
          <w:rFonts w:ascii="Times New Roman" w:hAnsi="Times New Roman"/>
          <w:sz w:val="24"/>
          <w:szCs w:val="24"/>
          <w:lang w:val="en-US"/>
        </w:rPr>
        <w:t>Acesso</w:t>
      </w:r>
      <w:proofErr w:type="spellEnd"/>
      <w:r w:rsidRPr="00683EAA">
        <w:rPr>
          <w:rFonts w:ascii="Times New Roman" w:hAnsi="Times New Roman"/>
          <w:sz w:val="24"/>
          <w:szCs w:val="24"/>
          <w:lang w:val="en-US"/>
        </w:rPr>
        <w:t xml:space="preserve"> </w:t>
      </w:r>
      <w:proofErr w:type="spellStart"/>
      <w:r w:rsidRPr="00683EAA">
        <w:rPr>
          <w:rFonts w:ascii="Times New Roman" w:hAnsi="Times New Roman"/>
          <w:sz w:val="24"/>
          <w:szCs w:val="24"/>
          <w:lang w:val="en-US"/>
        </w:rPr>
        <w:t>em</w:t>
      </w:r>
      <w:proofErr w:type="spellEnd"/>
      <w:r w:rsidRPr="00683EAA">
        <w:rPr>
          <w:rFonts w:ascii="Times New Roman" w:hAnsi="Times New Roman"/>
          <w:sz w:val="24"/>
          <w:szCs w:val="24"/>
          <w:lang w:val="en-US"/>
        </w:rPr>
        <w:t xml:space="preserve"> 20 </w:t>
      </w:r>
      <w:proofErr w:type="spellStart"/>
      <w:r w:rsidRPr="00683EAA">
        <w:rPr>
          <w:rFonts w:ascii="Times New Roman" w:hAnsi="Times New Roman"/>
          <w:sz w:val="24"/>
          <w:szCs w:val="24"/>
          <w:lang w:val="en-US"/>
        </w:rPr>
        <w:t>jan.</w:t>
      </w:r>
      <w:proofErr w:type="spellEnd"/>
      <w:r w:rsidRPr="00683EAA">
        <w:rPr>
          <w:rFonts w:ascii="Times New Roman" w:hAnsi="Times New Roman"/>
          <w:sz w:val="24"/>
          <w:szCs w:val="24"/>
          <w:lang w:val="en-US"/>
        </w:rPr>
        <w:t xml:space="preserve"> 2016.</w:t>
      </w:r>
    </w:p>
    <w:p w:rsidR="008910A0" w:rsidRPr="00683EAA" w:rsidRDefault="008910A0" w:rsidP="002D3584">
      <w:pPr>
        <w:rPr>
          <w:rFonts w:ascii="Times New Roman" w:hAnsi="Times New Roman"/>
          <w:sz w:val="24"/>
          <w:szCs w:val="24"/>
          <w:lang w:val="en-US"/>
        </w:rPr>
      </w:pPr>
    </w:p>
    <w:p w:rsidR="00563839" w:rsidRPr="00683EAA" w:rsidRDefault="00E50D61" w:rsidP="002D3584">
      <w:pPr>
        <w:rPr>
          <w:rFonts w:ascii="Times New Roman" w:hAnsi="Times New Roman"/>
          <w:sz w:val="24"/>
          <w:szCs w:val="24"/>
        </w:rPr>
      </w:pPr>
      <w:r w:rsidRPr="00683EAA">
        <w:rPr>
          <w:rFonts w:ascii="Times New Roman" w:hAnsi="Times New Roman"/>
          <w:sz w:val="24"/>
          <w:szCs w:val="24"/>
          <w:lang w:val="en-US"/>
        </w:rPr>
        <w:t xml:space="preserve">ARAUJO, O. L. </w:t>
      </w:r>
      <w:r w:rsidRPr="00683EAA">
        <w:rPr>
          <w:rFonts w:ascii="Times New Roman" w:hAnsi="Times New Roman"/>
          <w:i/>
          <w:sz w:val="24"/>
          <w:szCs w:val="24"/>
          <w:lang w:val="en-US"/>
        </w:rPr>
        <w:t>et al</w:t>
      </w:r>
      <w:r w:rsidRPr="00683EAA">
        <w:rPr>
          <w:rFonts w:ascii="Times New Roman" w:hAnsi="Times New Roman"/>
          <w:sz w:val="24"/>
          <w:szCs w:val="24"/>
          <w:lang w:val="en-US"/>
        </w:rPr>
        <w:t>. Analysis of survival and prognostic factors of pediatric patients with brain tumor. </w:t>
      </w:r>
      <w:r w:rsidRPr="00683EAA">
        <w:rPr>
          <w:rFonts w:ascii="Times New Roman" w:hAnsi="Times New Roman"/>
          <w:b/>
          <w:bCs/>
          <w:sz w:val="24"/>
          <w:szCs w:val="24"/>
        </w:rPr>
        <w:t>Jornal de Pediatria</w:t>
      </w:r>
      <w:r w:rsidRPr="00683EAA">
        <w:rPr>
          <w:rFonts w:ascii="Times New Roman" w:hAnsi="Times New Roman"/>
          <w:sz w:val="24"/>
          <w:szCs w:val="24"/>
        </w:rPr>
        <w:t>, v. 87, n. 5, p. 425-432, 2011.</w:t>
      </w:r>
    </w:p>
    <w:p w:rsidR="000420BE" w:rsidRDefault="000420BE" w:rsidP="00683EAA">
      <w:pPr>
        <w:rPr>
          <w:rFonts w:ascii="Times New Roman" w:hAnsi="Times New Roman"/>
          <w:sz w:val="24"/>
          <w:szCs w:val="24"/>
          <w:lang w:eastAsia="en-US"/>
        </w:rPr>
      </w:pPr>
    </w:p>
    <w:p w:rsidR="000420BE" w:rsidRDefault="00463009" w:rsidP="00683EAA">
      <w:pPr>
        <w:rPr>
          <w:rFonts w:ascii="Times New Roman" w:hAnsi="Times New Roman"/>
          <w:sz w:val="24"/>
          <w:szCs w:val="24"/>
          <w:lang w:eastAsia="en-US"/>
        </w:rPr>
      </w:pPr>
      <w:r w:rsidRPr="00010726">
        <w:rPr>
          <w:rFonts w:ascii="Times New Roman" w:hAnsi="Times New Roman"/>
          <w:sz w:val="24"/>
          <w:szCs w:val="24"/>
          <w:lang w:eastAsia="en-US"/>
        </w:rPr>
        <w:t xml:space="preserve">ARRAIS, P. S. D. </w:t>
      </w:r>
      <w:proofErr w:type="spellStart"/>
      <w:r w:rsidRPr="00010726">
        <w:rPr>
          <w:rFonts w:ascii="Times New Roman" w:hAnsi="Times New Roman"/>
          <w:sz w:val="24"/>
          <w:szCs w:val="24"/>
          <w:lang w:eastAsia="en-US"/>
        </w:rPr>
        <w:t>Farmacovigilância</w:t>
      </w:r>
      <w:proofErr w:type="spellEnd"/>
      <w:r w:rsidRPr="00010726">
        <w:rPr>
          <w:rFonts w:ascii="Times New Roman" w:hAnsi="Times New Roman"/>
          <w:sz w:val="24"/>
          <w:szCs w:val="24"/>
          <w:lang w:eastAsia="en-US"/>
        </w:rPr>
        <w:t xml:space="preserve">: até que enfim no Brasil! </w:t>
      </w:r>
      <w:r w:rsidR="00E50D61" w:rsidRPr="00683EAA">
        <w:rPr>
          <w:rFonts w:ascii="Times New Roman" w:hAnsi="Times New Roman"/>
          <w:b/>
          <w:sz w:val="24"/>
          <w:szCs w:val="24"/>
          <w:lang w:eastAsia="en-US"/>
        </w:rPr>
        <w:t>Saúde em Debate</w:t>
      </w:r>
      <w:r w:rsidRPr="00010726">
        <w:rPr>
          <w:rFonts w:ascii="Times New Roman" w:hAnsi="Times New Roman"/>
          <w:sz w:val="24"/>
          <w:szCs w:val="24"/>
          <w:lang w:eastAsia="en-US"/>
        </w:rPr>
        <w:t xml:space="preserve">. Londrina, </w:t>
      </w:r>
      <w:r w:rsidR="00563839" w:rsidRPr="00010726">
        <w:rPr>
          <w:rFonts w:ascii="Times New Roman" w:hAnsi="Times New Roman"/>
          <w:sz w:val="24"/>
          <w:szCs w:val="24"/>
          <w:lang w:eastAsia="en-US"/>
        </w:rPr>
        <w:t xml:space="preserve">v. </w:t>
      </w:r>
      <w:r w:rsidRPr="00010726">
        <w:rPr>
          <w:rFonts w:ascii="Times New Roman" w:hAnsi="Times New Roman"/>
          <w:sz w:val="24"/>
          <w:szCs w:val="24"/>
          <w:lang w:eastAsia="en-US"/>
        </w:rPr>
        <w:t>49/50, p. 80-82</w:t>
      </w:r>
      <w:r w:rsidR="00563839" w:rsidRPr="00010726">
        <w:rPr>
          <w:rFonts w:ascii="Times New Roman" w:hAnsi="Times New Roman"/>
          <w:sz w:val="24"/>
          <w:szCs w:val="24"/>
          <w:lang w:eastAsia="en-US"/>
        </w:rPr>
        <w:t>, 1996</w:t>
      </w:r>
      <w:r w:rsidRPr="00010726">
        <w:rPr>
          <w:rFonts w:ascii="Times New Roman" w:hAnsi="Times New Roman"/>
          <w:sz w:val="24"/>
          <w:szCs w:val="24"/>
          <w:lang w:eastAsia="en-US"/>
        </w:rPr>
        <w:t>.</w:t>
      </w:r>
    </w:p>
    <w:p w:rsidR="000420BE" w:rsidRDefault="000420BE" w:rsidP="00683EAA">
      <w:pPr>
        <w:rPr>
          <w:rFonts w:ascii="Times New Roman" w:hAnsi="Times New Roman"/>
          <w:sz w:val="24"/>
          <w:szCs w:val="24"/>
          <w:lang w:eastAsia="en-US"/>
        </w:rPr>
      </w:pPr>
    </w:p>
    <w:p w:rsidR="000420BE" w:rsidRDefault="00463009" w:rsidP="00683EAA">
      <w:pPr>
        <w:rPr>
          <w:rFonts w:ascii="Times New Roman" w:hAnsi="Times New Roman"/>
          <w:sz w:val="24"/>
          <w:szCs w:val="24"/>
          <w:lang w:eastAsia="en-US"/>
        </w:rPr>
      </w:pPr>
      <w:r w:rsidRPr="00010726">
        <w:rPr>
          <w:rFonts w:ascii="Times New Roman" w:hAnsi="Times New Roman"/>
          <w:sz w:val="24"/>
          <w:szCs w:val="24"/>
          <w:lang w:eastAsia="en-US"/>
        </w:rPr>
        <w:t>ARRAIS, P.</w:t>
      </w:r>
      <w:r w:rsidR="00563839" w:rsidRPr="00010726">
        <w:rPr>
          <w:rFonts w:ascii="Times New Roman" w:hAnsi="Times New Roman"/>
          <w:sz w:val="24"/>
          <w:szCs w:val="24"/>
          <w:lang w:eastAsia="en-US"/>
        </w:rPr>
        <w:t xml:space="preserve"> </w:t>
      </w:r>
      <w:r w:rsidRPr="00010726">
        <w:rPr>
          <w:rFonts w:ascii="Times New Roman" w:hAnsi="Times New Roman"/>
          <w:sz w:val="24"/>
          <w:szCs w:val="24"/>
          <w:lang w:eastAsia="en-US"/>
        </w:rPr>
        <w:t>S.</w:t>
      </w:r>
      <w:r w:rsidR="00563839" w:rsidRPr="00010726">
        <w:rPr>
          <w:rFonts w:ascii="Times New Roman" w:hAnsi="Times New Roman"/>
          <w:sz w:val="24"/>
          <w:szCs w:val="24"/>
          <w:lang w:eastAsia="en-US"/>
        </w:rPr>
        <w:t xml:space="preserve"> </w:t>
      </w:r>
      <w:r w:rsidRPr="00010726">
        <w:rPr>
          <w:rFonts w:ascii="Times New Roman" w:hAnsi="Times New Roman"/>
          <w:sz w:val="24"/>
          <w:szCs w:val="24"/>
          <w:lang w:eastAsia="en-US"/>
        </w:rPr>
        <w:t xml:space="preserve">D. O uso irracional de medicamentos e a </w:t>
      </w:r>
      <w:proofErr w:type="spellStart"/>
      <w:r w:rsidRPr="00010726">
        <w:rPr>
          <w:rFonts w:ascii="Times New Roman" w:hAnsi="Times New Roman"/>
          <w:sz w:val="24"/>
          <w:szCs w:val="24"/>
          <w:lang w:eastAsia="en-US"/>
        </w:rPr>
        <w:t>Farmacovigilância</w:t>
      </w:r>
      <w:proofErr w:type="spellEnd"/>
      <w:r w:rsidRPr="00010726">
        <w:rPr>
          <w:rFonts w:ascii="Times New Roman" w:hAnsi="Times New Roman"/>
          <w:sz w:val="24"/>
          <w:szCs w:val="24"/>
          <w:lang w:eastAsia="en-US"/>
        </w:rPr>
        <w:t xml:space="preserve"> no Brasil. </w:t>
      </w:r>
      <w:r w:rsidR="00E50D61" w:rsidRPr="00683EAA">
        <w:rPr>
          <w:rFonts w:ascii="Times New Roman" w:hAnsi="Times New Roman"/>
          <w:b/>
          <w:sz w:val="24"/>
          <w:szCs w:val="24"/>
          <w:lang w:eastAsia="en-US"/>
        </w:rPr>
        <w:t>Caderno de Saúde Pública</w:t>
      </w:r>
      <w:r w:rsidR="00563839" w:rsidRPr="00010726">
        <w:rPr>
          <w:rFonts w:ascii="Times New Roman" w:hAnsi="Times New Roman"/>
          <w:sz w:val="24"/>
          <w:szCs w:val="24"/>
          <w:lang w:eastAsia="en-US"/>
        </w:rPr>
        <w:t>. Rio de Janeiro, v</w:t>
      </w:r>
      <w:r w:rsidRPr="00010726">
        <w:rPr>
          <w:rFonts w:ascii="Times New Roman" w:hAnsi="Times New Roman"/>
          <w:sz w:val="24"/>
          <w:szCs w:val="24"/>
          <w:lang w:eastAsia="en-US"/>
        </w:rPr>
        <w:t>. 18, p. 1478-1479, 2002.</w:t>
      </w:r>
    </w:p>
    <w:p w:rsidR="000420BE" w:rsidRDefault="000420BE" w:rsidP="00683EAA">
      <w:pPr>
        <w:rPr>
          <w:rFonts w:ascii="Times New Roman" w:hAnsi="Times New Roman"/>
          <w:sz w:val="24"/>
          <w:szCs w:val="24"/>
          <w:lang w:eastAsia="en-US"/>
        </w:rPr>
      </w:pPr>
    </w:p>
    <w:p w:rsidR="000420BE" w:rsidRPr="00683EAA" w:rsidRDefault="00463009" w:rsidP="00683EAA">
      <w:pPr>
        <w:rPr>
          <w:rFonts w:ascii="Times New Roman" w:hAnsi="Times New Roman"/>
          <w:sz w:val="24"/>
          <w:szCs w:val="24"/>
          <w:lang w:val="en-US" w:eastAsia="en-US"/>
        </w:rPr>
      </w:pPr>
      <w:r w:rsidRPr="00264B7D">
        <w:rPr>
          <w:rFonts w:ascii="Times New Roman" w:hAnsi="Times New Roman"/>
          <w:sz w:val="24"/>
          <w:szCs w:val="24"/>
          <w:lang w:eastAsia="en-US"/>
          <w:rPrChange w:id="158" w:author="Francisco Felix" w:date="2020-01-11T12:35:00Z">
            <w:rPr>
              <w:rFonts w:ascii="Times New Roman" w:hAnsi="Times New Roman"/>
              <w:sz w:val="24"/>
              <w:szCs w:val="24"/>
              <w:lang w:val="en-US" w:eastAsia="en-US"/>
            </w:rPr>
          </w:rPrChange>
        </w:rPr>
        <w:t xml:space="preserve">BALDO, P.; PAOLI, P. Pharmacovigilance in oncology: evaluation of current practice and future perspectives. </w:t>
      </w:r>
      <w:r w:rsidR="00E50D61" w:rsidRPr="00683EAA">
        <w:rPr>
          <w:rFonts w:ascii="Times New Roman" w:hAnsi="Times New Roman"/>
          <w:b/>
          <w:sz w:val="24"/>
          <w:szCs w:val="24"/>
          <w:lang w:val="en-US" w:eastAsia="en-US"/>
        </w:rPr>
        <w:t>Journal of Evaluation in Clinical Practice</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v.</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20, p. 559–569</w:t>
      </w:r>
      <w:r w:rsidR="00563839" w:rsidRPr="00683EAA">
        <w:rPr>
          <w:rFonts w:ascii="Times New Roman" w:hAnsi="Times New Roman"/>
          <w:sz w:val="24"/>
          <w:szCs w:val="24"/>
          <w:lang w:val="en-US" w:eastAsia="en-US"/>
        </w:rPr>
        <w:t>, 2014</w:t>
      </w:r>
      <w:r w:rsidRPr="00683EAA">
        <w:rPr>
          <w:rFonts w:ascii="Times New Roman" w:hAnsi="Times New Roman"/>
          <w:sz w:val="24"/>
          <w:szCs w:val="24"/>
          <w:lang w:val="en-US" w:eastAsia="en-US"/>
        </w:rPr>
        <w:t>.</w:t>
      </w:r>
    </w:p>
    <w:p w:rsidR="00232938" w:rsidRPr="00683EAA" w:rsidRDefault="00232938" w:rsidP="002D3584">
      <w:pPr>
        <w:rPr>
          <w:rFonts w:ascii="Times New Roman" w:hAnsi="Times New Roman"/>
          <w:sz w:val="24"/>
          <w:szCs w:val="24"/>
          <w:lang w:val="en-US" w:eastAsia="en-US"/>
        </w:rPr>
      </w:pPr>
    </w:p>
    <w:p w:rsidR="000420BE" w:rsidRPr="00683EAA" w:rsidRDefault="00FA156C" w:rsidP="00683EAA">
      <w:pPr>
        <w:rPr>
          <w:rFonts w:ascii="Times New Roman" w:hAnsi="Times New Roman"/>
          <w:sz w:val="24"/>
          <w:szCs w:val="24"/>
          <w:lang w:val="en-US" w:eastAsia="en-US"/>
        </w:rPr>
      </w:pPr>
      <w:r w:rsidRPr="00683EAA">
        <w:rPr>
          <w:rFonts w:ascii="Times New Roman" w:hAnsi="Times New Roman"/>
          <w:sz w:val="24"/>
          <w:szCs w:val="24"/>
          <w:lang w:val="en-US" w:eastAsia="en-US"/>
        </w:rPr>
        <w:t>BLANEY, S.</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 xml:space="preserve">M. </w:t>
      </w:r>
      <w:r w:rsidR="00E50D61" w:rsidRPr="00683EAA">
        <w:rPr>
          <w:rFonts w:ascii="Times New Roman" w:hAnsi="Times New Roman"/>
          <w:i/>
          <w:sz w:val="24"/>
          <w:szCs w:val="24"/>
          <w:lang w:val="en-US" w:eastAsia="en-US"/>
        </w:rPr>
        <w:t>et al</w:t>
      </w:r>
      <w:r w:rsidRPr="00683EAA">
        <w:rPr>
          <w:rFonts w:ascii="Times New Roman" w:hAnsi="Times New Roman"/>
          <w:sz w:val="24"/>
          <w:szCs w:val="24"/>
          <w:lang w:val="en-US" w:eastAsia="en-US"/>
        </w:rPr>
        <w:t>. Tumors of the Central Nervous System. In: PIZZO</w:t>
      </w:r>
      <w:r w:rsidR="00563839" w:rsidRPr="00683EAA">
        <w:rPr>
          <w:rFonts w:ascii="Times New Roman" w:hAnsi="Times New Roman"/>
          <w:sz w:val="24"/>
          <w:szCs w:val="24"/>
          <w:lang w:val="en-US" w:eastAsia="en-US"/>
        </w:rPr>
        <w:t>,</w:t>
      </w:r>
      <w:r w:rsidRPr="00683EAA">
        <w:rPr>
          <w:rFonts w:ascii="Times New Roman" w:hAnsi="Times New Roman"/>
          <w:sz w:val="24"/>
          <w:szCs w:val="24"/>
          <w:lang w:val="en-US" w:eastAsia="en-US"/>
        </w:rPr>
        <w:t xml:space="preserve"> P</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A</w:t>
      </w:r>
      <w:r w:rsidR="00563839" w:rsidRPr="00683EAA">
        <w:rPr>
          <w:rFonts w:ascii="Times New Roman" w:hAnsi="Times New Roman"/>
          <w:sz w:val="24"/>
          <w:szCs w:val="24"/>
          <w:lang w:val="en-US" w:eastAsia="en-US"/>
        </w:rPr>
        <w:t>.</w:t>
      </w:r>
      <w:r w:rsidRPr="00683EAA">
        <w:rPr>
          <w:rFonts w:ascii="Times New Roman" w:hAnsi="Times New Roman"/>
          <w:sz w:val="24"/>
          <w:szCs w:val="24"/>
          <w:lang w:val="en-US" w:eastAsia="en-US"/>
        </w:rPr>
        <w:t>, POPLACK</w:t>
      </w:r>
      <w:r w:rsidR="00563839" w:rsidRPr="00683EAA">
        <w:rPr>
          <w:rFonts w:ascii="Times New Roman" w:hAnsi="Times New Roman"/>
          <w:sz w:val="24"/>
          <w:szCs w:val="24"/>
          <w:lang w:val="en-US" w:eastAsia="en-US"/>
        </w:rPr>
        <w:t>,</w:t>
      </w:r>
      <w:r w:rsidRPr="00683EAA">
        <w:rPr>
          <w:rFonts w:ascii="Times New Roman" w:hAnsi="Times New Roman"/>
          <w:sz w:val="24"/>
          <w:szCs w:val="24"/>
          <w:lang w:val="en-US" w:eastAsia="en-US"/>
        </w:rPr>
        <w:t xml:space="preserve"> D</w:t>
      </w:r>
      <w:r w:rsidR="00563839" w:rsidRPr="00683EAA">
        <w:rPr>
          <w:rFonts w:ascii="Times New Roman" w:hAnsi="Times New Roman"/>
          <w:sz w:val="24"/>
          <w:szCs w:val="24"/>
          <w:lang w:val="en-US" w:eastAsia="en-US"/>
        </w:rPr>
        <w:t xml:space="preserve">. </w:t>
      </w:r>
      <w:r w:rsidRPr="00683EAA">
        <w:rPr>
          <w:rFonts w:ascii="Times New Roman" w:hAnsi="Times New Roman"/>
          <w:sz w:val="24"/>
          <w:szCs w:val="24"/>
          <w:lang w:val="en-US" w:eastAsia="en-US"/>
        </w:rPr>
        <w:t>G</w:t>
      </w:r>
      <w:r w:rsidR="00563839" w:rsidRPr="00683EAA">
        <w:rPr>
          <w:rFonts w:ascii="Times New Roman" w:hAnsi="Times New Roman"/>
          <w:sz w:val="24"/>
          <w:szCs w:val="24"/>
          <w:lang w:val="en-US" w:eastAsia="en-US"/>
        </w:rPr>
        <w:t>.</w:t>
      </w:r>
      <w:r w:rsidRPr="00683EAA">
        <w:rPr>
          <w:rFonts w:ascii="Times New Roman" w:hAnsi="Times New Roman"/>
          <w:sz w:val="24"/>
          <w:szCs w:val="24"/>
          <w:lang w:val="en-US" w:eastAsia="en-US"/>
        </w:rPr>
        <w:t xml:space="preserve">, editors. </w:t>
      </w:r>
      <w:r w:rsidRPr="00683EAA">
        <w:rPr>
          <w:rFonts w:ascii="Times New Roman" w:hAnsi="Times New Roman"/>
          <w:b/>
          <w:sz w:val="24"/>
          <w:szCs w:val="24"/>
          <w:lang w:val="en-US" w:eastAsia="en-US"/>
        </w:rPr>
        <w:t>Principles &amp; Practice of Pediatric Oncology</w:t>
      </w:r>
      <w:r w:rsidRPr="00683EAA">
        <w:rPr>
          <w:rFonts w:ascii="Times New Roman" w:hAnsi="Times New Roman"/>
          <w:sz w:val="24"/>
          <w:szCs w:val="24"/>
          <w:lang w:val="en-US" w:eastAsia="en-US"/>
        </w:rPr>
        <w:t xml:space="preserve">, 5th edition. Philadelphia: </w:t>
      </w:r>
      <w:proofErr w:type="spellStart"/>
      <w:r w:rsidRPr="00683EAA">
        <w:rPr>
          <w:rFonts w:ascii="Times New Roman" w:hAnsi="Times New Roman"/>
          <w:sz w:val="24"/>
          <w:szCs w:val="24"/>
          <w:lang w:val="en-US" w:eastAsia="en-US"/>
        </w:rPr>
        <w:t>Lippincot</w:t>
      </w:r>
      <w:proofErr w:type="spellEnd"/>
      <w:r w:rsidRPr="00683EAA">
        <w:rPr>
          <w:rFonts w:ascii="Times New Roman" w:hAnsi="Times New Roman"/>
          <w:sz w:val="24"/>
          <w:szCs w:val="24"/>
          <w:lang w:val="en-US" w:eastAsia="en-US"/>
        </w:rPr>
        <w:t xml:space="preserve"> Williams &amp; Wilkins; 2006.</w:t>
      </w:r>
      <w:r w:rsidR="00C815E6" w:rsidRPr="00683EAA">
        <w:rPr>
          <w:rFonts w:ascii="Times New Roman" w:hAnsi="Times New Roman"/>
          <w:sz w:val="24"/>
          <w:szCs w:val="24"/>
          <w:lang w:val="en-US" w:eastAsia="en-US"/>
        </w:rPr>
        <w:t xml:space="preserve"> </w:t>
      </w:r>
      <w:del w:id="159" w:author="Rayra Lima" w:date="2016-02-12T10:29:00Z">
        <w:r w:rsidR="00C815E6" w:rsidRPr="00683EAA" w:rsidDel="005B6BD1">
          <w:rPr>
            <w:rFonts w:ascii="Times New Roman" w:hAnsi="Times New Roman"/>
            <w:sz w:val="24"/>
            <w:szCs w:val="24"/>
            <w:lang w:val="en-US" w:eastAsia="en-US"/>
          </w:rPr>
          <w:delText>1729 p.</w:delText>
        </w:r>
      </w:del>
    </w:p>
    <w:p w:rsidR="000420BE" w:rsidRPr="00683EAA" w:rsidRDefault="000420BE" w:rsidP="00683EAA">
      <w:pPr>
        <w:rPr>
          <w:rFonts w:ascii="Times New Roman" w:hAnsi="Times New Roman"/>
          <w:sz w:val="24"/>
          <w:szCs w:val="24"/>
          <w:lang w:val="en-US" w:eastAsia="en-US"/>
        </w:rPr>
      </w:pPr>
    </w:p>
    <w:p w:rsidR="000420BE" w:rsidRPr="00683EAA" w:rsidRDefault="00130085" w:rsidP="00683EAA">
      <w:pPr>
        <w:rPr>
          <w:rFonts w:ascii="Times New Roman" w:hAnsi="Times New Roman"/>
          <w:sz w:val="24"/>
          <w:szCs w:val="24"/>
          <w:lang w:eastAsia="en-US"/>
        </w:rPr>
      </w:pPr>
      <w:r w:rsidRPr="00010726">
        <w:rPr>
          <w:rFonts w:ascii="Times New Roman" w:hAnsi="Times New Roman"/>
          <w:sz w:val="24"/>
          <w:szCs w:val="24"/>
          <w:lang w:val="en-US" w:eastAsia="en-US"/>
        </w:rPr>
        <w:t>BOURG</w:t>
      </w:r>
      <w:r w:rsidR="00455152">
        <w:rPr>
          <w:rFonts w:ascii="Times New Roman" w:hAnsi="Times New Roman"/>
          <w:sz w:val="24"/>
          <w:szCs w:val="24"/>
          <w:lang w:val="en-US" w:eastAsia="en-US"/>
        </w:rPr>
        <w:t>,</w:t>
      </w:r>
      <w:r w:rsidRPr="00010726">
        <w:rPr>
          <w:rFonts w:ascii="Times New Roman" w:hAnsi="Times New Roman"/>
          <w:sz w:val="24"/>
          <w:szCs w:val="24"/>
          <w:lang w:val="en-US" w:eastAsia="en-US"/>
        </w:rPr>
        <w:t xml:space="preserve"> V</w:t>
      </w:r>
      <w:r w:rsidR="00563839" w:rsidRPr="00010726">
        <w:rPr>
          <w:rFonts w:ascii="Times New Roman" w:hAnsi="Times New Roman"/>
          <w:sz w:val="24"/>
          <w:szCs w:val="24"/>
          <w:lang w:val="en-US" w:eastAsia="en-US"/>
        </w:rPr>
        <w:t xml:space="preserve">. </w:t>
      </w:r>
      <w:r w:rsidR="00E50D61" w:rsidRPr="00683EAA">
        <w:rPr>
          <w:rFonts w:ascii="Times New Roman" w:hAnsi="Times New Roman"/>
          <w:i/>
          <w:sz w:val="24"/>
          <w:szCs w:val="24"/>
          <w:lang w:val="en-US" w:eastAsia="en-US"/>
        </w:rPr>
        <w:t>et al</w:t>
      </w:r>
      <w:r w:rsidRPr="00010726">
        <w:rPr>
          <w:rFonts w:ascii="Times New Roman" w:hAnsi="Times New Roman"/>
          <w:sz w:val="24"/>
          <w:szCs w:val="24"/>
          <w:lang w:val="en-US" w:eastAsia="en-US"/>
        </w:rPr>
        <w:t xml:space="preserve">. Nitroso-urea-cisplatin-based chemotherapy associated with valproate: increase </w:t>
      </w:r>
      <w:proofErr w:type="gramStart"/>
      <w:r w:rsidRPr="00010726">
        <w:rPr>
          <w:rFonts w:ascii="Times New Roman" w:hAnsi="Times New Roman"/>
          <w:sz w:val="24"/>
          <w:szCs w:val="24"/>
          <w:lang w:val="en-US" w:eastAsia="en-US"/>
        </w:rPr>
        <w:t xml:space="preserve">of  </w:t>
      </w:r>
      <w:proofErr w:type="spellStart"/>
      <w:r w:rsidRPr="00010726">
        <w:rPr>
          <w:rFonts w:ascii="Times New Roman" w:hAnsi="Times New Roman"/>
          <w:sz w:val="24"/>
          <w:szCs w:val="24"/>
          <w:lang w:val="en-US" w:eastAsia="en-US"/>
        </w:rPr>
        <w:t>haematologic</w:t>
      </w:r>
      <w:proofErr w:type="spellEnd"/>
      <w:proofErr w:type="gramEnd"/>
      <w:r w:rsidRPr="00010726">
        <w:rPr>
          <w:rFonts w:ascii="Times New Roman" w:hAnsi="Times New Roman"/>
          <w:sz w:val="24"/>
          <w:szCs w:val="24"/>
          <w:lang w:val="en-US" w:eastAsia="en-US"/>
        </w:rPr>
        <w:t xml:space="preserve"> toxicity. </w:t>
      </w:r>
      <w:proofErr w:type="spellStart"/>
      <w:r w:rsidRPr="00683EAA">
        <w:rPr>
          <w:rFonts w:ascii="Times New Roman" w:hAnsi="Times New Roman"/>
          <w:b/>
          <w:sz w:val="24"/>
          <w:szCs w:val="24"/>
          <w:lang w:eastAsia="en-US"/>
        </w:rPr>
        <w:t>Ann</w:t>
      </w:r>
      <w:r w:rsidR="00563839" w:rsidRPr="00683EAA">
        <w:rPr>
          <w:rFonts w:ascii="Times New Roman" w:hAnsi="Times New Roman"/>
          <w:b/>
          <w:sz w:val="24"/>
          <w:szCs w:val="24"/>
          <w:lang w:eastAsia="en-US"/>
        </w:rPr>
        <w:t>als</w:t>
      </w:r>
      <w:proofErr w:type="spellEnd"/>
      <w:r w:rsidR="00563839" w:rsidRPr="00683EAA">
        <w:rPr>
          <w:rFonts w:ascii="Times New Roman" w:hAnsi="Times New Roman"/>
          <w:b/>
          <w:sz w:val="24"/>
          <w:szCs w:val="24"/>
          <w:lang w:eastAsia="en-US"/>
        </w:rPr>
        <w:t xml:space="preserve"> </w:t>
      </w:r>
      <w:proofErr w:type="spellStart"/>
      <w:r w:rsidR="00563839" w:rsidRPr="00683EAA">
        <w:rPr>
          <w:rFonts w:ascii="Times New Roman" w:hAnsi="Times New Roman"/>
          <w:b/>
          <w:sz w:val="24"/>
          <w:szCs w:val="24"/>
          <w:lang w:eastAsia="en-US"/>
        </w:rPr>
        <w:t>of</w:t>
      </w:r>
      <w:proofErr w:type="spellEnd"/>
      <w:r w:rsidRPr="00683EAA">
        <w:rPr>
          <w:rFonts w:ascii="Times New Roman" w:hAnsi="Times New Roman"/>
          <w:b/>
          <w:sz w:val="24"/>
          <w:szCs w:val="24"/>
          <w:lang w:eastAsia="en-US"/>
        </w:rPr>
        <w:t xml:space="preserve"> </w:t>
      </w:r>
      <w:proofErr w:type="spellStart"/>
      <w:r w:rsidRPr="00683EAA">
        <w:rPr>
          <w:rFonts w:ascii="Times New Roman" w:hAnsi="Times New Roman"/>
          <w:b/>
          <w:sz w:val="24"/>
          <w:szCs w:val="24"/>
          <w:lang w:eastAsia="en-US"/>
        </w:rPr>
        <w:t>Oncol</w:t>
      </w:r>
      <w:r w:rsidR="00563839" w:rsidRPr="00683EAA">
        <w:rPr>
          <w:rFonts w:ascii="Times New Roman" w:hAnsi="Times New Roman"/>
          <w:b/>
          <w:sz w:val="24"/>
          <w:szCs w:val="24"/>
          <w:lang w:eastAsia="en-US"/>
        </w:rPr>
        <w:t>ogy</w:t>
      </w:r>
      <w:proofErr w:type="spellEnd"/>
      <w:r w:rsidR="00563839" w:rsidRPr="00683EAA">
        <w:rPr>
          <w:rFonts w:ascii="Times New Roman" w:hAnsi="Times New Roman"/>
          <w:b/>
          <w:sz w:val="24"/>
          <w:szCs w:val="24"/>
          <w:lang w:eastAsia="en-US"/>
        </w:rPr>
        <w:t>,</w:t>
      </w:r>
      <w:r w:rsidRPr="00683EAA">
        <w:rPr>
          <w:rFonts w:ascii="Times New Roman" w:hAnsi="Times New Roman"/>
          <w:sz w:val="24"/>
          <w:szCs w:val="24"/>
          <w:lang w:eastAsia="en-US"/>
        </w:rPr>
        <w:t xml:space="preserve"> </w:t>
      </w:r>
      <w:r w:rsidR="00563839" w:rsidRPr="00683EAA">
        <w:rPr>
          <w:rFonts w:ascii="Times New Roman" w:hAnsi="Times New Roman"/>
          <w:sz w:val="24"/>
          <w:szCs w:val="24"/>
          <w:lang w:eastAsia="en-US"/>
        </w:rPr>
        <w:t xml:space="preserve">v. 12, n. 2, p. 217-219, </w:t>
      </w:r>
      <w:r w:rsidRPr="00683EAA">
        <w:rPr>
          <w:rFonts w:ascii="Times New Roman" w:hAnsi="Times New Roman"/>
          <w:sz w:val="24"/>
          <w:szCs w:val="24"/>
          <w:lang w:eastAsia="en-US"/>
        </w:rPr>
        <w:t>2001.</w:t>
      </w:r>
    </w:p>
    <w:p w:rsidR="000420BE" w:rsidRPr="00683EAA" w:rsidRDefault="000420BE" w:rsidP="00683EAA">
      <w:pPr>
        <w:rPr>
          <w:rFonts w:ascii="Times New Roman" w:hAnsi="Times New Roman"/>
          <w:sz w:val="24"/>
          <w:szCs w:val="24"/>
          <w:lang w:eastAsia="en-US"/>
        </w:rPr>
      </w:pPr>
    </w:p>
    <w:p w:rsidR="000420BE" w:rsidRPr="00683EAA" w:rsidRDefault="00130085" w:rsidP="00683EAA">
      <w:pPr>
        <w:rPr>
          <w:rFonts w:ascii="Times New Roman" w:hAnsi="Times New Roman"/>
          <w:sz w:val="24"/>
          <w:szCs w:val="24"/>
          <w:lang w:eastAsia="en-US"/>
        </w:rPr>
      </w:pPr>
      <w:r w:rsidRPr="00683EAA">
        <w:rPr>
          <w:rFonts w:ascii="Times New Roman" w:hAnsi="Times New Roman"/>
          <w:sz w:val="24"/>
          <w:szCs w:val="24"/>
          <w:lang w:eastAsia="en-US"/>
        </w:rPr>
        <w:t xml:space="preserve">BRASIL. Ministério da Saúde. Mensagem aos Médicos. Câncer Fundamentos. Brasília: Secretaria de Assistência Médica-Divisão Nacional de Câncer, </w:t>
      </w:r>
      <w:r w:rsidR="00563839" w:rsidRPr="00683EAA">
        <w:rPr>
          <w:rFonts w:ascii="Times New Roman" w:hAnsi="Times New Roman"/>
          <w:sz w:val="24"/>
          <w:szCs w:val="24"/>
          <w:lang w:eastAsia="en-US"/>
        </w:rPr>
        <w:t xml:space="preserve">p.7-47, </w:t>
      </w:r>
      <w:r w:rsidRPr="00683EAA">
        <w:rPr>
          <w:rFonts w:ascii="Times New Roman" w:hAnsi="Times New Roman"/>
          <w:sz w:val="24"/>
          <w:szCs w:val="24"/>
          <w:lang w:eastAsia="en-US"/>
        </w:rPr>
        <w:t>1971.</w:t>
      </w:r>
    </w:p>
    <w:p w:rsidR="000420BE" w:rsidRPr="00683EAA" w:rsidRDefault="000420BE" w:rsidP="00683EAA">
      <w:pPr>
        <w:rPr>
          <w:rFonts w:ascii="Times New Roman" w:hAnsi="Times New Roman"/>
          <w:sz w:val="24"/>
          <w:szCs w:val="24"/>
          <w:lang w:eastAsia="en-US"/>
        </w:rPr>
      </w:pPr>
    </w:p>
    <w:p w:rsidR="00DA640C" w:rsidRPr="00010726" w:rsidRDefault="00DA640C" w:rsidP="002D3584">
      <w:pPr>
        <w:rPr>
          <w:rFonts w:ascii="Times New Roman" w:hAnsi="Times New Roman"/>
          <w:sz w:val="24"/>
          <w:szCs w:val="24"/>
          <w:lang w:val="en-US"/>
        </w:rPr>
      </w:pPr>
      <w:r w:rsidRPr="00010726">
        <w:rPr>
          <w:rFonts w:ascii="Times New Roman" w:hAnsi="Times New Roman"/>
          <w:sz w:val="24"/>
          <w:szCs w:val="24"/>
          <w:lang w:val="en-US"/>
        </w:rPr>
        <w:lastRenderedPageBreak/>
        <w:t>BROWN</w:t>
      </w:r>
      <w:r w:rsidR="00455152">
        <w:rPr>
          <w:rFonts w:ascii="Times New Roman" w:hAnsi="Times New Roman"/>
          <w:sz w:val="24"/>
          <w:szCs w:val="24"/>
          <w:lang w:val="en-US"/>
        </w:rPr>
        <w:t>,</w:t>
      </w:r>
      <w:r w:rsidRPr="00010726">
        <w:rPr>
          <w:rFonts w:ascii="Times New Roman" w:hAnsi="Times New Roman"/>
          <w:sz w:val="24"/>
          <w:szCs w:val="24"/>
          <w:lang w:val="en-US"/>
        </w:rPr>
        <w:t xml:space="preserve"> K. Presenting brain </w:t>
      </w:r>
      <w:proofErr w:type="spellStart"/>
      <w:r w:rsidRPr="00010726">
        <w:rPr>
          <w:rFonts w:ascii="Times New Roman" w:hAnsi="Times New Roman"/>
          <w:sz w:val="24"/>
          <w:szCs w:val="24"/>
          <w:lang w:val="en-US"/>
        </w:rPr>
        <w:t>tumour</w:t>
      </w:r>
      <w:proofErr w:type="spellEnd"/>
      <w:r w:rsidRPr="00010726">
        <w:rPr>
          <w:rFonts w:ascii="Times New Roman" w:hAnsi="Times New Roman"/>
          <w:sz w:val="24"/>
          <w:szCs w:val="24"/>
          <w:lang w:val="en-US"/>
        </w:rPr>
        <w:t xml:space="preserve"> statistics to the public: unravelling complexity. In: </w:t>
      </w:r>
      <w:r w:rsidRPr="00010726">
        <w:rPr>
          <w:rFonts w:ascii="Times New Roman" w:hAnsi="Times New Roman"/>
          <w:i/>
          <w:iCs/>
          <w:sz w:val="24"/>
          <w:szCs w:val="24"/>
          <w:lang w:val="en-US"/>
        </w:rPr>
        <w:t>NCIN Cancer Outcomes Conference, BRIGHTON, UK, 2013</w:t>
      </w:r>
      <w:r w:rsidRPr="00010726">
        <w:rPr>
          <w:rFonts w:ascii="Times New Roman" w:hAnsi="Times New Roman"/>
          <w:sz w:val="24"/>
          <w:szCs w:val="24"/>
          <w:lang w:val="en-US"/>
        </w:rPr>
        <w:t>. National Cancer Intelligence Network, London, UK.</w:t>
      </w:r>
    </w:p>
    <w:p w:rsidR="00DA640C" w:rsidRPr="00010726" w:rsidRDefault="00DA640C" w:rsidP="002D3584">
      <w:pPr>
        <w:rPr>
          <w:rFonts w:ascii="Times New Roman" w:hAnsi="Times New Roman"/>
          <w:sz w:val="24"/>
          <w:szCs w:val="24"/>
          <w:lang w:val="en-US" w:eastAsia="en-US"/>
        </w:rPr>
      </w:pPr>
    </w:p>
    <w:p w:rsidR="000420BE" w:rsidRDefault="00FA156C" w:rsidP="00683EAA">
      <w:pPr>
        <w:rPr>
          <w:rFonts w:ascii="Times New Roman" w:hAnsi="Times New Roman"/>
          <w:sz w:val="24"/>
          <w:szCs w:val="24"/>
          <w:lang w:val="en-US" w:eastAsia="en-US"/>
        </w:rPr>
      </w:pPr>
      <w:r w:rsidRPr="00010726">
        <w:rPr>
          <w:rFonts w:ascii="Times New Roman" w:hAnsi="Times New Roman"/>
          <w:sz w:val="24"/>
          <w:szCs w:val="24"/>
          <w:lang w:val="en-US" w:eastAsia="en-US"/>
        </w:rPr>
        <w:t xml:space="preserve">CAMARGO, B. </w:t>
      </w:r>
      <w:r w:rsidR="00E50D61" w:rsidRPr="00683EAA">
        <w:rPr>
          <w:rFonts w:ascii="Times New Roman" w:hAnsi="Times New Roman"/>
          <w:i/>
          <w:sz w:val="24"/>
          <w:szCs w:val="24"/>
          <w:lang w:val="en-US" w:eastAsia="en-US"/>
        </w:rPr>
        <w:t>et al</w:t>
      </w:r>
      <w:r w:rsidRPr="00010726">
        <w:rPr>
          <w:rFonts w:ascii="Times New Roman" w:hAnsi="Times New Roman"/>
          <w:sz w:val="24"/>
          <w:szCs w:val="24"/>
          <w:lang w:val="en-US" w:eastAsia="en-US"/>
        </w:rPr>
        <w:t xml:space="preserve">. Cancer incidence among children and adolescents in Brazil: first report of 14 population-based cancer registries. </w:t>
      </w:r>
      <w:r w:rsidR="00E50D61" w:rsidRPr="00683EAA">
        <w:rPr>
          <w:rFonts w:ascii="Times New Roman" w:hAnsi="Times New Roman"/>
          <w:b/>
          <w:sz w:val="24"/>
          <w:szCs w:val="24"/>
          <w:lang w:val="en-US" w:eastAsia="en-US"/>
        </w:rPr>
        <w:t>International Journal of Cancer</w:t>
      </w:r>
      <w:r w:rsidR="00563839" w:rsidRPr="00010726">
        <w:rPr>
          <w:rFonts w:ascii="Times New Roman" w:hAnsi="Times New Roman"/>
          <w:sz w:val="24"/>
          <w:szCs w:val="24"/>
          <w:lang w:val="en-US" w:eastAsia="en-US"/>
        </w:rPr>
        <w:t xml:space="preserve">, v. </w:t>
      </w:r>
      <w:r w:rsidRPr="00010726">
        <w:rPr>
          <w:rFonts w:ascii="Times New Roman" w:hAnsi="Times New Roman"/>
          <w:sz w:val="24"/>
          <w:szCs w:val="24"/>
          <w:lang w:val="en-US" w:eastAsia="en-US"/>
        </w:rPr>
        <w:t>126</w:t>
      </w:r>
      <w:r w:rsidR="00563839" w:rsidRPr="00010726">
        <w:rPr>
          <w:rFonts w:ascii="Times New Roman" w:hAnsi="Times New Roman"/>
          <w:sz w:val="24"/>
          <w:szCs w:val="24"/>
          <w:lang w:val="en-US" w:eastAsia="en-US"/>
        </w:rPr>
        <w:t>, p.</w:t>
      </w:r>
      <w:r w:rsidRPr="00010726">
        <w:rPr>
          <w:rFonts w:ascii="Times New Roman" w:hAnsi="Times New Roman"/>
          <w:sz w:val="24"/>
          <w:szCs w:val="24"/>
          <w:lang w:val="en-US" w:eastAsia="en-US"/>
        </w:rPr>
        <w:t xml:space="preserve"> 715–720, 2010.</w:t>
      </w:r>
    </w:p>
    <w:p w:rsidR="000420BE" w:rsidRDefault="000420BE" w:rsidP="00683EAA">
      <w:pPr>
        <w:rPr>
          <w:rFonts w:ascii="Times New Roman" w:hAnsi="Times New Roman"/>
          <w:sz w:val="24"/>
          <w:szCs w:val="24"/>
          <w:lang w:val="en-US" w:eastAsia="en-US"/>
        </w:rPr>
      </w:pPr>
    </w:p>
    <w:p w:rsidR="000420BE" w:rsidRDefault="00463009" w:rsidP="00683EAA">
      <w:pPr>
        <w:rPr>
          <w:rFonts w:ascii="Times New Roman" w:hAnsi="Times New Roman"/>
          <w:sz w:val="24"/>
          <w:szCs w:val="24"/>
          <w:lang w:val="en-US" w:eastAsia="en-US"/>
        </w:rPr>
      </w:pPr>
      <w:r w:rsidRPr="00010726">
        <w:rPr>
          <w:rFonts w:ascii="Times New Roman" w:hAnsi="Times New Roman"/>
          <w:sz w:val="24"/>
          <w:szCs w:val="24"/>
          <w:lang w:val="en-US" w:eastAsia="en-US"/>
        </w:rPr>
        <w:t xml:space="preserve">CAVACO, P. </w:t>
      </w:r>
      <w:r w:rsidR="00E50D61" w:rsidRPr="00683EAA">
        <w:rPr>
          <w:rFonts w:ascii="Times New Roman" w:hAnsi="Times New Roman"/>
          <w:i/>
          <w:sz w:val="24"/>
          <w:szCs w:val="24"/>
          <w:lang w:val="en-US" w:eastAsia="en-US"/>
        </w:rPr>
        <w:t>et al</w:t>
      </w:r>
      <w:r w:rsidRPr="00010726">
        <w:rPr>
          <w:rFonts w:ascii="Times New Roman" w:hAnsi="Times New Roman"/>
          <w:sz w:val="24"/>
          <w:szCs w:val="24"/>
          <w:lang w:val="en-US" w:eastAsia="en-US"/>
        </w:rPr>
        <w:t xml:space="preserve">. Pharmacotherapeutic follow-up in oncology. </w:t>
      </w:r>
      <w:r w:rsidR="00563839" w:rsidRPr="00010726">
        <w:rPr>
          <w:rFonts w:ascii="Times New Roman" w:hAnsi="Times New Roman"/>
          <w:b/>
          <w:sz w:val="24"/>
          <w:szCs w:val="24"/>
          <w:lang w:val="en-US" w:eastAsia="en-US"/>
        </w:rPr>
        <w:t>European Journal of Hospital Pharmacy</w:t>
      </w:r>
      <w:r w:rsidR="00563839" w:rsidRPr="00010726">
        <w:rPr>
          <w:rFonts w:ascii="Times New Roman" w:hAnsi="Times New Roman"/>
          <w:sz w:val="24"/>
          <w:szCs w:val="24"/>
          <w:lang w:val="en-US" w:eastAsia="en-US"/>
        </w:rPr>
        <w:t>, v. 19,</w:t>
      </w:r>
      <w:r w:rsidRPr="00010726">
        <w:rPr>
          <w:rFonts w:ascii="Times New Roman" w:hAnsi="Times New Roman"/>
          <w:sz w:val="24"/>
          <w:szCs w:val="24"/>
          <w:lang w:val="en-US" w:eastAsia="en-US"/>
        </w:rPr>
        <w:t xml:space="preserve"> 2012.</w:t>
      </w:r>
    </w:p>
    <w:p w:rsidR="00C815E6" w:rsidRPr="00010726" w:rsidRDefault="00C815E6" w:rsidP="002D3584">
      <w:pPr>
        <w:rPr>
          <w:rFonts w:ascii="Times New Roman" w:hAnsi="Times New Roman"/>
          <w:sz w:val="24"/>
          <w:szCs w:val="24"/>
          <w:lang w:val="en-US" w:eastAsia="en-US"/>
        </w:rPr>
      </w:pPr>
    </w:p>
    <w:p w:rsidR="000420BE" w:rsidRPr="00683EAA" w:rsidRDefault="00FA156C" w:rsidP="00683EAA">
      <w:pPr>
        <w:rPr>
          <w:rFonts w:ascii="Times New Roman" w:hAnsi="Times New Roman"/>
          <w:sz w:val="24"/>
          <w:szCs w:val="24"/>
          <w:lang w:eastAsia="en-US"/>
        </w:rPr>
      </w:pPr>
      <w:r w:rsidRPr="00010726">
        <w:rPr>
          <w:rFonts w:ascii="Times New Roman" w:hAnsi="Times New Roman"/>
          <w:sz w:val="24"/>
          <w:szCs w:val="24"/>
          <w:lang w:val="en-US" w:eastAsia="en-US"/>
        </w:rPr>
        <w:t xml:space="preserve">CBTRUS (2012). CBTRUS Statistical Report: Primary Brain and Central Nervous System Tumors Diagnosed in the United States in 2004-2008 (March 23, 2012 Revision). </w:t>
      </w:r>
      <w:proofErr w:type="spellStart"/>
      <w:r w:rsidR="00563839" w:rsidRPr="00010726">
        <w:rPr>
          <w:rFonts w:ascii="Times New Roman" w:hAnsi="Times New Roman"/>
          <w:sz w:val="24"/>
          <w:szCs w:val="24"/>
          <w:lang w:val="en-US" w:eastAsia="en-US"/>
        </w:rPr>
        <w:t>Disponível</w:t>
      </w:r>
      <w:proofErr w:type="spellEnd"/>
      <w:r w:rsidR="00563839" w:rsidRPr="00010726">
        <w:rPr>
          <w:rFonts w:ascii="Times New Roman" w:hAnsi="Times New Roman"/>
          <w:sz w:val="24"/>
          <w:szCs w:val="24"/>
          <w:lang w:val="en-US" w:eastAsia="en-US"/>
        </w:rPr>
        <w:t xml:space="preserve"> </w:t>
      </w:r>
      <w:proofErr w:type="spellStart"/>
      <w:r w:rsidR="00563839" w:rsidRPr="00010726">
        <w:rPr>
          <w:rFonts w:ascii="Times New Roman" w:hAnsi="Times New Roman"/>
          <w:sz w:val="24"/>
          <w:szCs w:val="24"/>
          <w:lang w:val="en-US" w:eastAsia="en-US"/>
        </w:rPr>
        <w:t>em</w:t>
      </w:r>
      <w:proofErr w:type="spellEnd"/>
      <w:r w:rsidRPr="00010726">
        <w:rPr>
          <w:rFonts w:ascii="Times New Roman" w:hAnsi="Times New Roman"/>
          <w:sz w:val="24"/>
          <w:szCs w:val="24"/>
          <w:lang w:val="en-US" w:eastAsia="en-US"/>
        </w:rPr>
        <w:t>: Central Brain Tumor Registry of the United States, Hinsdale, IL</w:t>
      </w:r>
      <w:r w:rsidR="00563839" w:rsidRPr="00010726">
        <w:rPr>
          <w:rFonts w:ascii="Times New Roman" w:hAnsi="Times New Roman"/>
          <w:sz w:val="24"/>
          <w:szCs w:val="24"/>
          <w:lang w:val="en-US" w:eastAsia="en-US"/>
        </w:rPr>
        <w:t xml:space="preserve"> &lt;</w:t>
      </w:r>
      <w:r w:rsidRPr="00010726">
        <w:rPr>
          <w:rFonts w:ascii="Times New Roman" w:hAnsi="Times New Roman"/>
          <w:sz w:val="24"/>
          <w:szCs w:val="24"/>
          <w:lang w:val="en-US" w:eastAsia="en-US"/>
        </w:rPr>
        <w:t>www.cbtrus.org</w:t>
      </w:r>
      <w:r w:rsidR="00563839" w:rsidRPr="00010726">
        <w:rPr>
          <w:rFonts w:ascii="Times New Roman" w:hAnsi="Times New Roman"/>
          <w:sz w:val="24"/>
          <w:szCs w:val="24"/>
          <w:lang w:val="en-US" w:eastAsia="en-US"/>
        </w:rPr>
        <w:t xml:space="preserve">&gt;. </w:t>
      </w:r>
      <w:r w:rsidR="00563839" w:rsidRPr="00683EAA">
        <w:rPr>
          <w:rFonts w:ascii="Times New Roman" w:hAnsi="Times New Roman"/>
          <w:sz w:val="24"/>
          <w:szCs w:val="24"/>
          <w:lang w:eastAsia="en-US"/>
        </w:rPr>
        <w:t>Acesso em: 15 jan. 2016.</w:t>
      </w:r>
    </w:p>
    <w:p w:rsidR="000420BE" w:rsidRPr="00683EAA" w:rsidRDefault="000420BE" w:rsidP="00683EAA">
      <w:pPr>
        <w:rPr>
          <w:rFonts w:ascii="Times New Roman" w:hAnsi="Times New Roman"/>
          <w:sz w:val="24"/>
          <w:szCs w:val="24"/>
          <w:lang w:eastAsia="en-US"/>
        </w:rPr>
      </w:pPr>
    </w:p>
    <w:p w:rsidR="008F778A" w:rsidRPr="00683EAA" w:rsidRDefault="00E50D61" w:rsidP="002D3584">
      <w:pPr>
        <w:rPr>
          <w:rFonts w:ascii="Times New Roman" w:hAnsi="Times New Roman"/>
          <w:sz w:val="24"/>
          <w:szCs w:val="24"/>
        </w:rPr>
      </w:pPr>
      <w:r w:rsidRPr="00683EAA">
        <w:rPr>
          <w:rFonts w:ascii="Times New Roman" w:hAnsi="Times New Roman"/>
          <w:sz w:val="24"/>
          <w:szCs w:val="24"/>
        </w:rPr>
        <w:t>CHABNER, B. A. Princípios gerais da quimioterapia do câncer</w:t>
      </w:r>
      <w:ins w:id="160" w:author="Rayra Lima" w:date="2016-02-12T10:32:00Z">
        <w:r w:rsidR="00B87AE5">
          <w:rPr>
            <w:rFonts w:ascii="Times New Roman" w:hAnsi="Times New Roman"/>
            <w:sz w:val="24"/>
            <w:szCs w:val="24"/>
          </w:rPr>
          <w:t>.</w:t>
        </w:r>
      </w:ins>
      <w:r w:rsidRPr="00683EAA">
        <w:rPr>
          <w:rFonts w:ascii="Times New Roman" w:hAnsi="Times New Roman"/>
          <w:sz w:val="24"/>
          <w:szCs w:val="24"/>
        </w:rPr>
        <w:t xml:space="preserve"> In: BRUNTON, L. L.; CHABNER, B. A.; KNOLLMANN, B. C. </w:t>
      </w:r>
      <w:r w:rsidRPr="00683EAA">
        <w:rPr>
          <w:rFonts w:ascii="Times New Roman" w:hAnsi="Times New Roman"/>
          <w:b/>
          <w:sz w:val="24"/>
          <w:szCs w:val="24"/>
        </w:rPr>
        <w:t xml:space="preserve">As Bases Farmacológicas da Terapêutica de Goodman &amp; Gilman. </w:t>
      </w:r>
      <w:r w:rsidRPr="00683EAA">
        <w:rPr>
          <w:rFonts w:ascii="Times New Roman" w:hAnsi="Times New Roman"/>
          <w:sz w:val="24"/>
          <w:szCs w:val="24"/>
        </w:rPr>
        <w:t>Porto Alegre: McGraw Hill Brasil, 2014.</w:t>
      </w:r>
      <w:r w:rsidR="005F4056">
        <w:rPr>
          <w:rFonts w:ascii="Times New Roman" w:hAnsi="Times New Roman"/>
          <w:sz w:val="24"/>
          <w:szCs w:val="24"/>
        </w:rPr>
        <w:t xml:space="preserve"> </w:t>
      </w:r>
      <w:r w:rsidRPr="00683EAA">
        <w:rPr>
          <w:rFonts w:ascii="Times New Roman" w:hAnsi="Times New Roman"/>
          <w:sz w:val="24"/>
          <w:szCs w:val="24"/>
        </w:rPr>
        <w:t>p. 1667-1675</w:t>
      </w:r>
      <w:r w:rsidR="005F4056">
        <w:rPr>
          <w:rFonts w:ascii="Times New Roman" w:hAnsi="Times New Roman"/>
          <w:sz w:val="24"/>
          <w:szCs w:val="24"/>
        </w:rPr>
        <w:t>.</w:t>
      </w:r>
    </w:p>
    <w:p w:rsidR="008F778A" w:rsidRPr="00683EAA" w:rsidRDefault="008F778A" w:rsidP="002D3584">
      <w:pPr>
        <w:rPr>
          <w:rFonts w:ascii="Times New Roman" w:hAnsi="Times New Roman"/>
          <w:sz w:val="24"/>
          <w:szCs w:val="24"/>
        </w:rPr>
      </w:pPr>
    </w:p>
    <w:p w:rsidR="008F778A"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rPr>
        <w:t xml:space="preserve">CHABNER, B. A. </w:t>
      </w:r>
      <w:r w:rsidRPr="00683EAA">
        <w:rPr>
          <w:rFonts w:ascii="Times New Roman" w:hAnsi="Times New Roman"/>
          <w:i/>
          <w:sz w:val="24"/>
          <w:szCs w:val="24"/>
        </w:rPr>
        <w:t>et al</w:t>
      </w:r>
      <w:r w:rsidRPr="00683EAA">
        <w:rPr>
          <w:rFonts w:ascii="Times New Roman" w:hAnsi="Times New Roman"/>
          <w:sz w:val="24"/>
          <w:szCs w:val="24"/>
        </w:rPr>
        <w:t>. Agentes citotóxicos</w:t>
      </w:r>
      <w:ins w:id="161" w:author="Rayra Lima" w:date="2016-02-12T10:32:00Z">
        <w:r w:rsidR="00B87AE5">
          <w:rPr>
            <w:rFonts w:ascii="Times New Roman" w:hAnsi="Times New Roman"/>
            <w:sz w:val="24"/>
            <w:szCs w:val="24"/>
          </w:rPr>
          <w:t>.</w:t>
        </w:r>
      </w:ins>
      <w:r w:rsidRPr="00683EAA">
        <w:rPr>
          <w:rFonts w:ascii="Times New Roman" w:hAnsi="Times New Roman"/>
          <w:sz w:val="24"/>
          <w:szCs w:val="24"/>
        </w:rPr>
        <w:t xml:space="preserve"> In: BRUNTON, L. L.; CHABNER, B. A.; KNOLLMANN, B. C. </w:t>
      </w:r>
      <w:r w:rsidRPr="00683EAA">
        <w:rPr>
          <w:rFonts w:ascii="Times New Roman" w:hAnsi="Times New Roman"/>
          <w:b/>
          <w:sz w:val="24"/>
          <w:szCs w:val="24"/>
        </w:rPr>
        <w:t xml:space="preserve">As Bases Farmacológicas da Terapêutica de Goodman &amp; Gilman. </w:t>
      </w:r>
      <w:r w:rsidRPr="00683EAA">
        <w:rPr>
          <w:rFonts w:ascii="Times New Roman" w:hAnsi="Times New Roman"/>
          <w:sz w:val="24"/>
          <w:szCs w:val="24"/>
        </w:rPr>
        <w:t>Porto Alegre: McGraw Hill Brasil, 2014.</w:t>
      </w:r>
      <w:r w:rsidR="005F4056">
        <w:rPr>
          <w:rFonts w:ascii="Times New Roman" w:hAnsi="Times New Roman"/>
          <w:sz w:val="24"/>
          <w:szCs w:val="24"/>
        </w:rPr>
        <w:t xml:space="preserve"> </w:t>
      </w:r>
      <w:r w:rsidRPr="00683EAA">
        <w:rPr>
          <w:rFonts w:ascii="Times New Roman" w:hAnsi="Times New Roman"/>
          <w:sz w:val="24"/>
          <w:szCs w:val="24"/>
        </w:rPr>
        <w:t>p. 1677-1729</w:t>
      </w:r>
      <w:r w:rsidR="005F4056">
        <w:rPr>
          <w:rFonts w:ascii="Times New Roman" w:hAnsi="Times New Roman"/>
          <w:sz w:val="24"/>
          <w:szCs w:val="24"/>
        </w:rPr>
        <w:t>.</w:t>
      </w:r>
    </w:p>
    <w:p w:rsidR="000420BE" w:rsidRPr="00683EAA" w:rsidRDefault="000420BE" w:rsidP="00683EAA">
      <w:pPr>
        <w:autoSpaceDE w:val="0"/>
        <w:autoSpaceDN w:val="0"/>
        <w:adjustRightInd w:val="0"/>
        <w:rPr>
          <w:rFonts w:ascii="Times New Roman" w:hAnsi="Times New Roman"/>
          <w:sz w:val="24"/>
          <w:szCs w:val="24"/>
        </w:rPr>
      </w:pPr>
    </w:p>
    <w:p w:rsidR="000420BE" w:rsidRPr="00683EAA" w:rsidRDefault="00E50D61" w:rsidP="00683EAA">
      <w:pPr>
        <w:rPr>
          <w:rFonts w:ascii="Times New Roman" w:hAnsi="Times New Roman"/>
          <w:sz w:val="24"/>
          <w:szCs w:val="24"/>
        </w:rPr>
      </w:pPr>
      <w:r w:rsidRPr="00683EAA">
        <w:rPr>
          <w:rFonts w:ascii="Times New Roman" w:hAnsi="Times New Roman"/>
          <w:sz w:val="24"/>
          <w:szCs w:val="24"/>
        </w:rPr>
        <w:t>CHU, E.; SARTORELLI, A. C. Quimioterapia do Câncer</w:t>
      </w:r>
      <w:ins w:id="162" w:author="Rayra Lima" w:date="2016-02-12T10:32:00Z">
        <w:r w:rsidR="00B87AE5">
          <w:rPr>
            <w:rFonts w:ascii="Times New Roman" w:hAnsi="Times New Roman"/>
            <w:sz w:val="24"/>
            <w:szCs w:val="24"/>
          </w:rPr>
          <w:t>.</w:t>
        </w:r>
      </w:ins>
      <w:r w:rsidRPr="00683EAA">
        <w:rPr>
          <w:rFonts w:ascii="Times New Roman" w:hAnsi="Times New Roman"/>
          <w:sz w:val="24"/>
          <w:szCs w:val="24"/>
        </w:rPr>
        <w:t xml:space="preserve"> In: KATZUNG, B. G.; MASTERS, S. B.; TREVOR, A. J. </w:t>
      </w:r>
      <w:r w:rsidRPr="00683EAA">
        <w:rPr>
          <w:rFonts w:ascii="Times New Roman" w:hAnsi="Times New Roman"/>
          <w:b/>
          <w:sz w:val="24"/>
          <w:szCs w:val="24"/>
        </w:rPr>
        <w:t>Farmacologia Básica e Clínica</w:t>
      </w:r>
      <w:r w:rsidRPr="00683EAA">
        <w:rPr>
          <w:rFonts w:ascii="Times New Roman" w:hAnsi="Times New Roman"/>
          <w:sz w:val="24"/>
          <w:szCs w:val="24"/>
        </w:rPr>
        <w:t>. Porto Alegre: McGraw Hill Brasil, 2014.</w:t>
      </w:r>
      <w:r w:rsidR="005F4056">
        <w:rPr>
          <w:rFonts w:ascii="Times New Roman" w:hAnsi="Times New Roman"/>
          <w:sz w:val="24"/>
          <w:szCs w:val="24"/>
        </w:rPr>
        <w:t xml:space="preserve"> </w:t>
      </w:r>
      <w:r w:rsidRPr="00683EAA">
        <w:rPr>
          <w:rFonts w:ascii="Times New Roman" w:hAnsi="Times New Roman"/>
          <w:sz w:val="24"/>
          <w:szCs w:val="24"/>
        </w:rPr>
        <w:t>p. 949-975</w:t>
      </w:r>
      <w:r w:rsidR="005F4056">
        <w:rPr>
          <w:rFonts w:ascii="Times New Roman" w:hAnsi="Times New Roman"/>
          <w:sz w:val="24"/>
          <w:szCs w:val="24"/>
        </w:rPr>
        <w:t>.</w:t>
      </w:r>
    </w:p>
    <w:p w:rsidR="000420BE" w:rsidRPr="00683EAA" w:rsidRDefault="000420BE" w:rsidP="00683EAA">
      <w:pPr>
        <w:rPr>
          <w:rFonts w:ascii="Times New Roman" w:hAnsi="Times New Roman"/>
          <w:sz w:val="24"/>
          <w:szCs w:val="24"/>
        </w:rPr>
      </w:pPr>
    </w:p>
    <w:p w:rsidR="000420BE" w:rsidRDefault="00463009" w:rsidP="00683EAA">
      <w:pPr>
        <w:rPr>
          <w:rFonts w:ascii="Times New Roman" w:hAnsi="Times New Roman"/>
          <w:sz w:val="24"/>
          <w:szCs w:val="24"/>
          <w:lang w:eastAsia="en-US"/>
        </w:rPr>
      </w:pPr>
      <w:r w:rsidRPr="00010726">
        <w:rPr>
          <w:rFonts w:ascii="Times New Roman" w:hAnsi="Times New Roman"/>
          <w:sz w:val="24"/>
          <w:szCs w:val="24"/>
          <w:lang w:eastAsia="en-US"/>
        </w:rPr>
        <w:t xml:space="preserve">COÊLHO, H. L.; ARRAIS, P. S. D.; GOMES, A. P. Sistema de </w:t>
      </w:r>
      <w:proofErr w:type="spellStart"/>
      <w:r w:rsidRPr="00010726">
        <w:rPr>
          <w:rFonts w:ascii="Times New Roman" w:hAnsi="Times New Roman"/>
          <w:sz w:val="24"/>
          <w:szCs w:val="24"/>
          <w:lang w:eastAsia="en-US"/>
        </w:rPr>
        <w:t>Farmacovigilância</w:t>
      </w:r>
      <w:proofErr w:type="spellEnd"/>
      <w:r w:rsidRPr="00010726">
        <w:rPr>
          <w:rFonts w:ascii="Times New Roman" w:hAnsi="Times New Roman"/>
          <w:sz w:val="24"/>
          <w:szCs w:val="24"/>
          <w:lang w:eastAsia="en-US"/>
        </w:rPr>
        <w:t xml:space="preserve"> do Ceará: um ano de experiência. </w:t>
      </w:r>
      <w:r w:rsidRPr="00C815E6">
        <w:rPr>
          <w:rFonts w:ascii="Times New Roman" w:hAnsi="Times New Roman"/>
          <w:b/>
          <w:sz w:val="24"/>
          <w:szCs w:val="24"/>
          <w:lang w:eastAsia="en-US"/>
        </w:rPr>
        <w:t>Cad</w:t>
      </w:r>
      <w:r w:rsidR="00C815E6">
        <w:rPr>
          <w:rFonts w:ascii="Times New Roman" w:hAnsi="Times New Roman"/>
          <w:b/>
          <w:sz w:val="24"/>
          <w:szCs w:val="24"/>
          <w:lang w:eastAsia="en-US"/>
        </w:rPr>
        <w:t>erno de</w:t>
      </w:r>
      <w:r w:rsidRPr="00C815E6">
        <w:rPr>
          <w:rFonts w:ascii="Times New Roman" w:hAnsi="Times New Roman"/>
          <w:b/>
          <w:sz w:val="24"/>
          <w:szCs w:val="24"/>
          <w:lang w:eastAsia="en-US"/>
        </w:rPr>
        <w:t xml:space="preserve"> Saúde Pública</w:t>
      </w:r>
      <w:r w:rsidRPr="00010726">
        <w:rPr>
          <w:rFonts w:ascii="Times New Roman" w:hAnsi="Times New Roman"/>
          <w:sz w:val="24"/>
          <w:szCs w:val="24"/>
          <w:lang w:eastAsia="en-US"/>
        </w:rPr>
        <w:t xml:space="preserve">, Rio de Janeiro, </w:t>
      </w:r>
      <w:r w:rsidR="002F2579" w:rsidRPr="00010726">
        <w:rPr>
          <w:rFonts w:ascii="Times New Roman" w:hAnsi="Times New Roman"/>
          <w:sz w:val="24"/>
          <w:szCs w:val="24"/>
          <w:lang w:eastAsia="en-US"/>
        </w:rPr>
        <w:t xml:space="preserve">v. 15, n. 3, p. </w:t>
      </w:r>
      <w:r w:rsidRPr="00010726">
        <w:rPr>
          <w:rFonts w:ascii="Times New Roman" w:hAnsi="Times New Roman"/>
          <w:sz w:val="24"/>
          <w:szCs w:val="24"/>
          <w:lang w:eastAsia="en-US"/>
        </w:rPr>
        <w:t>631-640</w:t>
      </w:r>
      <w:r w:rsidR="002F2579" w:rsidRPr="00010726">
        <w:rPr>
          <w:rFonts w:ascii="Times New Roman" w:hAnsi="Times New Roman"/>
          <w:sz w:val="24"/>
          <w:szCs w:val="24"/>
          <w:lang w:eastAsia="en-US"/>
        </w:rPr>
        <w:t>, 1999</w:t>
      </w:r>
      <w:r w:rsidRPr="00010726">
        <w:rPr>
          <w:rFonts w:ascii="Times New Roman" w:hAnsi="Times New Roman"/>
          <w:sz w:val="24"/>
          <w:szCs w:val="24"/>
          <w:lang w:eastAsia="en-US"/>
        </w:rPr>
        <w:t>.</w:t>
      </w:r>
    </w:p>
    <w:p w:rsidR="000420BE" w:rsidRDefault="000420BE" w:rsidP="00683EAA">
      <w:pPr>
        <w:rPr>
          <w:rFonts w:ascii="Times New Roman" w:hAnsi="Times New Roman"/>
          <w:sz w:val="24"/>
          <w:szCs w:val="24"/>
          <w:lang w:eastAsia="en-US"/>
        </w:rPr>
      </w:pPr>
    </w:p>
    <w:p w:rsidR="000420BE" w:rsidRPr="00683EAA" w:rsidRDefault="00FA156C" w:rsidP="00683EAA">
      <w:pPr>
        <w:rPr>
          <w:rFonts w:ascii="Times New Roman" w:hAnsi="Times New Roman"/>
          <w:sz w:val="24"/>
          <w:szCs w:val="24"/>
          <w:lang w:val="en-US" w:eastAsia="en-US"/>
        </w:rPr>
      </w:pPr>
      <w:r w:rsidRPr="00683EAA">
        <w:rPr>
          <w:rFonts w:ascii="Times New Roman" w:hAnsi="Times New Roman"/>
          <w:sz w:val="24"/>
          <w:szCs w:val="24"/>
          <w:lang w:val="en-US" w:eastAsia="en-US"/>
        </w:rPr>
        <w:t>COYLE B.</w:t>
      </w:r>
      <w:r w:rsidR="002F2579" w:rsidRPr="00683EAA">
        <w:rPr>
          <w:rFonts w:ascii="Times New Roman" w:hAnsi="Times New Roman"/>
          <w:sz w:val="24"/>
          <w:szCs w:val="24"/>
          <w:lang w:val="en-US" w:eastAsia="en-US"/>
        </w:rPr>
        <w:t xml:space="preserve"> </w:t>
      </w:r>
      <w:r w:rsidR="00E50D61" w:rsidRPr="00683EAA">
        <w:rPr>
          <w:rFonts w:ascii="Times New Roman" w:hAnsi="Times New Roman"/>
          <w:i/>
          <w:sz w:val="24"/>
          <w:szCs w:val="24"/>
          <w:lang w:val="en-US" w:eastAsia="en-US"/>
        </w:rPr>
        <w:t>et al</w:t>
      </w:r>
      <w:r w:rsidRPr="00683EAA">
        <w:rPr>
          <w:rFonts w:ascii="Times New Roman" w:hAnsi="Times New Roman"/>
          <w:sz w:val="24"/>
          <w:szCs w:val="24"/>
          <w:lang w:val="en-US" w:eastAsia="en-US"/>
        </w:rPr>
        <w:t xml:space="preserve">. ABCB1 in children's brain </w:t>
      </w:r>
      <w:proofErr w:type="spellStart"/>
      <w:r w:rsidRPr="00683EAA">
        <w:rPr>
          <w:rFonts w:ascii="Times New Roman" w:hAnsi="Times New Roman"/>
          <w:sz w:val="24"/>
          <w:szCs w:val="24"/>
          <w:lang w:val="en-US" w:eastAsia="en-US"/>
        </w:rPr>
        <w:t>tumours</w:t>
      </w:r>
      <w:proofErr w:type="spellEnd"/>
      <w:r w:rsidRPr="00683EAA">
        <w:rPr>
          <w:rFonts w:ascii="Times New Roman" w:hAnsi="Times New Roman"/>
          <w:sz w:val="24"/>
          <w:szCs w:val="24"/>
          <w:lang w:val="en-US" w:eastAsia="en-US"/>
        </w:rPr>
        <w:t xml:space="preserve">. </w:t>
      </w:r>
      <w:r w:rsidR="00E50D61" w:rsidRPr="00683EAA">
        <w:rPr>
          <w:rFonts w:ascii="Times New Roman" w:hAnsi="Times New Roman"/>
          <w:b/>
          <w:sz w:val="24"/>
          <w:szCs w:val="24"/>
          <w:lang w:val="en-US" w:eastAsia="en-US"/>
        </w:rPr>
        <w:t>Biochemical Society Transactions</w:t>
      </w:r>
      <w:r w:rsidRPr="00683EAA">
        <w:rPr>
          <w:rFonts w:ascii="Times New Roman" w:hAnsi="Times New Roman"/>
          <w:sz w:val="24"/>
          <w:szCs w:val="24"/>
          <w:lang w:val="en-US" w:eastAsia="en-US"/>
        </w:rPr>
        <w:t xml:space="preserve">. </w:t>
      </w:r>
      <w:r w:rsidR="00F27C61" w:rsidRPr="00683EAA">
        <w:rPr>
          <w:rFonts w:ascii="Times New Roman" w:hAnsi="Times New Roman"/>
          <w:sz w:val="24"/>
          <w:szCs w:val="24"/>
          <w:lang w:val="en-US" w:eastAsia="en-US"/>
        </w:rPr>
        <w:t>v. 43, n. 5, p. 1018-1022, 2015</w:t>
      </w:r>
      <w:r w:rsidR="00227B41" w:rsidRPr="00683EAA">
        <w:rPr>
          <w:rFonts w:ascii="Times New Roman" w:hAnsi="Times New Roman"/>
          <w:sz w:val="24"/>
          <w:szCs w:val="24"/>
          <w:lang w:val="en-US" w:eastAsia="en-US"/>
        </w:rPr>
        <w:t>.</w:t>
      </w:r>
    </w:p>
    <w:p w:rsidR="000420BE" w:rsidRPr="00683EAA" w:rsidRDefault="00FA156C" w:rsidP="00683EAA">
      <w:pPr>
        <w:rPr>
          <w:rFonts w:ascii="Times New Roman" w:hAnsi="Times New Roman"/>
          <w:sz w:val="24"/>
          <w:szCs w:val="24"/>
          <w:lang w:val="en-US"/>
        </w:rPr>
      </w:pPr>
      <w:r w:rsidRPr="00683EAA">
        <w:rPr>
          <w:rFonts w:ascii="Times New Roman" w:hAnsi="Times New Roman"/>
          <w:sz w:val="24"/>
          <w:szCs w:val="24"/>
          <w:lang w:val="en-US" w:eastAsia="en-US"/>
        </w:rPr>
        <w:t>.</w:t>
      </w:r>
    </w:p>
    <w:p w:rsidR="000420BE" w:rsidRPr="00683EAA" w:rsidRDefault="005E5752" w:rsidP="00683EAA">
      <w:pPr>
        <w:rPr>
          <w:rFonts w:ascii="Times New Roman" w:hAnsi="Times New Roman"/>
          <w:sz w:val="24"/>
          <w:szCs w:val="24"/>
          <w:lang w:val="en-US" w:eastAsia="en-US"/>
        </w:rPr>
      </w:pPr>
      <w:r w:rsidRPr="00683EAA">
        <w:rPr>
          <w:rFonts w:ascii="Times New Roman" w:hAnsi="Times New Roman"/>
          <w:sz w:val="24"/>
          <w:szCs w:val="24"/>
          <w:lang w:val="en-US" w:eastAsia="en-US"/>
        </w:rPr>
        <w:t>CTCAE. 2010. Common Terminology Criteria for Adverse Events, v 4.0, Published: May 28, 2009 (updated v 4.03: June 14, 2010). National Cancer Institute, Institute</w:t>
      </w:r>
      <w:r w:rsidR="008F778A" w:rsidRPr="00683EAA">
        <w:rPr>
          <w:rFonts w:ascii="Times New Roman" w:hAnsi="Times New Roman"/>
          <w:sz w:val="24"/>
          <w:szCs w:val="24"/>
          <w:lang w:val="en-US" w:eastAsia="en-US"/>
        </w:rPr>
        <w:t>s of Health, NIH, Publication n</w:t>
      </w:r>
      <w:r w:rsidRPr="00683EAA">
        <w:rPr>
          <w:rFonts w:ascii="Times New Roman" w:hAnsi="Times New Roman"/>
          <w:sz w:val="24"/>
          <w:szCs w:val="24"/>
          <w:lang w:val="en-US" w:eastAsia="en-US"/>
        </w:rPr>
        <w:t>. 09-5410.</w:t>
      </w:r>
    </w:p>
    <w:p w:rsidR="000420BE" w:rsidRDefault="00130085" w:rsidP="00683EAA">
      <w:pPr>
        <w:spacing w:before="240"/>
        <w:rPr>
          <w:rFonts w:ascii="Times New Roman" w:hAnsi="Times New Roman"/>
          <w:sz w:val="24"/>
          <w:szCs w:val="24"/>
          <w:lang w:eastAsia="en-US"/>
        </w:rPr>
      </w:pPr>
      <w:r w:rsidRPr="00683EAA">
        <w:rPr>
          <w:rFonts w:ascii="Times New Roman" w:hAnsi="Times New Roman"/>
          <w:sz w:val="24"/>
          <w:szCs w:val="24"/>
          <w:lang w:val="en-US" w:eastAsia="en-US"/>
        </w:rPr>
        <w:t xml:space="preserve">DELL’AERA, M. </w:t>
      </w:r>
      <w:r w:rsidRPr="00683EAA">
        <w:rPr>
          <w:rFonts w:ascii="Times New Roman" w:hAnsi="Times New Roman"/>
          <w:i/>
          <w:sz w:val="24"/>
          <w:szCs w:val="24"/>
          <w:lang w:val="en-US" w:eastAsia="en-US"/>
        </w:rPr>
        <w:t>et al</w:t>
      </w:r>
      <w:r w:rsidRPr="00683EAA">
        <w:rPr>
          <w:rFonts w:ascii="Times New Roman" w:hAnsi="Times New Roman"/>
          <w:sz w:val="24"/>
          <w:szCs w:val="24"/>
          <w:lang w:val="en-US" w:eastAsia="en-US"/>
        </w:rPr>
        <w:t xml:space="preserve">. Unlicensed and off-label use of medicines at a neonatology clinic in Italy. </w:t>
      </w:r>
      <w:proofErr w:type="spellStart"/>
      <w:r w:rsidRPr="00010726">
        <w:rPr>
          <w:rFonts w:ascii="Times New Roman" w:hAnsi="Times New Roman"/>
          <w:b/>
          <w:sz w:val="24"/>
          <w:szCs w:val="24"/>
          <w:lang w:eastAsia="en-US"/>
        </w:rPr>
        <w:t>Pharmacy</w:t>
      </w:r>
      <w:proofErr w:type="spellEnd"/>
      <w:r w:rsidRPr="00010726">
        <w:rPr>
          <w:rFonts w:ascii="Times New Roman" w:hAnsi="Times New Roman"/>
          <w:b/>
          <w:sz w:val="24"/>
          <w:szCs w:val="24"/>
          <w:lang w:eastAsia="en-US"/>
        </w:rPr>
        <w:t xml:space="preserve"> World &amp; Science</w:t>
      </w:r>
      <w:r w:rsidRPr="00010726">
        <w:rPr>
          <w:rFonts w:ascii="Times New Roman" w:hAnsi="Times New Roman"/>
          <w:sz w:val="24"/>
          <w:szCs w:val="24"/>
          <w:lang w:eastAsia="en-US"/>
        </w:rPr>
        <w:t>, v. 29, n. 4, p. 361-367, 2007.</w:t>
      </w:r>
    </w:p>
    <w:p w:rsidR="000420BE" w:rsidRDefault="00463009" w:rsidP="00683EAA">
      <w:pPr>
        <w:spacing w:before="240"/>
        <w:rPr>
          <w:rFonts w:ascii="Times New Roman" w:hAnsi="Times New Roman"/>
          <w:sz w:val="24"/>
          <w:szCs w:val="24"/>
          <w:lang w:eastAsia="en-US"/>
        </w:rPr>
      </w:pPr>
      <w:r w:rsidRPr="00010726">
        <w:rPr>
          <w:rFonts w:ascii="Times New Roman" w:hAnsi="Times New Roman"/>
          <w:sz w:val="24"/>
          <w:szCs w:val="24"/>
          <w:lang w:eastAsia="en-US"/>
        </w:rPr>
        <w:t>DIAS M</w:t>
      </w:r>
      <w:r w:rsidR="008F778A" w:rsidRPr="00010726">
        <w:rPr>
          <w:rFonts w:ascii="Times New Roman" w:hAnsi="Times New Roman"/>
          <w:sz w:val="24"/>
          <w:szCs w:val="24"/>
          <w:lang w:eastAsia="en-US"/>
        </w:rPr>
        <w:t xml:space="preserve">. </w:t>
      </w:r>
      <w:r w:rsidRPr="00010726">
        <w:rPr>
          <w:rFonts w:ascii="Times New Roman" w:hAnsi="Times New Roman"/>
          <w:sz w:val="24"/>
          <w:szCs w:val="24"/>
          <w:lang w:eastAsia="en-US"/>
        </w:rPr>
        <w:t xml:space="preserve">F. Introdução à </w:t>
      </w:r>
      <w:proofErr w:type="spellStart"/>
      <w:r w:rsidRPr="00010726">
        <w:rPr>
          <w:rFonts w:ascii="Times New Roman" w:hAnsi="Times New Roman"/>
          <w:sz w:val="24"/>
          <w:szCs w:val="24"/>
          <w:lang w:eastAsia="en-US"/>
        </w:rPr>
        <w:t>Farmacovigilância</w:t>
      </w:r>
      <w:proofErr w:type="spellEnd"/>
      <w:r w:rsidRPr="00010726">
        <w:rPr>
          <w:rFonts w:ascii="Times New Roman" w:hAnsi="Times New Roman"/>
          <w:sz w:val="24"/>
          <w:szCs w:val="24"/>
          <w:lang w:eastAsia="en-US"/>
        </w:rPr>
        <w:t xml:space="preserve">. </w:t>
      </w:r>
      <w:r w:rsidRPr="00683EAA">
        <w:rPr>
          <w:rFonts w:ascii="Times New Roman" w:hAnsi="Times New Roman"/>
          <w:sz w:val="24"/>
          <w:szCs w:val="24"/>
          <w:lang w:val="en-US" w:eastAsia="en-US"/>
        </w:rPr>
        <w:t>In: STORPIRTIS</w:t>
      </w:r>
      <w:r w:rsidR="008F778A" w:rsidRPr="00683EAA">
        <w:rPr>
          <w:rFonts w:ascii="Times New Roman" w:hAnsi="Times New Roman"/>
          <w:sz w:val="24"/>
          <w:szCs w:val="24"/>
          <w:lang w:val="en-US" w:eastAsia="en-US"/>
        </w:rPr>
        <w:t>,</w:t>
      </w:r>
      <w:r w:rsidRPr="00683EAA">
        <w:rPr>
          <w:rFonts w:ascii="Times New Roman" w:hAnsi="Times New Roman"/>
          <w:sz w:val="24"/>
          <w:szCs w:val="24"/>
          <w:lang w:val="en-US" w:eastAsia="en-US"/>
        </w:rPr>
        <w:t xml:space="preserve"> S</w:t>
      </w:r>
      <w:r w:rsidR="008F778A" w:rsidRPr="00683EAA">
        <w:rPr>
          <w:rFonts w:ascii="Times New Roman" w:hAnsi="Times New Roman"/>
          <w:sz w:val="24"/>
          <w:szCs w:val="24"/>
          <w:lang w:val="en-US" w:eastAsia="en-US"/>
        </w:rPr>
        <w:t>.</w:t>
      </w:r>
      <w:r w:rsidR="00C815E6" w:rsidRPr="00683EAA">
        <w:rPr>
          <w:rFonts w:ascii="Times New Roman" w:hAnsi="Times New Roman"/>
          <w:sz w:val="24"/>
          <w:szCs w:val="24"/>
          <w:lang w:val="en-US" w:eastAsia="en-US"/>
        </w:rPr>
        <w:t xml:space="preserve"> </w:t>
      </w:r>
      <w:r w:rsidR="00C815E6" w:rsidRPr="00683EAA">
        <w:rPr>
          <w:rFonts w:ascii="Times New Roman" w:hAnsi="Times New Roman"/>
          <w:i/>
          <w:sz w:val="24"/>
          <w:szCs w:val="24"/>
          <w:lang w:val="en-US" w:eastAsia="en-US"/>
        </w:rPr>
        <w:t>et al</w:t>
      </w:r>
      <w:r w:rsidRPr="00683EAA">
        <w:rPr>
          <w:rFonts w:ascii="Times New Roman" w:hAnsi="Times New Roman"/>
          <w:sz w:val="24"/>
          <w:szCs w:val="24"/>
          <w:lang w:val="en-US" w:eastAsia="en-US"/>
        </w:rPr>
        <w:t xml:space="preserve">. </w:t>
      </w:r>
      <w:r w:rsidR="00E50D61" w:rsidRPr="00683EAA">
        <w:rPr>
          <w:rFonts w:ascii="Times New Roman" w:hAnsi="Times New Roman"/>
          <w:b/>
          <w:sz w:val="24"/>
          <w:szCs w:val="24"/>
          <w:lang w:eastAsia="en-US"/>
        </w:rPr>
        <w:t>Farmácia Clínica e Atenção Farmacêutica</w:t>
      </w:r>
      <w:r w:rsidRPr="00010726">
        <w:rPr>
          <w:rFonts w:ascii="Times New Roman" w:hAnsi="Times New Roman"/>
          <w:sz w:val="24"/>
          <w:szCs w:val="24"/>
          <w:lang w:eastAsia="en-US"/>
        </w:rPr>
        <w:t>. Rio de Janeiro:</w:t>
      </w:r>
      <w:r w:rsidR="008F778A" w:rsidRPr="00010726">
        <w:rPr>
          <w:rFonts w:ascii="Times New Roman" w:hAnsi="Times New Roman"/>
          <w:sz w:val="24"/>
          <w:szCs w:val="24"/>
          <w:lang w:eastAsia="en-US"/>
        </w:rPr>
        <w:t xml:space="preserve"> </w:t>
      </w:r>
      <w:r w:rsidRPr="00010726">
        <w:rPr>
          <w:rFonts w:ascii="Times New Roman" w:hAnsi="Times New Roman"/>
          <w:sz w:val="24"/>
          <w:szCs w:val="24"/>
          <w:lang w:eastAsia="en-US"/>
        </w:rPr>
        <w:t xml:space="preserve">Guanabara Koogan, 2008. </w:t>
      </w:r>
      <w:r w:rsidR="005F4056" w:rsidRPr="00010726">
        <w:rPr>
          <w:rFonts w:ascii="Times New Roman" w:hAnsi="Times New Roman"/>
          <w:sz w:val="24"/>
          <w:szCs w:val="24"/>
          <w:lang w:eastAsia="en-US"/>
        </w:rPr>
        <w:t>p. 46</w:t>
      </w:r>
      <w:r w:rsidR="005F4056">
        <w:rPr>
          <w:rFonts w:ascii="Times New Roman" w:hAnsi="Times New Roman"/>
          <w:sz w:val="24"/>
          <w:szCs w:val="24"/>
          <w:lang w:eastAsia="en-US"/>
        </w:rPr>
        <w:t>.</w:t>
      </w:r>
    </w:p>
    <w:p w:rsidR="000420BE" w:rsidRDefault="00463009" w:rsidP="00683EAA">
      <w:pPr>
        <w:spacing w:before="240"/>
        <w:rPr>
          <w:rFonts w:ascii="Times New Roman" w:hAnsi="Times New Roman"/>
          <w:sz w:val="24"/>
          <w:szCs w:val="24"/>
          <w:lang w:eastAsia="en-US"/>
        </w:rPr>
      </w:pPr>
      <w:r w:rsidRPr="00010726">
        <w:rPr>
          <w:rFonts w:ascii="Times New Roman" w:hAnsi="Times New Roman"/>
          <w:sz w:val="24"/>
          <w:szCs w:val="24"/>
          <w:lang w:eastAsia="en-US"/>
        </w:rPr>
        <w:t>DIAS, M.</w:t>
      </w:r>
      <w:r w:rsidR="008F778A" w:rsidRPr="00010726">
        <w:rPr>
          <w:rFonts w:ascii="Times New Roman" w:hAnsi="Times New Roman"/>
          <w:sz w:val="24"/>
          <w:szCs w:val="24"/>
          <w:lang w:eastAsia="en-US"/>
        </w:rPr>
        <w:t xml:space="preserve"> </w:t>
      </w:r>
      <w:r w:rsidRPr="00010726">
        <w:rPr>
          <w:rFonts w:ascii="Times New Roman" w:hAnsi="Times New Roman"/>
          <w:sz w:val="24"/>
          <w:szCs w:val="24"/>
          <w:lang w:eastAsia="en-US"/>
        </w:rPr>
        <w:t>F</w:t>
      </w:r>
      <w:r w:rsidR="008F778A" w:rsidRPr="00010726">
        <w:rPr>
          <w:rFonts w:ascii="Times New Roman" w:hAnsi="Times New Roman"/>
          <w:sz w:val="24"/>
          <w:szCs w:val="24"/>
          <w:lang w:eastAsia="en-US"/>
        </w:rPr>
        <w:t>.</w:t>
      </w:r>
      <w:r w:rsidR="00E50D61" w:rsidRPr="00683EAA">
        <w:rPr>
          <w:rFonts w:ascii="Times New Roman" w:hAnsi="Times New Roman"/>
          <w:i/>
          <w:sz w:val="24"/>
          <w:szCs w:val="24"/>
          <w:lang w:eastAsia="en-US"/>
        </w:rPr>
        <w:t xml:space="preserve"> et al</w:t>
      </w:r>
      <w:r w:rsidR="008F778A" w:rsidRPr="00010726">
        <w:rPr>
          <w:rFonts w:ascii="Times New Roman" w:hAnsi="Times New Roman"/>
          <w:sz w:val="24"/>
          <w:szCs w:val="24"/>
          <w:lang w:eastAsia="en-US"/>
        </w:rPr>
        <w:t>.</w:t>
      </w:r>
      <w:r w:rsidRPr="00010726">
        <w:rPr>
          <w:rFonts w:ascii="Times New Roman" w:hAnsi="Times New Roman"/>
          <w:sz w:val="24"/>
          <w:szCs w:val="24"/>
          <w:lang w:eastAsia="en-US"/>
        </w:rPr>
        <w:t xml:space="preserve"> Fontes de notificação em </w:t>
      </w:r>
      <w:proofErr w:type="spellStart"/>
      <w:r w:rsidRPr="00010726">
        <w:rPr>
          <w:rFonts w:ascii="Times New Roman" w:hAnsi="Times New Roman"/>
          <w:sz w:val="24"/>
          <w:szCs w:val="24"/>
          <w:lang w:eastAsia="en-US"/>
        </w:rPr>
        <w:t>farmacovigilância</w:t>
      </w:r>
      <w:proofErr w:type="spellEnd"/>
      <w:r w:rsidRPr="00010726">
        <w:rPr>
          <w:rFonts w:ascii="Times New Roman" w:hAnsi="Times New Roman"/>
          <w:sz w:val="24"/>
          <w:szCs w:val="24"/>
          <w:lang w:eastAsia="en-US"/>
        </w:rPr>
        <w:t xml:space="preserve">. </w:t>
      </w:r>
      <w:r w:rsidR="00E50D61" w:rsidRPr="00683EAA">
        <w:rPr>
          <w:rFonts w:ascii="Times New Roman" w:hAnsi="Times New Roman"/>
          <w:b/>
          <w:sz w:val="24"/>
          <w:szCs w:val="24"/>
          <w:lang w:eastAsia="en-US"/>
        </w:rPr>
        <w:t>Revista Fármacos e Medicamentos</w:t>
      </w:r>
      <w:r w:rsidRPr="00010726">
        <w:rPr>
          <w:rFonts w:ascii="Times New Roman" w:hAnsi="Times New Roman"/>
          <w:sz w:val="24"/>
          <w:szCs w:val="24"/>
          <w:lang w:eastAsia="en-US"/>
        </w:rPr>
        <w:t>. São Paulo, v. 34, n</w:t>
      </w:r>
      <w:r w:rsidR="008F778A" w:rsidRPr="00010726">
        <w:rPr>
          <w:rFonts w:ascii="Times New Roman" w:hAnsi="Times New Roman"/>
          <w:sz w:val="24"/>
          <w:szCs w:val="24"/>
          <w:lang w:eastAsia="en-US"/>
        </w:rPr>
        <w:t>.</w:t>
      </w:r>
      <w:r w:rsidRPr="00010726">
        <w:rPr>
          <w:rFonts w:ascii="Times New Roman" w:hAnsi="Times New Roman"/>
          <w:sz w:val="24"/>
          <w:szCs w:val="24"/>
          <w:lang w:eastAsia="en-US"/>
        </w:rPr>
        <w:t xml:space="preserve"> 6, </w:t>
      </w:r>
      <w:r w:rsidR="008F778A" w:rsidRPr="00010726">
        <w:rPr>
          <w:rFonts w:ascii="Times New Roman" w:hAnsi="Times New Roman"/>
          <w:sz w:val="24"/>
          <w:szCs w:val="24"/>
          <w:lang w:eastAsia="en-US"/>
        </w:rPr>
        <w:t>p</w:t>
      </w:r>
      <w:r w:rsidRPr="00010726">
        <w:rPr>
          <w:rFonts w:ascii="Times New Roman" w:hAnsi="Times New Roman"/>
          <w:sz w:val="24"/>
          <w:szCs w:val="24"/>
          <w:lang w:eastAsia="en-US"/>
        </w:rPr>
        <w:t>. 12–20</w:t>
      </w:r>
      <w:r w:rsidR="008F778A" w:rsidRPr="00010726">
        <w:rPr>
          <w:rFonts w:ascii="Times New Roman" w:hAnsi="Times New Roman"/>
          <w:sz w:val="24"/>
          <w:szCs w:val="24"/>
          <w:lang w:eastAsia="en-US"/>
        </w:rPr>
        <w:t>, 2005</w:t>
      </w:r>
      <w:r w:rsidRPr="00010726">
        <w:rPr>
          <w:rFonts w:ascii="Times New Roman" w:hAnsi="Times New Roman"/>
          <w:sz w:val="24"/>
          <w:szCs w:val="24"/>
          <w:lang w:eastAsia="en-US"/>
        </w:rPr>
        <w:t>.</w:t>
      </w:r>
    </w:p>
    <w:p w:rsidR="000420BE" w:rsidRPr="00683EAA" w:rsidRDefault="000420BE" w:rsidP="00683EAA">
      <w:pPr>
        <w:autoSpaceDE w:val="0"/>
        <w:autoSpaceDN w:val="0"/>
        <w:adjustRightInd w:val="0"/>
        <w:rPr>
          <w:rFonts w:ascii="Times New Roman" w:hAnsi="Times New Roman"/>
          <w:sz w:val="24"/>
          <w:szCs w:val="24"/>
        </w:rPr>
      </w:pPr>
    </w:p>
    <w:p w:rsidR="000420BE" w:rsidRDefault="00E50D61"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EDWARDS, I.</w:t>
      </w:r>
      <w:r w:rsidR="008F778A" w:rsidRPr="00010726">
        <w:rPr>
          <w:rFonts w:ascii="Times New Roman" w:hAnsi="Times New Roman"/>
          <w:sz w:val="24"/>
          <w:szCs w:val="24"/>
          <w:lang w:val="en-US"/>
        </w:rPr>
        <w:t xml:space="preserve"> </w:t>
      </w:r>
      <w:r w:rsidRPr="00683EAA">
        <w:rPr>
          <w:rFonts w:ascii="Times New Roman" w:hAnsi="Times New Roman"/>
          <w:sz w:val="24"/>
          <w:szCs w:val="24"/>
          <w:lang w:val="en-US"/>
        </w:rPr>
        <w:t xml:space="preserve">R. Pharmacovigilance – beyond 2000. </w:t>
      </w:r>
      <w:r w:rsidRPr="00683EAA">
        <w:rPr>
          <w:rFonts w:ascii="Times New Roman" w:hAnsi="Times New Roman"/>
          <w:b/>
          <w:sz w:val="24"/>
          <w:szCs w:val="24"/>
          <w:lang w:val="en-US"/>
        </w:rPr>
        <w:t>Reactions</w:t>
      </w:r>
      <w:r w:rsidRPr="00683EAA">
        <w:rPr>
          <w:rFonts w:ascii="Times New Roman" w:hAnsi="Times New Roman"/>
          <w:sz w:val="24"/>
          <w:szCs w:val="24"/>
          <w:lang w:val="en-US"/>
        </w:rPr>
        <w:t>, v. 1, n. 783, p. 3-5, 2000.</w:t>
      </w:r>
    </w:p>
    <w:p w:rsidR="002F2579" w:rsidRPr="00683EAA" w:rsidRDefault="002F2579" w:rsidP="002D3584">
      <w:pPr>
        <w:rPr>
          <w:rFonts w:ascii="Times New Roman" w:hAnsi="Times New Roman"/>
          <w:sz w:val="24"/>
          <w:szCs w:val="24"/>
          <w:lang w:val="en-US"/>
        </w:rPr>
      </w:pPr>
    </w:p>
    <w:p w:rsidR="006A3996" w:rsidRPr="00683EAA" w:rsidRDefault="00E50D61" w:rsidP="002D3584">
      <w:pPr>
        <w:rPr>
          <w:rFonts w:ascii="Times New Roman" w:hAnsi="Times New Roman"/>
          <w:sz w:val="24"/>
          <w:szCs w:val="24"/>
        </w:rPr>
      </w:pPr>
      <w:r w:rsidRPr="00683EAA">
        <w:rPr>
          <w:rFonts w:ascii="Times New Roman" w:hAnsi="Times New Roman"/>
          <w:sz w:val="24"/>
          <w:szCs w:val="24"/>
          <w:lang w:val="en-US"/>
        </w:rPr>
        <w:lastRenderedPageBreak/>
        <w:t xml:space="preserve">EDWARDS, I. R.; ARONSON, J. K. Adverse drug reactions: definitions, diagnosis, and management. </w:t>
      </w:r>
      <w:r w:rsidRPr="00683EAA">
        <w:rPr>
          <w:rFonts w:ascii="Times New Roman" w:hAnsi="Times New Roman"/>
          <w:b/>
          <w:sz w:val="24"/>
          <w:szCs w:val="24"/>
        </w:rPr>
        <w:t>The Lancet</w:t>
      </w:r>
      <w:r w:rsidRPr="00683EAA">
        <w:rPr>
          <w:rFonts w:ascii="Times New Roman" w:hAnsi="Times New Roman"/>
          <w:sz w:val="24"/>
          <w:szCs w:val="24"/>
        </w:rPr>
        <w:t>, v. 356, p. 1255-1259, 2000.</w:t>
      </w:r>
    </w:p>
    <w:p w:rsidR="006A3996" w:rsidRPr="00683EAA" w:rsidRDefault="006A3996" w:rsidP="002D3584">
      <w:pPr>
        <w:rPr>
          <w:rFonts w:ascii="Times New Roman" w:hAnsi="Times New Roman"/>
          <w:sz w:val="24"/>
          <w:szCs w:val="24"/>
        </w:rPr>
      </w:pPr>
    </w:p>
    <w:p w:rsidR="000420BE" w:rsidRPr="00264B7D" w:rsidRDefault="00130085" w:rsidP="00683EAA">
      <w:pPr>
        <w:autoSpaceDE w:val="0"/>
        <w:autoSpaceDN w:val="0"/>
        <w:adjustRightInd w:val="0"/>
        <w:rPr>
          <w:rFonts w:ascii="Times New Roman" w:hAnsi="Times New Roman"/>
          <w:sz w:val="24"/>
          <w:szCs w:val="24"/>
          <w:rPrChange w:id="163" w:author="Francisco Felix" w:date="2020-01-11T12:35:00Z">
            <w:rPr>
              <w:rFonts w:ascii="Times New Roman" w:hAnsi="Times New Roman"/>
              <w:sz w:val="24"/>
              <w:szCs w:val="24"/>
              <w:lang w:val="en-US"/>
            </w:rPr>
          </w:rPrChange>
        </w:rPr>
      </w:pPr>
      <w:r w:rsidRPr="00010726">
        <w:rPr>
          <w:rFonts w:ascii="Times New Roman" w:hAnsi="Times New Roman"/>
          <w:sz w:val="24"/>
          <w:szCs w:val="24"/>
        </w:rPr>
        <w:t xml:space="preserve">EPELMAN, S. Protocolo de Tratamento. Pacientes com </w:t>
      </w:r>
      <w:proofErr w:type="spellStart"/>
      <w:r w:rsidRPr="00010726">
        <w:rPr>
          <w:rFonts w:ascii="Times New Roman" w:hAnsi="Times New Roman"/>
          <w:sz w:val="24"/>
          <w:szCs w:val="24"/>
        </w:rPr>
        <w:t>meduloblastoma</w:t>
      </w:r>
      <w:proofErr w:type="spellEnd"/>
      <w:r w:rsidRPr="00010726">
        <w:rPr>
          <w:rFonts w:ascii="Times New Roman" w:hAnsi="Times New Roman"/>
          <w:sz w:val="24"/>
          <w:szCs w:val="24"/>
        </w:rPr>
        <w:t xml:space="preserve"> e tumor </w:t>
      </w:r>
      <w:proofErr w:type="spellStart"/>
      <w:r w:rsidRPr="00010726">
        <w:rPr>
          <w:rFonts w:ascii="Times New Roman" w:hAnsi="Times New Roman"/>
          <w:sz w:val="24"/>
          <w:szCs w:val="24"/>
        </w:rPr>
        <w:t>neuroectodérmico</w:t>
      </w:r>
      <w:proofErr w:type="spellEnd"/>
      <w:r w:rsidRPr="00010726">
        <w:rPr>
          <w:rFonts w:ascii="Times New Roman" w:hAnsi="Times New Roman"/>
          <w:sz w:val="24"/>
          <w:szCs w:val="24"/>
        </w:rPr>
        <w:t xml:space="preserve"> primitivo de fossa posterior. Riscos: baixo e intermédio. Sociedade Latino-americana de Oncologia Pediátrica. </w:t>
      </w:r>
      <w:r w:rsidRPr="00264B7D">
        <w:rPr>
          <w:rFonts w:ascii="Times New Roman" w:hAnsi="Times New Roman"/>
          <w:sz w:val="24"/>
          <w:szCs w:val="24"/>
          <w:rPrChange w:id="164" w:author="Francisco Felix" w:date="2020-01-11T12:35:00Z">
            <w:rPr>
              <w:rFonts w:ascii="Times New Roman" w:hAnsi="Times New Roman"/>
              <w:sz w:val="24"/>
              <w:szCs w:val="24"/>
              <w:lang w:val="en-US"/>
            </w:rPr>
          </w:rPrChange>
        </w:rPr>
        <w:t>Sociedade Brasileira de Oncologia Pediátrica, São Paulo - SP, 1998.</w:t>
      </w:r>
    </w:p>
    <w:p w:rsidR="000420BE" w:rsidRPr="00264B7D" w:rsidRDefault="000420BE" w:rsidP="00683EAA">
      <w:pPr>
        <w:autoSpaceDE w:val="0"/>
        <w:autoSpaceDN w:val="0"/>
        <w:adjustRightInd w:val="0"/>
        <w:rPr>
          <w:rFonts w:ascii="Times New Roman" w:hAnsi="Times New Roman"/>
          <w:sz w:val="24"/>
          <w:szCs w:val="24"/>
          <w:rPrChange w:id="165" w:author="Francisco Felix" w:date="2020-01-11T12:35:00Z">
            <w:rPr>
              <w:rFonts w:ascii="Times New Roman" w:hAnsi="Times New Roman"/>
              <w:sz w:val="24"/>
              <w:szCs w:val="24"/>
              <w:lang w:val="en-US"/>
            </w:rPr>
          </w:rPrChange>
        </w:rPr>
      </w:pPr>
    </w:p>
    <w:p w:rsidR="000420BE" w:rsidRPr="00683EAA" w:rsidRDefault="006A3996" w:rsidP="00683EAA">
      <w:pPr>
        <w:autoSpaceDE w:val="0"/>
        <w:autoSpaceDN w:val="0"/>
        <w:adjustRightInd w:val="0"/>
        <w:rPr>
          <w:rFonts w:ascii="Times New Roman" w:hAnsi="Times New Roman"/>
          <w:sz w:val="24"/>
          <w:szCs w:val="24"/>
          <w:lang w:val="en-US"/>
        </w:rPr>
      </w:pPr>
      <w:r w:rsidRPr="00264B7D">
        <w:rPr>
          <w:rFonts w:ascii="Times New Roman" w:hAnsi="Times New Roman"/>
          <w:sz w:val="24"/>
          <w:szCs w:val="24"/>
          <w:rPrChange w:id="166" w:author="Francisco Felix" w:date="2020-01-11T12:35:00Z">
            <w:rPr>
              <w:rFonts w:ascii="Times New Roman" w:hAnsi="Times New Roman"/>
              <w:sz w:val="24"/>
              <w:szCs w:val="24"/>
              <w:lang w:val="en-US"/>
            </w:rPr>
          </w:rPrChange>
        </w:rPr>
        <w:t>FATTAHI, F.</w:t>
      </w:r>
      <w:r w:rsidR="00130085" w:rsidRPr="00264B7D">
        <w:rPr>
          <w:rFonts w:ascii="Times New Roman" w:hAnsi="Times New Roman"/>
          <w:sz w:val="24"/>
          <w:szCs w:val="24"/>
          <w:rPrChange w:id="167" w:author="Francisco Felix" w:date="2020-01-11T12:35:00Z">
            <w:rPr>
              <w:rFonts w:ascii="Times New Roman" w:hAnsi="Times New Roman"/>
              <w:sz w:val="24"/>
              <w:szCs w:val="24"/>
              <w:lang w:val="en-US"/>
            </w:rPr>
          </w:rPrChange>
        </w:rPr>
        <w:t xml:space="preserve"> </w:t>
      </w:r>
      <w:r w:rsidR="00130085" w:rsidRPr="00264B7D">
        <w:rPr>
          <w:rFonts w:ascii="Times New Roman" w:hAnsi="Times New Roman"/>
          <w:i/>
          <w:sz w:val="24"/>
          <w:szCs w:val="24"/>
          <w:rPrChange w:id="168" w:author="Francisco Felix" w:date="2020-01-11T12:35:00Z">
            <w:rPr>
              <w:rFonts w:ascii="Times New Roman" w:hAnsi="Times New Roman"/>
              <w:i/>
              <w:sz w:val="24"/>
              <w:szCs w:val="24"/>
              <w:lang w:val="en-US"/>
            </w:rPr>
          </w:rPrChange>
        </w:rPr>
        <w:t>et al.</w:t>
      </w:r>
      <w:r w:rsidR="00130085" w:rsidRPr="00264B7D">
        <w:rPr>
          <w:rFonts w:ascii="Times New Roman" w:hAnsi="Times New Roman"/>
          <w:sz w:val="24"/>
          <w:szCs w:val="24"/>
          <w:rPrChange w:id="169" w:author="Francisco Felix" w:date="2020-01-11T12:35:00Z">
            <w:rPr>
              <w:rFonts w:ascii="Times New Roman" w:hAnsi="Times New Roman"/>
              <w:sz w:val="24"/>
              <w:szCs w:val="24"/>
              <w:lang w:val="en-US"/>
            </w:rPr>
          </w:rPrChange>
        </w:rPr>
        <w:t xml:space="preserve"> </w:t>
      </w:r>
      <w:r w:rsidR="00130085" w:rsidRPr="00683EAA">
        <w:rPr>
          <w:rFonts w:ascii="Times New Roman" w:hAnsi="Times New Roman"/>
          <w:sz w:val="24"/>
          <w:szCs w:val="24"/>
          <w:lang w:val="en-US"/>
        </w:rPr>
        <w:t xml:space="preserve">Adverse drug reactions in hospitalized children in a department of infectious diseases. </w:t>
      </w:r>
      <w:r w:rsidR="00130085" w:rsidRPr="00683EAA">
        <w:rPr>
          <w:rFonts w:ascii="Times New Roman" w:hAnsi="Times New Roman"/>
          <w:b/>
          <w:sz w:val="24"/>
          <w:szCs w:val="24"/>
          <w:lang w:val="en-US"/>
        </w:rPr>
        <w:t>The Journal of Clinical Pharmacology</w:t>
      </w:r>
      <w:r w:rsidR="00130085" w:rsidRPr="00683EAA">
        <w:rPr>
          <w:rFonts w:ascii="Times New Roman" w:hAnsi="Times New Roman"/>
          <w:sz w:val="24"/>
          <w:szCs w:val="24"/>
          <w:lang w:val="en-US"/>
        </w:rPr>
        <w:t>, v. 45, n. 11, p. 1313-1318, 2005.</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FA156C"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FLORES, L. E.</w:t>
      </w:r>
      <w:r w:rsidR="008F778A" w:rsidRPr="00683EAA">
        <w:rPr>
          <w:rFonts w:ascii="Times New Roman" w:hAnsi="Times New Roman"/>
          <w:sz w:val="24"/>
          <w:szCs w:val="24"/>
          <w:lang w:val="en-US"/>
        </w:rPr>
        <w:t xml:space="preserve"> </w:t>
      </w:r>
      <w:r w:rsidR="00E50D61" w:rsidRPr="00683EAA">
        <w:rPr>
          <w:rFonts w:ascii="Times New Roman" w:hAnsi="Times New Roman"/>
          <w:i/>
          <w:sz w:val="24"/>
          <w:szCs w:val="24"/>
          <w:lang w:val="en-US"/>
        </w:rPr>
        <w:t>et al</w:t>
      </w:r>
      <w:r w:rsidRPr="00683EAA">
        <w:rPr>
          <w:rFonts w:ascii="Times New Roman" w:hAnsi="Times New Roman"/>
          <w:sz w:val="24"/>
          <w:szCs w:val="24"/>
          <w:lang w:val="en-US"/>
        </w:rPr>
        <w:t xml:space="preserve">. Delay in the diagnosis of pediatric brain tumors. </w:t>
      </w:r>
      <w:r w:rsidR="00E50D61" w:rsidRPr="00683EAA">
        <w:rPr>
          <w:rFonts w:ascii="Times New Roman" w:hAnsi="Times New Roman"/>
          <w:b/>
          <w:sz w:val="24"/>
          <w:szCs w:val="24"/>
          <w:lang w:val="en-US"/>
        </w:rPr>
        <w:t>American Journal of Diseases of Children</w:t>
      </w:r>
      <w:r w:rsidRPr="00683EAA">
        <w:rPr>
          <w:rFonts w:ascii="Times New Roman" w:hAnsi="Times New Roman"/>
          <w:sz w:val="24"/>
          <w:szCs w:val="24"/>
          <w:lang w:val="en-US"/>
        </w:rPr>
        <w:t>, v. 140, n. 7, p. 684-686, 1986.</w:t>
      </w:r>
    </w:p>
    <w:p w:rsidR="00DA640C" w:rsidRPr="00683EAA" w:rsidRDefault="00DA640C" w:rsidP="002D3584">
      <w:pPr>
        <w:autoSpaceDE w:val="0"/>
        <w:autoSpaceDN w:val="0"/>
        <w:adjustRightInd w:val="0"/>
        <w:rPr>
          <w:rFonts w:ascii="Times New Roman" w:hAnsi="Times New Roman"/>
          <w:sz w:val="24"/>
          <w:szCs w:val="24"/>
          <w:lang w:val="en-US"/>
        </w:rPr>
      </w:pPr>
    </w:p>
    <w:p w:rsidR="00DA640C" w:rsidRPr="00010726" w:rsidRDefault="00DA640C" w:rsidP="002D3584">
      <w:pPr>
        <w:rPr>
          <w:rFonts w:ascii="Times New Roman" w:hAnsi="Times New Roman"/>
          <w:sz w:val="24"/>
          <w:szCs w:val="24"/>
          <w:lang w:val="en-US"/>
        </w:rPr>
      </w:pPr>
      <w:r w:rsidRPr="00010726">
        <w:rPr>
          <w:rFonts w:ascii="Times New Roman" w:hAnsi="Times New Roman"/>
          <w:sz w:val="24"/>
          <w:szCs w:val="24"/>
          <w:lang w:val="en-US"/>
        </w:rPr>
        <w:t xml:space="preserve">FRITZ, A. </w:t>
      </w:r>
      <w:r w:rsidRPr="002D3584">
        <w:rPr>
          <w:rFonts w:ascii="Times New Roman" w:hAnsi="Times New Roman"/>
          <w:i/>
          <w:sz w:val="24"/>
          <w:szCs w:val="24"/>
          <w:lang w:val="en-US"/>
        </w:rPr>
        <w:t>et al</w:t>
      </w:r>
      <w:r w:rsidR="002D3584" w:rsidRPr="002D3584">
        <w:rPr>
          <w:rFonts w:ascii="Times New Roman" w:hAnsi="Times New Roman"/>
          <w:i/>
          <w:sz w:val="24"/>
          <w:szCs w:val="24"/>
          <w:lang w:val="en-US"/>
        </w:rPr>
        <w:t>.</w:t>
      </w:r>
      <w:r w:rsidRPr="00010726">
        <w:rPr>
          <w:rFonts w:ascii="Times New Roman" w:hAnsi="Times New Roman"/>
          <w:sz w:val="24"/>
          <w:szCs w:val="24"/>
          <w:lang w:val="en-US"/>
        </w:rPr>
        <w:t xml:space="preserve"> (eds). ICD-O International Classification of Diseases for Oncology. World Health Organization, Geneva</w:t>
      </w:r>
      <w:r w:rsidR="00951CB4">
        <w:rPr>
          <w:rFonts w:ascii="Times New Roman" w:hAnsi="Times New Roman"/>
          <w:sz w:val="24"/>
          <w:szCs w:val="24"/>
          <w:lang w:val="en-US"/>
        </w:rPr>
        <w:t>, 2000</w:t>
      </w:r>
      <w:r w:rsidRPr="00010726">
        <w:rPr>
          <w:rFonts w:ascii="Times New Roman" w:hAnsi="Times New Roman"/>
          <w:sz w:val="24"/>
          <w:szCs w:val="24"/>
          <w:lang w:val="en-US"/>
        </w:rPr>
        <w:t>.</w:t>
      </w:r>
    </w:p>
    <w:p w:rsidR="000420BE" w:rsidRPr="00683EAA" w:rsidRDefault="000420BE" w:rsidP="00683EAA">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GAJJAR, A.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Chemotherapy of medulloblastoma. </w:t>
      </w:r>
      <w:r w:rsidRPr="00683EAA">
        <w:rPr>
          <w:rFonts w:ascii="Times New Roman" w:hAnsi="Times New Roman"/>
          <w:b/>
          <w:sz w:val="24"/>
          <w:szCs w:val="24"/>
          <w:lang w:val="en-US"/>
        </w:rPr>
        <w:t>Child’s Nervous System</w:t>
      </w:r>
      <w:r w:rsidRPr="00683EAA">
        <w:rPr>
          <w:rFonts w:ascii="Times New Roman" w:hAnsi="Times New Roman"/>
          <w:sz w:val="24"/>
          <w:szCs w:val="24"/>
          <w:lang w:val="en-US"/>
        </w:rPr>
        <w:t>, v. 15, n. 10, p. 554-562, 1999.</w:t>
      </w:r>
    </w:p>
    <w:p w:rsidR="006A3996" w:rsidRPr="00683EAA" w:rsidRDefault="006A3996" w:rsidP="002D3584">
      <w:pPr>
        <w:autoSpaceDE w:val="0"/>
        <w:autoSpaceDN w:val="0"/>
        <w:adjustRightInd w:val="0"/>
        <w:rPr>
          <w:rFonts w:ascii="Times New Roman" w:hAnsi="Times New Roman"/>
          <w:sz w:val="24"/>
          <w:szCs w:val="24"/>
          <w:lang w:val="en-US"/>
        </w:rPr>
      </w:pPr>
    </w:p>
    <w:p w:rsidR="000420BE" w:rsidRPr="00683EAA" w:rsidRDefault="00FA156C"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GAN, G.; HAAS-KOGAN, D. Low-Grade Gliomas</w:t>
      </w:r>
      <w:ins w:id="170" w:author="Rayra Lima" w:date="2016-02-12T10:33:00Z">
        <w:r w:rsidR="00B87AE5">
          <w:rPr>
            <w:rFonts w:ascii="Times New Roman" w:hAnsi="Times New Roman"/>
            <w:sz w:val="24"/>
            <w:szCs w:val="24"/>
            <w:lang w:val="en-US"/>
          </w:rPr>
          <w:t>.</w:t>
        </w:r>
      </w:ins>
      <w:del w:id="171" w:author="Rayra Lima" w:date="2016-02-12T10:33:00Z">
        <w:r w:rsidRPr="00683EAA" w:rsidDel="00B87AE5">
          <w:rPr>
            <w:rFonts w:ascii="Times New Roman" w:hAnsi="Times New Roman"/>
            <w:sz w:val="24"/>
            <w:szCs w:val="24"/>
            <w:lang w:val="en-US"/>
          </w:rPr>
          <w:delText>,</w:delText>
        </w:r>
      </w:del>
      <w:r w:rsidRPr="00683EAA">
        <w:rPr>
          <w:rFonts w:ascii="Times New Roman" w:hAnsi="Times New Roman"/>
          <w:sz w:val="24"/>
          <w:szCs w:val="24"/>
          <w:lang w:val="en-US"/>
        </w:rPr>
        <w:t xml:space="preserve"> </w:t>
      </w:r>
      <w:del w:id="172" w:author="Rayra Lima" w:date="2016-02-12T10:33:00Z">
        <w:r w:rsidRPr="00683EAA" w:rsidDel="00B87AE5">
          <w:rPr>
            <w:rFonts w:ascii="Times New Roman" w:hAnsi="Times New Roman"/>
            <w:sz w:val="24"/>
            <w:szCs w:val="24"/>
            <w:lang w:val="en-US"/>
          </w:rPr>
          <w:delText xml:space="preserve">in </w:delText>
        </w:r>
      </w:del>
      <w:ins w:id="173" w:author="Rayra Lima" w:date="2016-02-12T10:33:00Z">
        <w:r w:rsidR="00B87AE5">
          <w:rPr>
            <w:rFonts w:ascii="Times New Roman" w:hAnsi="Times New Roman"/>
            <w:sz w:val="24"/>
            <w:szCs w:val="24"/>
            <w:lang w:val="en-US"/>
          </w:rPr>
          <w:t>I</w:t>
        </w:r>
        <w:r w:rsidR="00B87AE5" w:rsidRPr="00683EAA">
          <w:rPr>
            <w:rFonts w:ascii="Times New Roman" w:hAnsi="Times New Roman"/>
            <w:sz w:val="24"/>
            <w:szCs w:val="24"/>
            <w:lang w:val="en-US"/>
          </w:rPr>
          <w:t xml:space="preserve">n </w:t>
        </w:r>
      </w:ins>
      <w:r w:rsidR="006A3996" w:rsidRPr="00683EAA">
        <w:rPr>
          <w:rFonts w:ascii="Times New Roman" w:hAnsi="Times New Roman"/>
          <w:sz w:val="24"/>
          <w:szCs w:val="24"/>
          <w:lang w:val="en-US"/>
        </w:rPr>
        <w:t>GUPTA, N.</w:t>
      </w:r>
      <w:r w:rsidR="00C815E6" w:rsidRPr="00683EAA">
        <w:rPr>
          <w:rFonts w:ascii="Times New Roman" w:hAnsi="Times New Roman"/>
          <w:sz w:val="24"/>
          <w:szCs w:val="24"/>
          <w:lang w:val="en-US"/>
        </w:rPr>
        <w:t xml:space="preserve"> </w:t>
      </w:r>
      <w:r w:rsidR="00C815E6" w:rsidRPr="00683EAA">
        <w:rPr>
          <w:rFonts w:ascii="Times New Roman" w:hAnsi="Times New Roman"/>
          <w:i/>
          <w:sz w:val="24"/>
          <w:szCs w:val="24"/>
          <w:lang w:val="en-US"/>
        </w:rPr>
        <w:t>et al</w:t>
      </w:r>
      <w:r w:rsidR="006A3996" w:rsidRPr="00683EAA">
        <w:rPr>
          <w:rFonts w:ascii="Times New Roman" w:hAnsi="Times New Roman"/>
          <w:sz w:val="24"/>
          <w:szCs w:val="24"/>
          <w:lang w:val="en-US"/>
        </w:rPr>
        <w:t>.</w:t>
      </w:r>
      <w:r w:rsidRPr="00683EAA">
        <w:rPr>
          <w:rFonts w:ascii="Times New Roman" w:hAnsi="Times New Roman"/>
          <w:sz w:val="24"/>
          <w:szCs w:val="24"/>
          <w:lang w:val="en-US"/>
        </w:rPr>
        <w:t xml:space="preserve"> [Editors]. </w:t>
      </w:r>
      <w:r w:rsidR="00E50D61" w:rsidRPr="00683EAA">
        <w:rPr>
          <w:rFonts w:ascii="Times New Roman" w:hAnsi="Times New Roman"/>
          <w:b/>
          <w:sz w:val="24"/>
          <w:szCs w:val="24"/>
          <w:lang w:val="en-US"/>
        </w:rPr>
        <w:t>Pediatric CNS Tumors</w:t>
      </w:r>
      <w:r w:rsidRPr="00683EAA">
        <w:rPr>
          <w:rFonts w:ascii="Times New Roman" w:hAnsi="Times New Roman"/>
          <w:sz w:val="24"/>
          <w:szCs w:val="24"/>
          <w:lang w:val="en-US"/>
        </w:rPr>
        <w:t xml:space="preserve">, Pediatric Oncology [Series], </w:t>
      </w:r>
      <w:r w:rsidR="006A3996" w:rsidRPr="00683EAA">
        <w:rPr>
          <w:rFonts w:ascii="Times New Roman" w:hAnsi="Times New Roman"/>
          <w:sz w:val="24"/>
          <w:szCs w:val="24"/>
          <w:lang w:val="en-US"/>
        </w:rPr>
        <w:t>Springer Berlin Heidelberg,</w:t>
      </w:r>
      <w:r w:rsidRPr="00683EAA">
        <w:rPr>
          <w:rFonts w:ascii="Times New Roman" w:hAnsi="Times New Roman"/>
          <w:sz w:val="24"/>
          <w:szCs w:val="24"/>
          <w:lang w:val="en-US"/>
        </w:rPr>
        <w:t xml:space="preserve"> </w:t>
      </w:r>
      <w:r w:rsidR="006A3996" w:rsidRPr="00683EAA">
        <w:rPr>
          <w:rFonts w:ascii="Times New Roman" w:hAnsi="Times New Roman"/>
          <w:sz w:val="24"/>
          <w:szCs w:val="24"/>
          <w:lang w:val="en-US"/>
        </w:rPr>
        <w:t>2012</w:t>
      </w:r>
      <w:r w:rsidRPr="00683EAA">
        <w:rPr>
          <w:rFonts w:ascii="Times New Roman" w:hAnsi="Times New Roman"/>
          <w:sz w:val="24"/>
          <w:szCs w:val="24"/>
          <w:lang w:val="en-US"/>
        </w:rPr>
        <w:t>.</w:t>
      </w:r>
      <w:r w:rsidR="005F4056" w:rsidRPr="00683EAA">
        <w:rPr>
          <w:rFonts w:ascii="Times New Roman" w:hAnsi="Times New Roman"/>
          <w:sz w:val="24"/>
          <w:szCs w:val="24"/>
          <w:lang w:val="en-US"/>
        </w:rPr>
        <w:t xml:space="preserve"> p. 1-35.</w:t>
      </w:r>
    </w:p>
    <w:p w:rsidR="002F2579" w:rsidRPr="00010726" w:rsidRDefault="002F2579" w:rsidP="002D3584">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GEYER, J. R.; BERGER, M. Central nervous system malignancies in children. </w:t>
      </w:r>
      <w:r w:rsidRPr="00683EAA">
        <w:rPr>
          <w:rFonts w:ascii="Times New Roman" w:hAnsi="Times New Roman"/>
          <w:b/>
          <w:sz w:val="24"/>
          <w:szCs w:val="24"/>
          <w:lang w:val="en-US"/>
        </w:rPr>
        <w:t>New York State Journal of Medicine</w:t>
      </w:r>
      <w:r w:rsidRPr="00683EAA">
        <w:rPr>
          <w:rFonts w:ascii="Times New Roman" w:hAnsi="Times New Roman"/>
          <w:sz w:val="24"/>
          <w:szCs w:val="24"/>
          <w:lang w:val="en-US"/>
        </w:rPr>
        <w:t xml:space="preserve">, v. 90, n. 12, p. 601-608, </w:t>
      </w:r>
      <w:r w:rsidR="00552278">
        <w:rPr>
          <w:rFonts w:ascii="Times New Roman" w:hAnsi="Times New Roman"/>
          <w:sz w:val="24"/>
          <w:szCs w:val="24"/>
          <w:lang w:val="en-US"/>
        </w:rPr>
        <w:t>1990</w:t>
      </w:r>
      <w:r w:rsidRPr="00683EAA">
        <w:rPr>
          <w:rFonts w:ascii="Times New Roman" w:hAnsi="Times New Roman"/>
          <w:sz w:val="24"/>
          <w:szCs w:val="24"/>
          <w:lang w:val="en-US"/>
        </w:rPr>
        <w:t>.</w:t>
      </w:r>
    </w:p>
    <w:p w:rsidR="006A3996" w:rsidRPr="00683EAA" w:rsidRDefault="006A3996" w:rsidP="002D3584">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GEYER, J. R.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Multiagent chemotherapy and deferred radiotherapy in infants with malignant brain tumors: a report from the Children's Cancer Group. </w:t>
      </w:r>
      <w:r w:rsidRPr="00683EAA">
        <w:rPr>
          <w:rFonts w:ascii="Times New Roman" w:hAnsi="Times New Roman"/>
          <w:b/>
          <w:sz w:val="24"/>
          <w:szCs w:val="24"/>
          <w:lang w:val="en-US"/>
        </w:rPr>
        <w:t>Journal of Clinical Oncology,</w:t>
      </w:r>
      <w:r w:rsidRPr="00683EAA">
        <w:rPr>
          <w:rFonts w:ascii="Times New Roman" w:hAnsi="Times New Roman"/>
          <w:sz w:val="24"/>
          <w:szCs w:val="24"/>
          <w:lang w:val="en-US"/>
        </w:rPr>
        <w:t xml:space="preserve"> v. 23, n. 30, p. 7621-</w:t>
      </w:r>
      <w:r w:rsidR="00C815E6">
        <w:rPr>
          <w:rFonts w:ascii="Times New Roman" w:hAnsi="Times New Roman"/>
          <w:sz w:val="24"/>
          <w:szCs w:val="24"/>
          <w:lang w:val="en-US"/>
        </w:rPr>
        <w:t>76</w:t>
      </w:r>
      <w:r w:rsidRPr="00683EAA">
        <w:rPr>
          <w:rFonts w:ascii="Times New Roman" w:hAnsi="Times New Roman"/>
          <w:sz w:val="24"/>
          <w:szCs w:val="24"/>
          <w:lang w:val="en-US"/>
        </w:rPr>
        <w:t>31, 2005.</w:t>
      </w:r>
    </w:p>
    <w:p w:rsidR="006A3996" w:rsidRPr="00683EAA" w:rsidRDefault="006A3996" w:rsidP="002D3584">
      <w:pPr>
        <w:autoSpaceDE w:val="0"/>
        <w:autoSpaceDN w:val="0"/>
        <w:adjustRightInd w:val="0"/>
        <w:rPr>
          <w:rFonts w:ascii="Times New Roman" w:hAnsi="Times New Roman"/>
          <w:sz w:val="24"/>
          <w:szCs w:val="24"/>
          <w:lang w:val="en-US"/>
        </w:rPr>
      </w:pPr>
    </w:p>
    <w:p w:rsidR="000420BE" w:rsidRDefault="00463009"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lang w:val="en-US"/>
        </w:rPr>
        <w:t>GANDHI, T.</w:t>
      </w:r>
      <w:r w:rsidR="002F2579" w:rsidRPr="00010726">
        <w:rPr>
          <w:rFonts w:ascii="Times New Roman" w:hAnsi="Times New Roman"/>
          <w:sz w:val="24"/>
          <w:szCs w:val="24"/>
          <w:lang w:val="en-US"/>
        </w:rPr>
        <w:t xml:space="preserve"> </w:t>
      </w:r>
      <w:r w:rsidRPr="00010726">
        <w:rPr>
          <w:rFonts w:ascii="Times New Roman" w:hAnsi="Times New Roman"/>
          <w:sz w:val="24"/>
          <w:szCs w:val="24"/>
          <w:lang w:val="en-US"/>
        </w:rPr>
        <w:t>K.</w:t>
      </w:r>
      <w:r w:rsidR="002F2579" w:rsidRPr="00010726">
        <w:rPr>
          <w:rFonts w:ascii="Times New Roman" w:hAnsi="Times New Roman"/>
          <w:sz w:val="24"/>
          <w:szCs w:val="24"/>
          <w:lang w:val="en-US"/>
        </w:rPr>
        <w:t xml:space="preserve"> </w:t>
      </w:r>
      <w:r w:rsidR="00E50D61" w:rsidRPr="00683EAA">
        <w:rPr>
          <w:rFonts w:ascii="Times New Roman" w:hAnsi="Times New Roman"/>
          <w:i/>
          <w:sz w:val="24"/>
          <w:szCs w:val="24"/>
          <w:lang w:val="en-US"/>
        </w:rPr>
        <w:t>et al</w:t>
      </w:r>
      <w:r w:rsidRPr="00010726">
        <w:rPr>
          <w:rFonts w:ascii="Times New Roman" w:hAnsi="Times New Roman"/>
          <w:sz w:val="24"/>
          <w:szCs w:val="24"/>
          <w:lang w:val="en-US"/>
        </w:rPr>
        <w:t xml:space="preserve">. Medication safety in ambulatory chemotherapy setting. </w:t>
      </w:r>
      <w:r w:rsidR="00E50D61" w:rsidRPr="00683EAA">
        <w:rPr>
          <w:rFonts w:ascii="Times New Roman" w:hAnsi="Times New Roman"/>
          <w:b/>
          <w:sz w:val="24"/>
          <w:szCs w:val="24"/>
          <w:lang w:val="en-US"/>
        </w:rPr>
        <w:t>Cancer</w:t>
      </w:r>
      <w:r w:rsidRPr="00010726">
        <w:rPr>
          <w:rFonts w:ascii="Times New Roman" w:hAnsi="Times New Roman"/>
          <w:sz w:val="24"/>
          <w:szCs w:val="24"/>
          <w:lang w:val="en-US"/>
        </w:rPr>
        <w:t>, v.104, n.11, p.2477-2483, 2005.</w:t>
      </w:r>
    </w:p>
    <w:p w:rsidR="000420BE" w:rsidRDefault="000420BE" w:rsidP="00683EAA">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GURNEY, J. G.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Incidence of cancer in Children in the United States. </w:t>
      </w:r>
      <w:r w:rsidRPr="00683EAA">
        <w:rPr>
          <w:rFonts w:ascii="Times New Roman" w:hAnsi="Times New Roman"/>
          <w:b/>
          <w:sz w:val="24"/>
          <w:szCs w:val="24"/>
          <w:lang w:val="en-US"/>
        </w:rPr>
        <w:t>Cancer</w:t>
      </w:r>
      <w:r w:rsidRPr="00683EAA">
        <w:rPr>
          <w:rFonts w:ascii="Times New Roman" w:hAnsi="Times New Roman"/>
          <w:sz w:val="24"/>
          <w:szCs w:val="24"/>
          <w:lang w:val="en-US"/>
        </w:rPr>
        <w:t>, n. 75, p. 2186-</w:t>
      </w:r>
      <w:r w:rsidR="002F2579" w:rsidRPr="00010726">
        <w:rPr>
          <w:rFonts w:ascii="Times New Roman" w:hAnsi="Times New Roman"/>
          <w:sz w:val="24"/>
          <w:szCs w:val="24"/>
          <w:lang w:val="en-US"/>
        </w:rPr>
        <w:t>21</w:t>
      </w:r>
      <w:r w:rsidRPr="00683EAA">
        <w:rPr>
          <w:rFonts w:ascii="Times New Roman" w:hAnsi="Times New Roman"/>
          <w:sz w:val="24"/>
          <w:szCs w:val="24"/>
          <w:lang w:val="en-US"/>
        </w:rPr>
        <w:t>95</w:t>
      </w:r>
      <w:r w:rsidR="00C815E6">
        <w:rPr>
          <w:rFonts w:ascii="Times New Roman" w:hAnsi="Times New Roman"/>
          <w:sz w:val="24"/>
          <w:szCs w:val="24"/>
          <w:lang w:val="en-US"/>
        </w:rPr>
        <w:t>, 1995</w:t>
      </w:r>
      <w:r w:rsidRPr="00683EAA">
        <w:rPr>
          <w:rFonts w:ascii="Times New Roman" w:hAnsi="Times New Roman"/>
          <w:sz w:val="24"/>
          <w:szCs w:val="24"/>
          <w:lang w:val="en-US"/>
        </w:rPr>
        <w:t>.</w:t>
      </w:r>
    </w:p>
    <w:p w:rsidR="006A3996" w:rsidRPr="00683EAA" w:rsidRDefault="006A3996" w:rsidP="002D3584">
      <w:pPr>
        <w:autoSpaceDE w:val="0"/>
        <w:autoSpaceDN w:val="0"/>
        <w:adjustRightInd w:val="0"/>
        <w:rPr>
          <w:rFonts w:ascii="Times New Roman" w:hAnsi="Times New Roman"/>
          <w:sz w:val="24"/>
          <w:szCs w:val="24"/>
          <w:lang w:val="en-US"/>
        </w:rPr>
      </w:pPr>
    </w:p>
    <w:p w:rsidR="006A3996"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GURNEY, J. G.; SMITH, M. A.; BUNIN, G. R. CNS and Miscellaneous Intracranial and Intraspinal Neoplasms. In</w:t>
      </w:r>
      <w:r w:rsidR="00552278">
        <w:rPr>
          <w:rFonts w:ascii="Times New Roman" w:hAnsi="Times New Roman"/>
          <w:sz w:val="24"/>
          <w:szCs w:val="24"/>
          <w:lang w:val="en-US"/>
        </w:rPr>
        <w:t>:</w:t>
      </w:r>
      <w:r w:rsidRPr="00683EAA">
        <w:rPr>
          <w:rFonts w:ascii="Times New Roman" w:hAnsi="Times New Roman"/>
          <w:sz w:val="24"/>
          <w:szCs w:val="24"/>
          <w:lang w:val="en-US"/>
        </w:rPr>
        <w:t xml:space="preserve"> RIES</w:t>
      </w:r>
      <w:r w:rsidR="00552278">
        <w:rPr>
          <w:rFonts w:ascii="Times New Roman" w:hAnsi="Times New Roman"/>
          <w:sz w:val="24"/>
          <w:szCs w:val="24"/>
          <w:lang w:val="en-US"/>
        </w:rPr>
        <w:t>,</w:t>
      </w:r>
      <w:r w:rsidRPr="00683EAA">
        <w:rPr>
          <w:rFonts w:ascii="Times New Roman" w:hAnsi="Times New Roman"/>
          <w:sz w:val="24"/>
          <w:szCs w:val="24"/>
          <w:lang w:val="en-US"/>
        </w:rPr>
        <w:t xml:space="preserve"> L.</w:t>
      </w:r>
      <w:r w:rsidR="005567A1">
        <w:rPr>
          <w:rFonts w:ascii="Times New Roman" w:hAnsi="Times New Roman"/>
          <w:sz w:val="24"/>
          <w:szCs w:val="24"/>
          <w:lang w:val="en-US"/>
        </w:rPr>
        <w:t xml:space="preserve"> </w:t>
      </w:r>
      <w:r w:rsidRPr="00683EAA">
        <w:rPr>
          <w:rFonts w:ascii="Times New Roman" w:hAnsi="Times New Roman"/>
          <w:sz w:val="24"/>
          <w:szCs w:val="24"/>
          <w:lang w:val="en-US"/>
        </w:rPr>
        <w:t>A.</w:t>
      </w:r>
      <w:r w:rsidR="005567A1">
        <w:rPr>
          <w:rFonts w:ascii="Times New Roman" w:hAnsi="Times New Roman"/>
          <w:sz w:val="24"/>
          <w:szCs w:val="24"/>
          <w:lang w:val="en-US"/>
        </w:rPr>
        <w:t xml:space="preserve"> </w:t>
      </w:r>
      <w:r w:rsidRPr="00683EAA">
        <w:rPr>
          <w:rFonts w:ascii="Times New Roman" w:hAnsi="Times New Roman"/>
          <w:sz w:val="24"/>
          <w:szCs w:val="24"/>
          <w:lang w:val="en-US"/>
        </w:rPr>
        <w:t xml:space="preserve">G.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w:t>
      </w:r>
      <w:r w:rsidRPr="00683EAA">
        <w:rPr>
          <w:rFonts w:ascii="Times New Roman" w:hAnsi="Times New Roman"/>
          <w:b/>
          <w:sz w:val="24"/>
          <w:szCs w:val="24"/>
          <w:lang w:val="en-US"/>
        </w:rPr>
        <w:t>Cancer Incidence and Survival among Children and Adolescents</w:t>
      </w:r>
      <w:r w:rsidRPr="00683EAA">
        <w:rPr>
          <w:rFonts w:ascii="Times New Roman" w:hAnsi="Times New Roman"/>
          <w:sz w:val="24"/>
          <w:szCs w:val="24"/>
          <w:lang w:val="en-US"/>
        </w:rPr>
        <w:t>: United States SEER Program 1975-1995, National Cancer Institute, SEER Program. NIH Pub. No. 99-4649. Bethesda, MD, 1999.</w:t>
      </w:r>
    </w:p>
    <w:p w:rsidR="000420BE" w:rsidRDefault="000420BE" w:rsidP="00683EAA">
      <w:pPr>
        <w:autoSpaceDE w:val="0"/>
        <w:autoSpaceDN w:val="0"/>
        <w:adjustRightInd w:val="0"/>
        <w:rPr>
          <w:rFonts w:ascii="Times New Roman" w:hAnsi="Times New Roman"/>
          <w:sz w:val="24"/>
          <w:szCs w:val="24"/>
          <w:lang w:val="en-US"/>
        </w:rPr>
      </w:pPr>
    </w:p>
    <w:p w:rsidR="000420BE" w:rsidRDefault="00227B41"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lang w:val="en-US"/>
        </w:rPr>
        <w:t>GRAHAME-SMITH</w:t>
      </w:r>
      <w:r w:rsidR="006A3996" w:rsidRPr="00010726">
        <w:rPr>
          <w:rFonts w:ascii="Times New Roman" w:hAnsi="Times New Roman"/>
          <w:sz w:val="24"/>
          <w:szCs w:val="24"/>
          <w:lang w:val="en-US"/>
        </w:rPr>
        <w:t>,</w:t>
      </w:r>
      <w:r w:rsidRPr="00010726">
        <w:rPr>
          <w:rFonts w:ascii="Times New Roman" w:hAnsi="Times New Roman"/>
          <w:sz w:val="24"/>
          <w:szCs w:val="24"/>
          <w:lang w:val="en-US"/>
        </w:rPr>
        <w:t xml:space="preserve"> D</w:t>
      </w:r>
      <w:r w:rsidR="006A3996" w:rsidRPr="00010726">
        <w:rPr>
          <w:rFonts w:ascii="Times New Roman" w:hAnsi="Times New Roman"/>
          <w:sz w:val="24"/>
          <w:szCs w:val="24"/>
          <w:lang w:val="en-US"/>
        </w:rPr>
        <w:t xml:space="preserve">. </w:t>
      </w:r>
      <w:r w:rsidRPr="00010726">
        <w:rPr>
          <w:rFonts w:ascii="Times New Roman" w:hAnsi="Times New Roman"/>
          <w:sz w:val="24"/>
          <w:szCs w:val="24"/>
          <w:lang w:val="en-US"/>
        </w:rPr>
        <w:t>G</w:t>
      </w:r>
      <w:r w:rsidR="006A3996" w:rsidRPr="00010726">
        <w:rPr>
          <w:rFonts w:ascii="Times New Roman" w:hAnsi="Times New Roman"/>
          <w:sz w:val="24"/>
          <w:szCs w:val="24"/>
          <w:lang w:val="en-US"/>
        </w:rPr>
        <w:t>.</w:t>
      </w:r>
      <w:r w:rsidR="000249C4">
        <w:rPr>
          <w:rFonts w:ascii="Times New Roman" w:hAnsi="Times New Roman"/>
          <w:sz w:val="24"/>
          <w:szCs w:val="24"/>
          <w:lang w:val="en-US"/>
        </w:rPr>
        <w:t>;</w:t>
      </w:r>
      <w:r w:rsidRPr="00010726">
        <w:rPr>
          <w:rFonts w:ascii="Times New Roman" w:hAnsi="Times New Roman"/>
          <w:sz w:val="24"/>
          <w:szCs w:val="24"/>
          <w:lang w:val="en-US"/>
        </w:rPr>
        <w:t xml:space="preserve"> ARONSON</w:t>
      </w:r>
      <w:r w:rsidR="006A3996" w:rsidRPr="00010726">
        <w:rPr>
          <w:rFonts w:ascii="Times New Roman" w:hAnsi="Times New Roman"/>
          <w:sz w:val="24"/>
          <w:szCs w:val="24"/>
          <w:lang w:val="en-US"/>
        </w:rPr>
        <w:t>,</w:t>
      </w:r>
      <w:r w:rsidRPr="00010726">
        <w:rPr>
          <w:rFonts w:ascii="Times New Roman" w:hAnsi="Times New Roman"/>
          <w:sz w:val="24"/>
          <w:szCs w:val="24"/>
          <w:lang w:val="en-US"/>
        </w:rPr>
        <w:t xml:space="preserve"> J</w:t>
      </w:r>
      <w:r w:rsidR="006A3996" w:rsidRPr="00010726">
        <w:rPr>
          <w:rFonts w:ascii="Times New Roman" w:hAnsi="Times New Roman"/>
          <w:sz w:val="24"/>
          <w:szCs w:val="24"/>
          <w:lang w:val="en-US"/>
        </w:rPr>
        <w:t xml:space="preserve">. </w:t>
      </w:r>
      <w:r w:rsidRPr="00010726">
        <w:rPr>
          <w:rFonts w:ascii="Times New Roman" w:hAnsi="Times New Roman"/>
          <w:sz w:val="24"/>
          <w:szCs w:val="24"/>
          <w:lang w:val="en-US"/>
        </w:rPr>
        <w:t xml:space="preserve">K. Adverse drug reactions. In: </w:t>
      </w:r>
      <w:r w:rsidR="00E50D61" w:rsidRPr="00683EAA">
        <w:rPr>
          <w:rFonts w:ascii="Times New Roman" w:hAnsi="Times New Roman"/>
          <w:b/>
          <w:sz w:val="24"/>
          <w:szCs w:val="24"/>
          <w:lang w:val="en-US"/>
        </w:rPr>
        <w:t>The Oxford textbook of clinical pharmacology and drug therapy</w:t>
      </w:r>
      <w:r w:rsidRPr="00010726">
        <w:rPr>
          <w:rFonts w:ascii="Times New Roman" w:hAnsi="Times New Roman"/>
          <w:sz w:val="24"/>
          <w:szCs w:val="24"/>
          <w:lang w:val="en-US"/>
        </w:rPr>
        <w:t xml:space="preserve">. Oxford: Oxford University Press, </w:t>
      </w:r>
      <w:r w:rsidR="006A3996" w:rsidRPr="00010726">
        <w:rPr>
          <w:rFonts w:ascii="Times New Roman" w:hAnsi="Times New Roman"/>
          <w:sz w:val="24"/>
          <w:szCs w:val="24"/>
          <w:lang w:val="en-US"/>
        </w:rPr>
        <w:t>1984</w:t>
      </w:r>
      <w:r w:rsidRPr="00010726">
        <w:rPr>
          <w:rFonts w:ascii="Times New Roman" w:hAnsi="Times New Roman"/>
          <w:sz w:val="24"/>
          <w:szCs w:val="24"/>
          <w:lang w:val="en-US"/>
        </w:rPr>
        <w:t>.</w:t>
      </w:r>
      <w:r w:rsidR="005F4056">
        <w:rPr>
          <w:rFonts w:ascii="Times New Roman" w:hAnsi="Times New Roman"/>
          <w:sz w:val="24"/>
          <w:szCs w:val="24"/>
          <w:lang w:val="en-US"/>
        </w:rPr>
        <w:t xml:space="preserve"> </w:t>
      </w:r>
      <w:r w:rsidR="005F4056" w:rsidRPr="00010726">
        <w:rPr>
          <w:rFonts w:ascii="Times New Roman" w:hAnsi="Times New Roman"/>
          <w:sz w:val="24"/>
          <w:szCs w:val="24"/>
          <w:lang w:val="en-US"/>
        </w:rPr>
        <w:t>p. 132–57</w:t>
      </w:r>
      <w:r w:rsidR="005F4056">
        <w:rPr>
          <w:rFonts w:ascii="Times New Roman" w:hAnsi="Times New Roman"/>
          <w:sz w:val="24"/>
          <w:szCs w:val="24"/>
          <w:lang w:val="en-US"/>
        </w:rPr>
        <w:t>.</w:t>
      </w:r>
    </w:p>
    <w:p w:rsidR="000420BE" w:rsidRDefault="000420BE" w:rsidP="00683EAA">
      <w:pPr>
        <w:autoSpaceDE w:val="0"/>
        <w:autoSpaceDN w:val="0"/>
        <w:adjustRightInd w:val="0"/>
        <w:rPr>
          <w:rFonts w:ascii="Times New Roman" w:hAnsi="Times New Roman"/>
          <w:sz w:val="24"/>
          <w:szCs w:val="24"/>
          <w:lang w:val="en-US"/>
        </w:rPr>
      </w:pPr>
    </w:p>
    <w:p w:rsidR="001F1649"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HAMMOND, G. D. </w:t>
      </w:r>
      <w:r w:rsidRPr="00683EAA">
        <w:rPr>
          <w:rFonts w:ascii="Times New Roman" w:hAnsi="Times New Roman"/>
          <w:b/>
          <w:sz w:val="24"/>
          <w:szCs w:val="24"/>
          <w:lang w:val="en-US"/>
        </w:rPr>
        <w:t>The Cure of childhood Cancers. Cancer</w:t>
      </w:r>
      <w:r w:rsidRPr="00683EAA">
        <w:rPr>
          <w:rFonts w:ascii="Times New Roman" w:hAnsi="Times New Roman"/>
          <w:sz w:val="24"/>
          <w:szCs w:val="24"/>
          <w:lang w:val="en-US"/>
        </w:rPr>
        <w:t xml:space="preserve"> (suppl), Philadelphia: 1996. n. 58, p. 407-413.</w:t>
      </w:r>
    </w:p>
    <w:p w:rsidR="001F1649" w:rsidRPr="00683EAA" w:rsidRDefault="001F1649" w:rsidP="002D3584">
      <w:pPr>
        <w:autoSpaceDE w:val="0"/>
        <w:autoSpaceDN w:val="0"/>
        <w:adjustRightInd w:val="0"/>
        <w:rPr>
          <w:rFonts w:ascii="Times New Roman" w:hAnsi="Times New Roman"/>
          <w:sz w:val="24"/>
          <w:szCs w:val="24"/>
          <w:lang w:val="en-US"/>
        </w:rPr>
      </w:pPr>
    </w:p>
    <w:p w:rsidR="001F1649" w:rsidRPr="00264B7D" w:rsidRDefault="00E50D61" w:rsidP="002D3584">
      <w:pPr>
        <w:autoSpaceDE w:val="0"/>
        <w:autoSpaceDN w:val="0"/>
        <w:adjustRightInd w:val="0"/>
        <w:rPr>
          <w:rFonts w:ascii="Times New Roman" w:hAnsi="Times New Roman"/>
          <w:sz w:val="24"/>
          <w:szCs w:val="24"/>
          <w:rPrChange w:id="174" w:author="Francisco Felix" w:date="2020-01-11T12:35:00Z">
            <w:rPr>
              <w:rFonts w:ascii="Times New Roman" w:hAnsi="Times New Roman"/>
              <w:sz w:val="24"/>
              <w:szCs w:val="24"/>
              <w:lang w:val="en-US"/>
            </w:rPr>
          </w:rPrChange>
        </w:rPr>
      </w:pPr>
      <w:r w:rsidRPr="00683EAA">
        <w:rPr>
          <w:rFonts w:ascii="Times New Roman" w:hAnsi="Times New Roman"/>
          <w:sz w:val="24"/>
          <w:szCs w:val="24"/>
          <w:lang w:val="en-US"/>
        </w:rPr>
        <w:lastRenderedPageBreak/>
        <w:t>HARTIGAN-GO</w:t>
      </w:r>
      <w:ins w:id="175" w:author="Rayra Lima" w:date="2016-02-12T10:33:00Z">
        <w:r w:rsidR="00B87AE5">
          <w:rPr>
            <w:rFonts w:ascii="Times New Roman" w:hAnsi="Times New Roman"/>
            <w:sz w:val="24"/>
            <w:szCs w:val="24"/>
            <w:lang w:val="en-US"/>
          </w:rPr>
          <w:t>,</w:t>
        </w:r>
      </w:ins>
      <w:r w:rsidRPr="00683EAA">
        <w:rPr>
          <w:rFonts w:ascii="Times New Roman" w:hAnsi="Times New Roman"/>
          <w:sz w:val="24"/>
          <w:szCs w:val="24"/>
          <w:lang w:val="en-US"/>
        </w:rPr>
        <w:t xml:space="preserve"> K</w:t>
      </w:r>
      <w:r w:rsidR="000249C4">
        <w:rPr>
          <w:rFonts w:ascii="Times New Roman" w:hAnsi="Times New Roman"/>
          <w:sz w:val="24"/>
          <w:szCs w:val="24"/>
          <w:lang w:val="en-US"/>
        </w:rPr>
        <w:t xml:space="preserve">. </w:t>
      </w:r>
      <w:r w:rsidRPr="00683EAA">
        <w:rPr>
          <w:rFonts w:ascii="Times New Roman" w:hAnsi="Times New Roman"/>
          <w:sz w:val="24"/>
          <w:szCs w:val="24"/>
          <w:lang w:val="en-US"/>
        </w:rPr>
        <w:t>Y</w:t>
      </w:r>
      <w:r w:rsidR="000249C4">
        <w:rPr>
          <w:rFonts w:ascii="Times New Roman" w:hAnsi="Times New Roman"/>
          <w:sz w:val="24"/>
          <w:szCs w:val="24"/>
          <w:lang w:val="en-US"/>
        </w:rPr>
        <w:t>.;</w:t>
      </w:r>
      <w:r w:rsidRPr="00683EAA">
        <w:rPr>
          <w:rFonts w:ascii="Times New Roman" w:hAnsi="Times New Roman"/>
          <w:sz w:val="24"/>
          <w:szCs w:val="24"/>
          <w:lang w:val="en-US"/>
        </w:rPr>
        <w:t xml:space="preserve"> WONG</w:t>
      </w:r>
      <w:ins w:id="176" w:author="Rayra Lima" w:date="2016-02-12T10:34:00Z">
        <w:r w:rsidR="00B87AE5">
          <w:rPr>
            <w:rFonts w:ascii="Times New Roman" w:hAnsi="Times New Roman"/>
            <w:sz w:val="24"/>
            <w:szCs w:val="24"/>
            <w:lang w:val="en-US"/>
          </w:rPr>
          <w:t>,</w:t>
        </w:r>
      </w:ins>
      <w:r w:rsidRPr="00683EAA">
        <w:rPr>
          <w:rFonts w:ascii="Times New Roman" w:hAnsi="Times New Roman"/>
          <w:sz w:val="24"/>
          <w:szCs w:val="24"/>
          <w:lang w:val="en-US"/>
        </w:rPr>
        <w:t xml:space="preserve"> J</w:t>
      </w:r>
      <w:r w:rsidR="000249C4">
        <w:rPr>
          <w:rFonts w:ascii="Times New Roman" w:hAnsi="Times New Roman"/>
          <w:sz w:val="24"/>
          <w:szCs w:val="24"/>
          <w:lang w:val="en-US"/>
        </w:rPr>
        <w:t xml:space="preserve">. </w:t>
      </w:r>
      <w:r w:rsidRPr="00683EAA">
        <w:rPr>
          <w:rFonts w:ascii="Times New Roman" w:hAnsi="Times New Roman"/>
          <w:sz w:val="24"/>
          <w:szCs w:val="24"/>
          <w:lang w:val="en-US"/>
        </w:rPr>
        <w:t>Q. Inclusion of therapeutic failures as adverse drug reactions. In: ARONSON</w:t>
      </w:r>
      <w:ins w:id="177" w:author="Rayra Lima" w:date="2016-02-12T10:33:00Z">
        <w:r w:rsidR="00B87AE5">
          <w:rPr>
            <w:rFonts w:ascii="Times New Roman" w:hAnsi="Times New Roman"/>
            <w:sz w:val="24"/>
            <w:szCs w:val="24"/>
            <w:lang w:val="en-US"/>
          </w:rPr>
          <w:t>,</w:t>
        </w:r>
      </w:ins>
      <w:r w:rsidRPr="00683EAA">
        <w:rPr>
          <w:rFonts w:ascii="Times New Roman" w:hAnsi="Times New Roman"/>
          <w:sz w:val="24"/>
          <w:szCs w:val="24"/>
          <w:lang w:val="en-US"/>
        </w:rPr>
        <w:t xml:space="preserve"> J</w:t>
      </w:r>
      <w:ins w:id="178" w:author="Rayra Lima" w:date="2016-02-12T10:33:00Z">
        <w:r w:rsidR="00B87AE5">
          <w:rPr>
            <w:rFonts w:ascii="Times New Roman" w:hAnsi="Times New Roman"/>
            <w:sz w:val="24"/>
            <w:szCs w:val="24"/>
            <w:lang w:val="en-US"/>
          </w:rPr>
          <w:t xml:space="preserve">. </w:t>
        </w:r>
      </w:ins>
      <w:r w:rsidRPr="00683EAA">
        <w:rPr>
          <w:rFonts w:ascii="Times New Roman" w:hAnsi="Times New Roman"/>
          <w:sz w:val="24"/>
          <w:szCs w:val="24"/>
          <w:lang w:val="en-US"/>
        </w:rPr>
        <w:t>K</w:t>
      </w:r>
      <w:ins w:id="179" w:author="Rayra Lima" w:date="2016-02-12T10:33:00Z">
        <w:r w:rsidR="00B87AE5">
          <w:rPr>
            <w:rFonts w:ascii="Times New Roman" w:hAnsi="Times New Roman"/>
            <w:sz w:val="24"/>
            <w:szCs w:val="24"/>
            <w:lang w:val="en-US"/>
          </w:rPr>
          <w:t>.</w:t>
        </w:r>
      </w:ins>
      <w:del w:id="180" w:author="Rayra Lima" w:date="2016-02-12T10:33:00Z">
        <w:r w:rsidRPr="00683EAA" w:rsidDel="00B87AE5">
          <w:rPr>
            <w:rFonts w:ascii="Times New Roman" w:hAnsi="Times New Roman"/>
            <w:sz w:val="24"/>
            <w:szCs w:val="24"/>
            <w:lang w:val="en-US"/>
          </w:rPr>
          <w:delText>,</w:delText>
        </w:r>
      </w:del>
      <w:r w:rsidRPr="00683EAA">
        <w:rPr>
          <w:rFonts w:ascii="Times New Roman" w:hAnsi="Times New Roman"/>
          <w:sz w:val="24"/>
          <w:szCs w:val="24"/>
          <w:lang w:val="en-US"/>
        </w:rPr>
        <w:t xml:space="preserve"> ed. </w:t>
      </w:r>
      <w:r w:rsidRPr="00683EAA">
        <w:rPr>
          <w:rFonts w:ascii="Times New Roman" w:hAnsi="Times New Roman"/>
          <w:b/>
          <w:sz w:val="24"/>
          <w:szCs w:val="24"/>
          <w:lang w:val="en-US"/>
        </w:rPr>
        <w:t>Side Effects of Drugs Annual</w:t>
      </w:r>
      <w:r w:rsidR="00C815E6">
        <w:rPr>
          <w:rFonts w:ascii="Times New Roman" w:hAnsi="Times New Roman"/>
          <w:sz w:val="24"/>
          <w:szCs w:val="24"/>
          <w:lang w:val="en-US"/>
        </w:rPr>
        <w:t>:</w:t>
      </w:r>
      <w:r w:rsidRPr="00683EAA">
        <w:rPr>
          <w:rFonts w:ascii="Times New Roman" w:hAnsi="Times New Roman"/>
          <w:sz w:val="24"/>
          <w:szCs w:val="24"/>
          <w:lang w:val="en-US"/>
        </w:rPr>
        <w:t xml:space="preserve"> A worldwide yearly survey of new data and trends in adverse drug reactions. </w:t>
      </w:r>
      <w:r w:rsidRPr="00264B7D">
        <w:rPr>
          <w:rFonts w:ascii="Times New Roman" w:hAnsi="Times New Roman"/>
          <w:sz w:val="24"/>
          <w:szCs w:val="24"/>
          <w:rPrChange w:id="181" w:author="Francisco Felix" w:date="2020-01-11T12:35:00Z">
            <w:rPr>
              <w:rFonts w:ascii="Times New Roman" w:hAnsi="Times New Roman"/>
              <w:sz w:val="24"/>
              <w:szCs w:val="24"/>
              <w:lang w:val="en-US"/>
            </w:rPr>
          </w:rPrChange>
        </w:rPr>
        <w:t>Amsterdam: Elsevier. v.23, 2000.</w:t>
      </w:r>
      <w:r w:rsidR="00960736" w:rsidRPr="00264B7D">
        <w:rPr>
          <w:rFonts w:ascii="Times New Roman" w:hAnsi="Times New Roman"/>
          <w:sz w:val="24"/>
          <w:szCs w:val="24"/>
          <w:rPrChange w:id="182" w:author="Francisco Felix" w:date="2020-01-11T12:35:00Z">
            <w:rPr>
              <w:rFonts w:ascii="Times New Roman" w:hAnsi="Times New Roman"/>
              <w:sz w:val="24"/>
              <w:szCs w:val="24"/>
              <w:lang w:val="en-US"/>
            </w:rPr>
          </w:rPrChange>
        </w:rPr>
        <w:t xml:space="preserve"> </w:t>
      </w:r>
      <w:del w:id="183" w:author="Rayra Lima" w:date="2016-02-12T10:34:00Z">
        <w:r w:rsidRPr="00264B7D" w:rsidDel="00B87AE5">
          <w:rPr>
            <w:rFonts w:ascii="Times New Roman" w:hAnsi="Times New Roman"/>
            <w:sz w:val="24"/>
            <w:szCs w:val="24"/>
            <w:rPrChange w:id="184" w:author="Francisco Felix" w:date="2020-01-11T12:35:00Z">
              <w:rPr>
                <w:rFonts w:ascii="Times New Roman" w:hAnsi="Times New Roman"/>
                <w:sz w:val="24"/>
                <w:szCs w:val="24"/>
                <w:lang w:val="en-US"/>
              </w:rPr>
            </w:rPrChange>
          </w:rPr>
          <w:delText>592p.</w:delText>
        </w:r>
      </w:del>
    </w:p>
    <w:p w:rsidR="000420BE" w:rsidRPr="00264B7D" w:rsidRDefault="000420BE" w:rsidP="00683EAA">
      <w:pPr>
        <w:rPr>
          <w:rFonts w:ascii="Times New Roman" w:hAnsi="Times New Roman"/>
          <w:sz w:val="24"/>
          <w:szCs w:val="24"/>
          <w:lang w:eastAsia="en-US"/>
          <w:rPrChange w:id="185" w:author="Francisco Felix" w:date="2020-01-11T12:35:00Z">
            <w:rPr>
              <w:rFonts w:ascii="Times New Roman" w:hAnsi="Times New Roman"/>
              <w:sz w:val="24"/>
              <w:szCs w:val="24"/>
              <w:lang w:val="en-US" w:eastAsia="en-US"/>
            </w:rPr>
          </w:rPrChange>
        </w:rPr>
      </w:pPr>
    </w:p>
    <w:p w:rsidR="000420BE" w:rsidRDefault="00E50D61" w:rsidP="00683EAA">
      <w:pPr>
        <w:rPr>
          <w:rFonts w:ascii="Times New Roman" w:hAnsi="Times New Roman"/>
          <w:sz w:val="24"/>
          <w:szCs w:val="24"/>
          <w:lang w:eastAsia="en-US"/>
        </w:rPr>
      </w:pPr>
      <w:r w:rsidRPr="00683EAA">
        <w:rPr>
          <w:rFonts w:ascii="Times New Roman" w:hAnsi="Times New Roman"/>
          <w:sz w:val="24"/>
          <w:szCs w:val="24"/>
        </w:rPr>
        <w:t>INSTITUTO NACIONAL DE CÂNCER JOSÉ ALENCAR GOMES DA SILVA (INCA)</w:t>
      </w:r>
      <w:r w:rsidR="00130085" w:rsidRPr="00010726">
        <w:rPr>
          <w:rFonts w:ascii="Times New Roman" w:hAnsi="Times New Roman"/>
          <w:sz w:val="24"/>
          <w:szCs w:val="24"/>
          <w:lang w:eastAsia="en-US"/>
        </w:rPr>
        <w:t xml:space="preserve">. </w:t>
      </w:r>
      <w:r w:rsidR="00130085" w:rsidRPr="00683EAA">
        <w:rPr>
          <w:rFonts w:ascii="Times New Roman" w:hAnsi="Times New Roman"/>
          <w:b/>
          <w:sz w:val="24"/>
          <w:szCs w:val="24"/>
          <w:lang w:eastAsia="en-US"/>
        </w:rPr>
        <w:t>Diagnóstico precoce do câncer na criança e no adolescente. Instituto Nacional de Câncer</w:t>
      </w:r>
      <w:r w:rsidR="00130085" w:rsidRPr="00010726">
        <w:rPr>
          <w:rFonts w:ascii="Times New Roman" w:hAnsi="Times New Roman"/>
          <w:sz w:val="24"/>
          <w:szCs w:val="24"/>
          <w:lang w:eastAsia="en-US"/>
        </w:rPr>
        <w:t xml:space="preserve">, Instituto Ronald </w:t>
      </w:r>
      <w:proofErr w:type="spellStart"/>
      <w:r w:rsidR="00130085" w:rsidRPr="00010726">
        <w:rPr>
          <w:rFonts w:ascii="Times New Roman" w:hAnsi="Times New Roman"/>
          <w:sz w:val="24"/>
          <w:szCs w:val="24"/>
          <w:lang w:eastAsia="en-US"/>
        </w:rPr>
        <w:t>Mc</w:t>
      </w:r>
      <w:r w:rsidR="001F1649" w:rsidRPr="00010726">
        <w:rPr>
          <w:rFonts w:ascii="Times New Roman" w:hAnsi="Times New Roman"/>
          <w:sz w:val="24"/>
          <w:szCs w:val="24"/>
          <w:lang w:eastAsia="en-US"/>
        </w:rPr>
        <w:t>D</w:t>
      </w:r>
      <w:r w:rsidR="00130085" w:rsidRPr="00010726">
        <w:rPr>
          <w:rFonts w:ascii="Times New Roman" w:hAnsi="Times New Roman"/>
          <w:sz w:val="24"/>
          <w:szCs w:val="24"/>
          <w:lang w:eastAsia="en-US"/>
        </w:rPr>
        <w:t>onald</w:t>
      </w:r>
      <w:proofErr w:type="spellEnd"/>
      <w:r w:rsidR="00130085" w:rsidRPr="00010726">
        <w:rPr>
          <w:rFonts w:ascii="Times New Roman" w:hAnsi="Times New Roman"/>
          <w:sz w:val="24"/>
          <w:szCs w:val="24"/>
          <w:lang w:eastAsia="en-US"/>
        </w:rPr>
        <w:t xml:space="preserve">. – Rio de Janeiro: INCA, </w:t>
      </w:r>
      <w:r w:rsidR="001F1649" w:rsidRPr="00010726">
        <w:rPr>
          <w:rFonts w:ascii="Times New Roman" w:hAnsi="Times New Roman"/>
          <w:sz w:val="24"/>
          <w:szCs w:val="24"/>
          <w:lang w:eastAsia="en-US"/>
        </w:rPr>
        <w:t xml:space="preserve">2009. </w:t>
      </w:r>
      <w:r w:rsidR="00130085" w:rsidRPr="00010726">
        <w:rPr>
          <w:rFonts w:ascii="Times New Roman" w:hAnsi="Times New Roman"/>
          <w:sz w:val="24"/>
          <w:szCs w:val="24"/>
          <w:lang w:eastAsia="en-US"/>
        </w:rPr>
        <w:t xml:space="preserve">114 p. </w:t>
      </w:r>
    </w:p>
    <w:p w:rsidR="002F2579" w:rsidRPr="00010726" w:rsidRDefault="002F2579" w:rsidP="002D3584">
      <w:pPr>
        <w:pStyle w:val="Default"/>
        <w:rPr>
          <w:rFonts w:ascii="Times New Roman" w:hAnsi="Times New Roman" w:cs="Times New Roman"/>
        </w:rPr>
      </w:pPr>
    </w:p>
    <w:p w:rsidR="001F1649" w:rsidRPr="00010726" w:rsidRDefault="001F1649" w:rsidP="002D3584">
      <w:pPr>
        <w:pStyle w:val="Default"/>
        <w:rPr>
          <w:rFonts w:ascii="Times New Roman" w:hAnsi="Times New Roman" w:cs="Times New Roman"/>
        </w:rPr>
      </w:pPr>
      <w:r w:rsidRPr="00010726">
        <w:rPr>
          <w:rFonts w:ascii="Times New Roman" w:hAnsi="Times New Roman" w:cs="Times New Roman"/>
        </w:rPr>
        <w:t xml:space="preserve">INSTITUTO NACIONAL DE CÂNCER JOSÉ ALENCAR GOMES DA SILVA (INCA). </w:t>
      </w:r>
      <w:r w:rsidRPr="00010726">
        <w:rPr>
          <w:rFonts w:ascii="Times New Roman" w:hAnsi="Times New Roman" w:cs="Times New Roman"/>
          <w:b/>
        </w:rPr>
        <w:t xml:space="preserve">Câncer da Criança e no Adolescente no Brasil: </w:t>
      </w:r>
      <w:r w:rsidRPr="00010726">
        <w:rPr>
          <w:rFonts w:ascii="Times New Roman" w:hAnsi="Times New Roman" w:cs="Times New Roman"/>
        </w:rPr>
        <w:t>dados dos registros de base populacional e de mortalidade. Rio de Janeiro: INCA, 2008. 220 p.</w:t>
      </w:r>
    </w:p>
    <w:p w:rsidR="001F1649" w:rsidRPr="00010726" w:rsidRDefault="001F1649" w:rsidP="002D3584">
      <w:pPr>
        <w:pStyle w:val="Default"/>
        <w:rPr>
          <w:rFonts w:ascii="Times New Roman" w:hAnsi="Times New Roman" w:cs="Times New Roman"/>
        </w:rPr>
      </w:pPr>
    </w:p>
    <w:p w:rsidR="000420BE" w:rsidRDefault="00E50D61" w:rsidP="00683EAA">
      <w:pPr>
        <w:rPr>
          <w:rFonts w:ascii="Times New Roman" w:hAnsi="Times New Roman"/>
          <w:sz w:val="24"/>
          <w:szCs w:val="24"/>
          <w:lang w:eastAsia="en-US"/>
        </w:rPr>
      </w:pPr>
      <w:r w:rsidRPr="00683EAA">
        <w:rPr>
          <w:rFonts w:ascii="Times New Roman" w:hAnsi="Times New Roman"/>
          <w:sz w:val="24"/>
          <w:szCs w:val="24"/>
        </w:rPr>
        <w:t>INSTITUTO NACIONAL DE CÂNCER JOSÉ ALENCAR GOMES DA SILVA (INCA)</w:t>
      </w:r>
      <w:r w:rsidR="00130085" w:rsidRPr="00010726">
        <w:rPr>
          <w:rFonts w:ascii="Times New Roman" w:hAnsi="Times New Roman"/>
          <w:sz w:val="24"/>
          <w:szCs w:val="24"/>
          <w:lang w:eastAsia="en-US"/>
        </w:rPr>
        <w:t xml:space="preserve">. </w:t>
      </w:r>
      <w:r w:rsidRPr="00683EAA">
        <w:rPr>
          <w:rFonts w:ascii="Times New Roman" w:hAnsi="Times New Roman"/>
          <w:b/>
          <w:sz w:val="24"/>
          <w:szCs w:val="24"/>
          <w:lang w:eastAsia="en-US"/>
        </w:rPr>
        <w:t>Câncer no Brasil</w:t>
      </w:r>
      <w:r w:rsidR="00130085" w:rsidRPr="00010726">
        <w:rPr>
          <w:rFonts w:ascii="Times New Roman" w:hAnsi="Times New Roman"/>
          <w:sz w:val="24"/>
          <w:szCs w:val="24"/>
          <w:lang w:eastAsia="en-US"/>
        </w:rPr>
        <w:t>: Dados dos Reg</w:t>
      </w:r>
      <w:r w:rsidR="001F1649" w:rsidRPr="00010726">
        <w:rPr>
          <w:rFonts w:ascii="Times New Roman" w:hAnsi="Times New Roman"/>
          <w:sz w:val="24"/>
          <w:szCs w:val="24"/>
          <w:lang w:eastAsia="en-US"/>
        </w:rPr>
        <w:t>istros de Base Populacional, Rio de Janeiro: INCA, v. 4,</w:t>
      </w:r>
      <w:r w:rsidR="00130085" w:rsidRPr="00010726">
        <w:rPr>
          <w:rFonts w:ascii="Times New Roman" w:hAnsi="Times New Roman"/>
          <w:sz w:val="24"/>
          <w:szCs w:val="24"/>
          <w:lang w:eastAsia="en-US"/>
        </w:rPr>
        <w:t xml:space="preserve"> 2010.</w:t>
      </w:r>
    </w:p>
    <w:p w:rsidR="000420BE" w:rsidRDefault="000420BE" w:rsidP="00683EAA">
      <w:pPr>
        <w:rPr>
          <w:rFonts w:ascii="Times New Roman" w:hAnsi="Times New Roman"/>
          <w:sz w:val="24"/>
          <w:szCs w:val="24"/>
        </w:rPr>
      </w:pPr>
    </w:p>
    <w:p w:rsidR="000420BE" w:rsidRPr="00683EAA" w:rsidRDefault="00E50D61" w:rsidP="00683EAA">
      <w:pPr>
        <w:rPr>
          <w:rFonts w:ascii="Times New Roman" w:hAnsi="Times New Roman"/>
          <w:sz w:val="24"/>
          <w:szCs w:val="24"/>
          <w:lang w:val="en-US" w:eastAsia="en-US"/>
        </w:rPr>
      </w:pPr>
      <w:r w:rsidRPr="00683EAA">
        <w:rPr>
          <w:rFonts w:ascii="Times New Roman" w:hAnsi="Times New Roman"/>
          <w:sz w:val="24"/>
          <w:szCs w:val="24"/>
        </w:rPr>
        <w:t>INSTITUTO NACIONAL DE CÂNCER JOSÉ ALENCAR GOMES DA SILVA (INCA)</w:t>
      </w:r>
      <w:r w:rsidR="001F1649" w:rsidRPr="00010726">
        <w:rPr>
          <w:rFonts w:ascii="Times New Roman" w:hAnsi="Times New Roman"/>
          <w:sz w:val="24"/>
          <w:szCs w:val="24"/>
          <w:lang w:eastAsia="en-US"/>
        </w:rPr>
        <w:t xml:space="preserve">. </w:t>
      </w:r>
      <w:r w:rsidR="001F1649" w:rsidRPr="00010726">
        <w:rPr>
          <w:rFonts w:ascii="Times New Roman" w:hAnsi="Times New Roman"/>
          <w:b/>
          <w:sz w:val="24"/>
          <w:szCs w:val="24"/>
          <w:lang w:eastAsia="en-US"/>
        </w:rPr>
        <w:t>O que é câncer</w:t>
      </w:r>
      <w:r w:rsidR="001F1649" w:rsidRPr="00010726">
        <w:rPr>
          <w:rFonts w:ascii="Times New Roman" w:hAnsi="Times New Roman"/>
          <w:sz w:val="24"/>
          <w:szCs w:val="24"/>
          <w:lang w:eastAsia="en-US"/>
        </w:rPr>
        <w:t>. Disponível em: &lt;</w:t>
      </w:r>
      <w:proofErr w:type="spellStart"/>
      <w:r w:rsidR="001F1649" w:rsidRPr="00010726">
        <w:rPr>
          <w:rFonts w:ascii="Times New Roman" w:hAnsi="Times New Roman"/>
          <w:sz w:val="24"/>
          <w:szCs w:val="24"/>
          <w:lang w:eastAsia="en-US"/>
        </w:rPr>
        <w:t>http</w:t>
      </w:r>
      <w:proofErr w:type="spellEnd"/>
      <w:r w:rsidR="001F1649" w:rsidRPr="00010726">
        <w:rPr>
          <w:rFonts w:ascii="Times New Roman" w:hAnsi="Times New Roman"/>
          <w:sz w:val="24"/>
          <w:szCs w:val="24"/>
          <w:lang w:eastAsia="en-US"/>
        </w:rPr>
        <w:t>://www2.inca.gov.br/</w:t>
      </w:r>
      <w:proofErr w:type="spellStart"/>
      <w:r w:rsidR="001F1649" w:rsidRPr="00010726">
        <w:rPr>
          <w:rFonts w:ascii="Times New Roman" w:hAnsi="Times New Roman"/>
          <w:sz w:val="24"/>
          <w:szCs w:val="24"/>
          <w:lang w:eastAsia="en-US"/>
        </w:rPr>
        <w:t>wps</w:t>
      </w:r>
      <w:proofErr w:type="spellEnd"/>
      <w:r w:rsidR="001F1649" w:rsidRPr="00010726">
        <w:rPr>
          <w:rFonts w:ascii="Times New Roman" w:hAnsi="Times New Roman"/>
          <w:sz w:val="24"/>
          <w:szCs w:val="24"/>
          <w:lang w:eastAsia="en-US"/>
        </w:rPr>
        <w:t>/</w:t>
      </w:r>
      <w:proofErr w:type="spellStart"/>
      <w:r w:rsidR="001F1649" w:rsidRPr="00010726">
        <w:rPr>
          <w:rFonts w:ascii="Times New Roman" w:hAnsi="Times New Roman"/>
          <w:sz w:val="24"/>
          <w:szCs w:val="24"/>
          <w:lang w:eastAsia="en-US"/>
        </w:rPr>
        <w:t>wcm</w:t>
      </w:r>
      <w:proofErr w:type="spellEnd"/>
      <w:r w:rsidR="001F1649" w:rsidRPr="00010726">
        <w:rPr>
          <w:rFonts w:ascii="Times New Roman" w:hAnsi="Times New Roman"/>
          <w:sz w:val="24"/>
          <w:szCs w:val="24"/>
          <w:lang w:eastAsia="en-US"/>
        </w:rPr>
        <w:t>/</w:t>
      </w:r>
      <w:proofErr w:type="spellStart"/>
      <w:r w:rsidR="001F1649" w:rsidRPr="00010726">
        <w:rPr>
          <w:rFonts w:ascii="Times New Roman" w:hAnsi="Times New Roman"/>
          <w:sz w:val="24"/>
          <w:szCs w:val="24"/>
          <w:lang w:eastAsia="en-US"/>
        </w:rPr>
        <w:t>connect</w:t>
      </w:r>
      <w:proofErr w:type="spellEnd"/>
      <w:r w:rsidR="001F1649" w:rsidRPr="00010726">
        <w:rPr>
          <w:rFonts w:ascii="Times New Roman" w:hAnsi="Times New Roman"/>
          <w:sz w:val="24"/>
          <w:szCs w:val="24"/>
          <w:lang w:eastAsia="en-US"/>
        </w:rPr>
        <w:t>/</w:t>
      </w:r>
      <w:proofErr w:type="spellStart"/>
      <w:r w:rsidR="001F1649" w:rsidRPr="00010726">
        <w:rPr>
          <w:rFonts w:ascii="Times New Roman" w:hAnsi="Times New Roman"/>
          <w:sz w:val="24"/>
          <w:szCs w:val="24"/>
          <w:lang w:eastAsia="en-US"/>
        </w:rPr>
        <w:t>cancer</w:t>
      </w:r>
      <w:proofErr w:type="spellEnd"/>
      <w:r w:rsidR="001F1649" w:rsidRPr="00010726">
        <w:rPr>
          <w:rFonts w:ascii="Times New Roman" w:hAnsi="Times New Roman"/>
          <w:sz w:val="24"/>
          <w:szCs w:val="24"/>
          <w:lang w:eastAsia="en-US"/>
        </w:rPr>
        <w:t>/site/</w:t>
      </w:r>
      <w:proofErr w:type="spellStart"/>
      <w:r w:rsidR="001F1649" w:rsidRPr="00010726">
        <w:rPr>
          <w:rFonts w:ascii="Times New Roman" w:hAnsi="Times New Roman"/>
          <w:sz w:val="24"/>
          <w:szCs w:val="24"/>
          <w:lang w:eastAsia="en-US"/>
        </w:rPr>
        <w:t>oquee</w:t>
      </w:r>
      <w:proofErr w:type="spellEnd"/>
      <w:r w:rsidR="001F1649" w:rsidRPr="00010726">
        <w:rPr>
          <w:rFonts w:ascii="Times New Roman" w:hAnsi="Times New Roman"/>
          <w:sz w:val="24"/>
          <w:szCs w:val="24"/>
          <w:lang w:eastAsia="en-US"/>
        </w:rPr>
        <w:t xml:space="preserve">&gt;. </w:t>
      </w:r>
      <w:proofErr w:type="spellStart"/>
      <w:r w:rsidR="001F1649" w:rsidRPr="00683EAA">
        <w:rPr>
          <w:rFonts w:ascii="Times New Roman" w:hAnsi="Times New Roman"/>
          <w:sz w:val="24"/>
          <w:szCs w:val="24"/>
          <w:lang w:val="en-US" w:eastAsia="en-US"/>
        </w:rPr>
        <w:t>Acesso</w:t>
      </w:r>
      <w:proofErr w:type="spellEnd"/>
      <w:r w:rsidR="001F1649" w:rsidRPr="00683EAA">
        <w:rPr>
          <w:rFonts w:ascii="Times New Roman" w:hAnsi="Times New Roman"/>
          <w:sz w:val="24"/>
          <w:szCs w:val="24"/>
          <w:lang w:val="en-US" w:eastAsia="en-US"/>
        </w:rPr>
        <w:t xml:space="preserve"> </w:t>
      </w:r>
      <w:proofErr w:type="spellStart"/>
      <w:r w:rsidR="001F1649" w:rsidRPr="00683EAA">
        <w:rPr>
          <w:rFonts w:ascii="Times New Roman" w:hAnsi="Times New Roman"/>
          <w:sz w:val="24"/>
          <w:szCs w:val="24"/>
          <w:lang w:val="en-US" w:eastAsia="en-US"/>
        </w:rPr>
        <w:t>em</w:t>
      </w:r>
      <w:proofErr w:type="spellEnd"/>
      <w:r w:rsidR="001F1649" w:rsidRPr="00683EAA">
        <w:rPr>
          <w:rFonts w:ascii="Times New Roman" w:hAnsi="Times New Roman"/>
          <w:sz w:val="24"/>
          <w:szCs w:val="24"/>
          <w:lang w:val="en-US" w:eastAsia="en-US"/>
        </w:rPr>
        <w:t xml:space="preserve">: 15 </w:t>
      </w:r>
      <w:proofErr w:type="spellStart"/>
      <w:r w:rsidR="001F1649" w:rsidRPr="00683EAA">
        <w:rPr>
          <w:rFonts w:ascii="Times New Roman" w:hAnsi="Times New Roman"/>
          <w:sz w:val="24"/>
          <w:szCs w:val="24"/>
          <w:lang w:val="en-US" w:eastAsia="en-US"/>
        </w:rPr>
        <w:t>jan.</w:t>
      </w:r>
      <w:proofErr w:type="spellEnd"/>
      <w:r w:rsidR="001F1649" w:rsidRPr="00683EAA">
        <w:rPr>
          <w:rFonts w:ascii="Times New Roman" w:hAnsi="Times New Roman"/>
          <w:sz w:val="24"/>
          <w:szCs w:val="24"/>
          <w:lang w:val="en-US" w:eastAsia="en-US"/>
        </w:rPr>
        <w:t xml:space="preserve"> 2016.</w:t>
      </w:r>
    </w:p>
    <w:p w:rsidR="000420BE" w:rsidRDefault="000420BE" w:rsidP="00683EAA">
      <w:pPr>
        <w:rPr>
          <w:rFonts w:ascii="Times New Roman" w:hAnsi="Times New Roman"/>
          <w:sz w:val="24"/>
          <w:szCs w:val="24"/>
          <w:lang w:val="en-US"/>
        </w:rPr>
      </w:pPr>
    </w:p>
    <w:p w:rsidR="000420BE" w:rsidRDefault="00130085" w:rsidP="00683EAA">
      <w:pPr>
        <w:rPr>
          <w:rFonts w:ascii="Times New Roman" w:hAnsi="Times New Roman"/>
          <w:sz w:val="24"/>
          <w:szCs w:val="24"/>
          <w:lang w:val="en-US"/>
        </w:rPr>
      </w:pPr>
      <w:r w:rsidRPr="00010726">
        <w:rPr>
          <w:rFonts w:ascii="Times New Roman" w:hAnsi="Times New Roman"/>
          <w:sz w:val="24"/>
          <w:szCs w:val="24"/>
          <w:lang w:val="en-US"/>
        </w:rPr>
        <w:t>JAKACKI</w:t>
      </w:r>
      <w:r w:rsidR="001F1649" w:rsidRPr="00010726">
        <w:rPr>
          <w:rFonts w:ascii="Times New Roman" w:hAnsi="Times New Roman"/>
          <w:sz w:val="24"/>
          <w:szCs w:val="24"/>
          <w:lang w:val="en-US"/>
        </w:rPr>
        <w:t>,</w:t>
      </w:r>
      <w:r w:rsidRPr="00010726">
        <w:rPr>
          <w:rFonts w:ascii="Times New Roman" w:hAnsi="Times New Roman"/>
          <w:sz w:val="24"/>
          <w:szCs w:val="24"/>
          <w:lang w:val="en-US"/>
        </w:rPr>
        <w:t xml:space="preserve"> R</w:t>
      </w:r>
      <w:r w:rsidR="001F1649" w:rsidRPr="00010726">
        <w:rPr>
          <w:rFonts w:ascii="Times New Roman" w:hAnsi="Times New Roman"/>
          <w:sz w:val="24"/>
          <w:szCs w:val="24"/>
          <w:lang w:val="en-US"/>
        </w:rPr>
        <w:t xml:space="preserve">. </w:t>
      </w:r>
      <w:r w:rsidRPr="00010726">
        <w:rPr>
          <w:rFonts w:ascii="Times New Roman" w:hAnsi="Times New Roman"/>
          <w:sz w:val="24"/>
          <w:szCs w:val="24"/>
          <w:lang w:val="en-US"/>
        </w:rPr>
        <w:t>I</w:t>
      </w:r>
      <w:r w:rsidR="001F1649" w:rsidRPr="00010726">
        <w:rPr>
          <w:rFonts w:ascii="Times New Roman" w:hAnsi="Times New Roman"/>
          <w:sz w:val="24"/>
          <w:szCs w:val="24"/>
          <w:lang w:val="en-US"/>
        </w:rPr>
        <w:t xml:space="preserve">. </w:t>
      </w:r>
      <w:r w:rsidR="00E50D61" w:rsidRPr="00683EAA">
        <w:rPr>
          <w:rFonts w:ascii="Times New Roman" w:hAnsi="Times New Roman"/>
          <w:i/>
          <w:sz w:val="24"/>
          <w:szCs w:val="24"/>
          <w:lang w:val="en-US"/>
        </w:rPr>
        <w:t>et al</w:t>
      </w:r>
      <w:r w:rsidRPr="00010726">
        <w:rPr>
          <w:rFonts w:ascii="Times New Roman" w:hAnsi="Times New Roman"/>
          <w:sz w:val="24"/>
          <w:szCs w:val="24"/>
          <w:lang w:val="en-US"/>
        </w:rPr>
        <w:t xml:space="preserve">. Outcome of children with </w:t>
      </w:r>
      <w:proofErr w:type="spellStart"/>
      <w:r w:rsidR="00370533" w:rsidRPr="00010726">
        <w:rPr>
          <w:rFonts w:ascii="Times New Roman" w:hAnsi="Times New Roman"/>
          <w:sz w:val="24"/>
          <w:szCs w:val="24"/>
          <w:lang w:val="en-US"/>
        </w:rPr>
        <w:t>gra</w:t>
      </w:r>
      <w:r w:rsidRPr="00010726">
        <w:rPr>
          <w:rFonts w:ascii="Times New Roman" w:hAnsi="Times New Roman"/>
          <w:sz w:val="24"/>
          <w:szCs w:val="24"/>
          <w:lang w:val="en-US"/>
        </w:rPr>
        <w:t>metastatic</w:t>
      </w:r>
      <w:proofErr w:type="spellEnd"/>
      <w:r w:rsidRPr="00010726">
        <w:rPr>
          <w:rFonts w:ascii="Times New Roman" w:hAnsi="Times New Roman"/>
          <w:sz w:val="24"/>
          <w:szCs w:val="24"/>
          <w:lang w:val="en-US"/>
        </w:rPr>
        <w:t xml:space="preserve"> medulloblastoma treated with carboplatin during craniospinal radiotherapy: </w:t>
      </w:r>
      <w:proofErr w:type="gramStart"/>
      <w:r w:rsidRPr="00010726">
        <w:rPr>
          <w:rFonts w:ascii="Times New Roman" w:hAnsi="Times New Roman"/>
          <w:sz w:val="24"/>
          <w:szCs w:val="24"/>
          <w:lang w:val="en-US"/>
        </w:rPr>
        <w:t>a</w:t>
      </w:r>
      <w:proofErr w:type="gramEnd"/>
      <w:r w:rsidRPr="00010726">
        <w:rPr>
          <w:rFonts w:ascii="Times New Roman" w:hAnsi="Times New Roman"/>
          <w:sz w:val="24"/>
          <w:szCs w:val="24"/>
          <w:lang w:val="en-US"/>
        </w:rPr>
        <w:t xml:space="preserve"> Children's Oncology Group Phase I/II study. </w:t>
      </w:r>
      <w:r w:rsidRPr="00010726">
        <w:rPr>
          <w:rFonts w:ascii="Times New Roman" w:hAnsi="Times New Roman"/>
          <w:b/>
          <w:sz w:val="24"/>
          <w:szCs w:val="24"/>
          <w:lang w:val="en-US"/>
        </w:rPr>
        <w:t>J</w:t>
      </w:r>
      <w:r w:rsidR="001F1649" w:rsidRPr="00010726">
        <w:rPr>
          <w:rFonts w:ascii="Times New Roman" w:hAnsi="Times New Roman"/>
          <w:b/>
          <w:sz w:val="24"/>
          <w:szCs w:val="24"/>
          <w:lang w:val="en-US"/>
        </w:rPr>
        <w:t>ournal of</w:t>
      </w:r>
      <w:r w:rsidRPr="00010726">
        <w:rPr>
          <w:rFonts w:ascii="Times New Roman" w:hAnsi="Times New Roman"/>
          <w:b/>
          <w:sz w:val="24"/>
          <w:szCs w:val="24"/>
          <w:lang w:val="en-US"/>
        </w:rPr>
        <w:t xml:space="preserve"> Clin</w:t>
      </w:r>
      <w:r w:rsidR="001F1649" w:rsidRPr="00010726">
        <w:rPr>
          <w:rFonts w:ascii="Times New Roman" w:hAnsi="Times New Roman"/>
          <w:b/>
          <w:sz w:val="24"/>
          <w:szCs w:val="24"/>
          <w:lang w:val="en-US"/>
        </w:rPr>
        <w:t>ical</w:t>
      </w:r>
      <w:r w:rsidRPr="00010726">
        <w:rPr>
          <w:rFonts w:ascii="Times New Roman" w:hAnsi="Times New Roman"/>
          <w:b/>
          <w:sz w:val="24"/>
          <w:szCs w:val="24"/>
          <w:lang w:val="en-US"/>
        </w:rPr>
        <w:t xml:space="preserve"> Oncol</w:t>
      </w:r>
      <w:r w:rsidR="001F1649" w:rsidRPr="00010726">
        <w:rPr>
          <w:rFonts w:ascii="Times New Roman" w:hAnsi="Times New Roman"/>
          <w:b/>
          <w:sz w:val="24"/>
          <w:szCs w:val="24"/>
          <w:lang w:val="en-US"/>
        </w:rPr>
        <w:t>ogy</w:t>
      </w:r>
      <w:r w:rsidRPr="00010726">
        <w:rPr>
          <w:rFonts w:ascii="Times New Roman" w:hAnsi="Times New Roman"/>
          <w:b/>
          <w:sz w:val="24"/>
          <w:szCs w:val="24"/>
          <w:lang w:val="en-US"/>
        </w:rPr>
        <w:t>.</w:t>
      </w:r>
      <w:r w:rsidRPr="00010726">
        <w:rPr>
          <w:rFonts w:ascii="Times New Roman" w:hAnsi="Times New Roman"/>
          <w:sz w:val="24"/>
          <w:szCs w:val="24"/>
          <w:lang w:val="en-US"/>
        </w:rPr>
        <w:t xml:space="preserve"> </w:t>
      </w:r>
      <w:r w:rsidR="001F1649" w:rsidRPr="00010726">
        <w:rPr>
          <w:rFonts w:ascii="Times New Roman" w:hAnsi="Times New Roman"/>
          <w:sz w:val="24"/>
          <w:szCs w:val="24"/>
          <w:lang w:val="en-US"/>
        </w:rPr>
        <w:t xml:space="preserve">V. 30, n. 21, p. 2648-2653, </w:t>
      </w:r>
      <w:r w:rsidRPr="00010726">
        <w:rPr>
          <w:rFonts w:ascii="Times New Roman" w:hAnsi="Times New Roman"/>
          <w:sz w:val="24"/>
          <w:szCs w:val="24"/>
          <w:lang w:val="en-US"/>
        </w:rPr>
        <w:t>2012.</w:t>
      </w:r>
    </w:p>
    <w:p w:rsidR="001F1649" w:rsidRPr="00683EAA" w:rsidRDefault="00E50D61" w:rsidP="002D3584">
      <w:pPr>
        <w:autoSpaceDE w:val="0"/>
        <w:autoSpaceDN w:val="0"/>
        <w:adjustRightInd w:val="0"/>
        <w:spacing w:before="240"/>
        <w:rPr>
          <w:rFonts w:ascii="Times New Roman" w:hAnsi="Times New Roman"/>
          <w:sz w:val="24"/>
          <w:szCs w:val="24"/>
          <w:lang w:val="en-US"/>
        </w:rPr>
      </w:pPr>
      <w:r w:rsidRPr="00683EAA">
        <w:rPr>
          <w:rFonts w:ascii="Times New Roman" w:hAnsi="Times New Roman"/>
          <w:sz w:val="24"/>
          <w:szCs w:val="24"/>
          <w:lang w:val="en-US"/>
        </w:rPr>
        <w:t>JONVILLE-B</w:t>
      </w:r>
      <w:r w:rsidR="005F4056">
        <w:rPr>
          <w:rFonts w:ascii="Times New Roman" w:hAnsi="Times New Roman"/>
          <w:sz w:val="24"/>
          <w:szCs w:val="24"/>
          <w:lang w:val="en-US"/>
        </w:rPr>
        <w:t>É</w:t>
      </w:r>
      <w:r w:rsidRPr="00683EAA">
        <w:rPr>
          <w:rFonts w:ascii="Times New Roman" w:hAnsi="Times New Roman"/>
          <w:sz w:val="24"/>
          <w:szCs w:val="24"/>
          <w:lang w:val="en-US"/>
        </w:rPr>
        <w:t xml:space="preserve">RA, A. P.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Frequency of adverse drug reactions in children: A prospective study. </w:t>
      </w:r>
      <w:r w:rsidRPr="00683EAA">
        <w:rPr>
          <w:rFonts w:ascii="Times New Roman" w:hAnsi="Times New Roman"/>
          <w:b/>
          <w:sz w:val="24"/>
          <w:szCs w:val="24"/>
          <w:lang w:val="en-US"/>
        </w:rPr>
        <w:t>British Journal of Clinical Pharmacology</w:t>
      </w:r>
      <w:r w:rsidRPr="00683EAA">
        <w:rPr>
          <w:rFonts w:ascii="Times New Roman" w:hAnsi="Times New Roman"/>
          <w:sz w:val="24"/>
          <w:szCs w:val="24"/>
          <w:lang w:val="en-US"/>
        </w:rPr>
        <w:t>, v. 53, n. 2, p. 207-210, 2002.</w:t>
      </w:r>
    </w:p>
    <w:p w:rsidR="001F1649" w:rsidRPr="00683EAA" w:rsidRDefault="001F1649" w:rsidP="002D3584">
      <w:pPr>
        <w:autoSpaceDE w:val="0"/>
        <w:autoSpaceDN w:val="0"/>
        <w:adjustRightInd w:val="0"/>
        <w:rPr>
          <w:rFonts w:ascii="Times New Roman" w:hAnsi="Times New Roman"/>
          <w:sz w:val="24"/>
          <w:szCs w:val="24"/>
          <w:lang w:val="en-US"/>
        </w:rPr>
      </w:pPr>
    </w:p>
    <w:p w:rsidR="001F1649"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KELLIE, S. J. Chemotherapy of central nervous system </w:t>
      </w:r>
      <w:proofErr w:type="spellStart"/>
      <w:r w:rsidRPr="00683EAA">
        <w:rPr>
          <w:rFonts w:ascii="Times New Roman" w:hAnsi="Times New Roman"/>
          <w:sz w:val="24"/>
          <w:szCs w:val="24"/>
          <w:lang w:val="en-US"/>
        </w:rPr>
        <w:t>tumours</w:t>
      </w:r>
      <w:proofErr w:type="spellEnd"/>
      <w:r w:rsidRPr="00683EAA">
        <w:rPr>
          <w:rFonts w:ascii="Times New Roman" w:hAnsi="Times New Roman"/>
          <w:sz w:val="24"/>
          <w:szCs w:val="24"/>
          <w:lang w:val="en-US"/>
        </w:rPr>
        <w:t xml:space="preserve"> in infants. </w:t>
      </w:r>
      <w:r w:rsidRPr="00683EAA">
        <w:rPr>
          <w:rFonts w:ascii="Times New Roman" w:hAnsi="Times New Roman"/>
          <w:b/>
          <w:sz w:val="24"/>
          <w:szCs w:val="24"/>
          <w:lang w:val="en-US"/>
        </w:rPr>
        <w:t>Child’s Nervous System</w:t>
      </w:r>
      <w:r w:rsidRPr="00683EAA">
        <w:rPr>
          <w:rFonts w:ascii="Times New Roman" w:hAnsi="Times New Roman"/>
          <w:sz w:val="24"/>
          <w:szCs w:val="24"/>
          <w:lang w:val="en-US"/>
        </w:rPr>
        <w:t>, v. 15, p. 592-612, 1999.</w:t>
      </w:r>
    </w:p>
    <w:p w:rsidR="008910A0" w:rsidRPr="00683EAA" w:rsidRDefault="008910A0" w:rsidP="002D3584">
      <w:pPr>
        <w:autoSpaceDE w:val="0"/>
        <w:autoSpaceDN w:val="0"/>
        <w:adjustRightInd w:val="0"/>
        <w:rPr>
          <w:rFonts w:ascii="Times New Roman" w:hAnsi="Times New Roman"/>
          <w:sz w:val="24"/>
          <w:szCs w:val="24"/>
          <w:lang w:val="en-US"/>
        </w:rPr>
      </w:pPr>
    </w:p>
    <w:p w:rsidR="008910A0" w:rsidRPr="00683EAA" w:rsidRDefault="008910A0"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LANCTÔT K. L.; NARANJO C. A. Computer-assisted evaluation of adverse events using a Bayesian approach. </w:t>
      </w:r>
      <w:r w:rsidRPr="00B87AE5">
        <w:rPr>
          <w:rFonts w:ascii="Times New Roman" w:hAnsi="Times New Roman"/>
          <w:b/>
          <w:sz w:val="24"/>
          <w:szCs w:val="24"/>
          <w:lang w:val="en-US"/>
          <w:rPrChange w:id="186" w:author="Rayra Lima" w:date="2016-02-12T10:30:00Z">
            <w:rPr>
              <w:rFonts w:ascii="Times New Roman" w:hAnsi="Times New Roman"/>
              <w:sz w:val="24"/>
              <w:szCs w:val="24"/>
              <w:lang w:val="en-US"/>
            </w:rPr>
          </w:rPrChange>
        </w:rPr>
        <w:t>Journal of Clinical Pharmacology</w:t>
      </w:r>
      <w:r w:rsidRPr="00683EAA">
        <w:rPr>
          <w:rFonts w:ascii="Times New Roman" w:hAnsi="Times New Roman"/>
          <w:sz w:val="24"/>
          <w:szCs w:val="24"/>
          <w:lang w:val="en-US"/>
        </w:rPr>
        <w:t>, v. 34, n. 2, p. 142-147, 1994.</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463009" w:rsidP="00683EAA">
      <w:pPr>
        <w:autoSpaceDE w:val="0"/>
        <w:autoSpaceDN w:val="0"/>
        <w:adjustRightInd w:val="0"/>
        <w:rPr>
          <w:rFonts w:ascii="Times New Roman" w:hAnsi="Times New Roman"/>
          <w:sz w:val="24"/>
          <w:szCs w:val="24"/>
          <w:lang w:val="en-US"/>
        </w:rPr>
      </w:pPr>
      <w:r w:rsidRPr="000420BE">
        <w:rPr>
          <w:rFonts w:ascii="Times New Roman" w:hAnsi="Times New Roman"/>
          <w:sz w:val="24"/>
          <w:szCs w:val="24"/>
          <w:lang w:val="en-US"/>
        </w:rPr>
        <w:t>LAU, P.</w:t>
      </w:r>
      <w:r w:rsidR="001F1649" w:rsidRPr="000420BE">
        <w:rPr>
          <w:rFonts w:ascii="Times New Roman" w:hAnsi="Times New Roman"/>
          <w:sz w:val="24"/>
          <w:szCs w:val="24"/>
          <w:lang w:val="en-US"/>
        </w:rPr>
        <w:t xml:space="preserve"> </w:t>
      </w:r>
      <w:r w:rsidRPr="000420BE">
        <w:rPr>
          <w:rFonts w:ascii="Times New Roman" w:hAnsi="Times New Roman"/>
          <w:sz w:val="24"/>
          <w:szCs w:val="24"/>
          <w:lang w:val="en-US"/>
        </w:rPr>
        <w:t>M.</w:t>
      </w:r>
      <w:r w:rsidR="000249C4" w:rsidRPr="000420BE">
        <w:rPr>
          <w:rFonts w:ascii="Times New Roman" w:hAnsi="Times New Roman"/>
          <w:sz w:val="24"/>
          <w:szCs w:val="24"/>
          <w:lang w:val="en-US"/>
        </w:rPr>
        <w:t>;</w:t>
      </w:r>
      <w:r w:rsidRPr="000420BE">
        <w:rPr>
          <w:rFonts w:ascii="Times New Roman" w:hAnsi="Times New Roman"/>
          <w:sz w:val="24"/>
          <w:szCs w:val="24"/>
          <w:lang w:val="en-US"/>
        </w:rPr>
        <w:t xml:space="preserve"> </w:t>
      </w:r>
      <w:r w:rsidR="00931C62" w:rsidRPr="000420BE">
        <w:rPr>
          <w:rFonts w:ascii="Times New Roman" w:hAnsi="Times New Roman"/>
          <w:sz w:val="24"/>
          <w:szCs w:val="24"/>
          <w:lang w:val="en-US"/>
        </w:rPr>
        <w:t xml:space="preserve">STEWART, </w:t>
      </w:r>
      <w:r w:rsidRPr="000420BE">
        <w:rPr>
          <w:rFonts w:ascii="Times New Roman" w:hAnsi="Times New Roman"/>
          <w:sz w:val="24"/>
          <w:szCs w:val="24"/>
          <w:lang w:val="en-US"/>
        </w:rPr>
        <w:t>K.</w:t>
      </w:r>
      <w:r w:rsidR="000249C4" w:rsidRPr="000420BE">
        <w:rPr>
          <w:rFonts w:ascii="Times New Roman" w:hAnsi="Times New Roman"/>
          <w:sz w:val="24"/>
          <w:szCs w:val="24"/>
          <w:lang w:val="en-US"/>
        </w:rPr>
        <w:t>;</w:t>
      </w:r>
      <w:r w:rsidRPr="000420BE">
        <w:rPr>
          <w:rFonts w:ascii="Times New Roman" w:hAnsi="Times New Roman"/>
          <w:sz w:val="24"/>
          <w:szCs w:val="24"/>
          <w:lang w:val="en-US"/>
        </w:rPr>
        <w:t xml:space="preserve"> DOOLEY, M. The ten most common adverse drug reactions (ADRs) in oncology patients: do they matter to </w:t>
      </w:r>
      <w:proofErr w:type="gramStart"/>
      <w:r w:rsidRPr="000420BE">
        <w:rPr>
          <w:rFonts w:ascii="Times New Roman" w:hAnsi="Times New Roman"/>
          <w:sz w:val="24"/>
          <w:szCs w:val="24"/>
          <w:lang w:val="en-US"/>
        </w:rPr>
        <w:t>you?.</w:t>
      </w:r>
      <w:proofErr w:type="gramEnd"/>
      <w:r w:rsidRPr="000420BE">
        <w:rPr>
          <w:rFonts w:ascii="Times New Roman" w:hAnsi="Times New Roman"/>
          <w:sz w:val="24"/>
          <w:szCs w:val="24"/>
          <w:lang w:val="en-US"/>
        </w:rPr>
        <w:t xml:space="preserve"> </w:t>
      </w:r>
      <w:r w:rsidR="00E50D61" w:rsidRPr="00683EAA">
        <w:rPr>
          <w:rFonts w:ascii="Times New Roman" w:hAnsi="Times New Roman"/>
          <w:b/>
          <w:sz w:val="24"/>
          <w:szCs w:val="24"/>
          <w:lang w:val="en-US"/>
        </w:rPr>
        <w:t>Support Care Cancer</w:t>
      </w:r>
      <w:r w:rsidR="001F1649" w:rsidRPr="00683EAA">
        <w:rPr>
          <w:rFonts w:ascii="Times New Roman" w:hAnsi="Times New Roman"/>
          <w:sz w:val="24"/>
          <w:szCs w:val="24"/>
          <w:lang w:val="en-US"/>
        </w:rPr>
        <w:t xml:space="preserve">, v. 12, n. 9, p. 626-633, </w:t>
      </w:r>
      <w:r w:rsidRPr="00683EAA">
        <w:rPr>
          <w:rFonts w:ascii="Times New Roman" w:hAnsi="Times New Roman"/>
          <w:sz w:val="24"/>
          <w:szCs w:val="24"/>
          <w:lang w:val="en-US"/>
        </w:rPr>
        <w:t>2004.</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463009"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LIEKWEG</w:t>
      </w:r>
      <w:r w:rsidR="001F1649" w:rsidRPr="00683EAA">
        <w:rPr>
          <w:rFonts w:ascii="Times New Roman" w:hAnsi="Times New Roman"/>
          <w:sz w:val="24"/>
          <w:szCs w:val="24"/>
          <w:lang w:val="en-US"/>
        </w:rPr>
        <w:t>,</w:t>
      </w:r>
      <w:r w:rsidRPr="00683EAA">
        <w:rPr>
          <w:rFonts w:ascii="Times New Roman" w:hAnsi="Times New Roman"/>
          <w:sz w:val="24"/>
          <w:szCs w:val="24"/>
          <w:lang w:val="en-US"/>
        </w:rPr>
        <w:t xml:space="preserve"> A</w:t>
      </w:r>
      <w:r w:rsidR="001F1649" w:rsidRPr="00683EAA">
        <w:rPr>
          <w:rFonts w:ascii="Times New Roman" w:hAnsi="Times New Roman"/>
          <w:sz w:val="24"/>
          <w:szCs w:val="24"/>
          <w:lang w:val="en-US"/>
        </w:rPr>
        <w:t>.</w:t>
      </w:r>
      <w:r w:rsidR="000249C4" w:rsidRPr="00683EAA">
        <w:rPr>
          <w:rFonts w:ascii="Times New Roman" w:hAnsi="Times New Roman"/>
          <w:sz w:val="24"/>
          <w:szCs w:val="24"/>
          <w:lang w:val="en-US"/>
        </w:rPr>
        <w:t>;</w:t>
      </w:r>
      <w:r w:rsidRPr="00683EAA">
        <w:rPr>
          <w:rFonts w:ascii="Times New Roman" w:hAnsi="Times New Roman"/>
          <w:sz w:val="24"/>
          <w:szCs w:val="24"/>
          <w:lang w:val="en-US"/>
        </w:rPr>
        <w:t xml:space="preserve"> WESTFELD</w:t>
      </w:r>
      <w:r w:rsidR="001F1649" w:rsidRPr="00683EAA">
        <w:rPr>
          <w:rFonts w:ascii="Times New Roman" w:hAnsi="Times New Roman"/>
          <w:sz w:val="24"/>
          <w:szCs w:val="24"/>
          <w:lang w:val="en-US"/>
        </w:rPr>
        <w:t>,</w:t>
      </w:r>
      <w:r w:rsidRPr="00683EAA">
        <w:rPr>
          <w:rFonts w:ascii="Times New Roman" w:hAnsi="Times New Roman"/>
          <w:sz w:val="24"/>
          <w:szCs w:val="24"/>
          <w:lang w:val="en-US"/>
        </w:rPr>
        <w:t xml:space="preserve"> M</w:t>
      </w:r>
      <w:r w:rsidR="001F1649" w:rsidRPr="00683EAA">
        <w:rPr>
          <w:rFonts w:ascii="Times New Roman" w:hAnsi="Times New Roman"/>
          <w:sz w:val="24"/>
          <w:szCs w:val="24"/>
          <w:lang w:val="en-US"/>
        </w:rPr>
        <w:t>.</w:t>
      </w:r>
      <w:r w:rsidR="000249C4" w:rsidRPr="00683EAA">
        <w:rPr>
          <w:rFonts w:ascii="Times New Roman" w:hAnsi="Times New Roman"/>
          <w:sz w:val="24"/>
          <w:szCs w:val="24"/>
          <w:lang w:val="en-US"/>
        </w:rPr>
        <w:t>;</w:t>
      </w:r>
      <w:r w:rsidRPr="00683EAA">
        <w:rPr>
          <w:rFonts w:ascii="Times New Roman" w:hAnsi="Times New Roman"/>
          <w:sz w:val="24"/>
          <w:szCs w:val="24"/>
          <w:lang w:val="en-US"/>
        </w:rPr>
        <w:t xml:space="preserve"> JAEHDE</w:t>
      </w:r>
      <w:r w:rsidR="001F1649" w:rsidRPr="00683EAA">
        <w:rPr>
          <w:rFonts w:ascii="Times New Roman" w:hAnsi="Times New Roman"/>
          <w:sz w:val="24"/>
          <w:szCs w:val="24"/>
          <w:lang w:val="en-US"/>
        </w:rPr>
        <w:t>,</w:t>
      </w:r>
      <w:r w:rsidRPr="00683EAA">
        <w:rPr>
          <w:rFonts w:ascii="Times New Roman" w:hAnsi="Times New Roman"/>
          <w:sz w:val="24"/>
          <w:szCs w:val="24"/>
          <w:lang w:val="en-US"/>
        </w:rPr>
        <w:t xml:space="preserve"> U. From oncology pharmacy to pharmaceutical care: new contributions to multidisciplinary cancer care. </w:t>
      </w:r>
      <w:r w:rsidR="00E50D61" w:rsidRPr="00683EAA">
        <w:rPr>
          <w:rFonts w:ascii="Times New Roman" w:hAnsi="Times New Roman"/>
          <w:b/>
          <w:sz w:val="24"/>
          <w:szCs w:val="24"/>
          <w:lang w:val="en-US"/>
        </w:rPr>
        <w:t>Support Care Cancer</w:t>
      </w:r>
      <w:r w:rsidR="001F1649" w:rsidRPr="00683EAA">
        <w:rPr>
          <w:rFonts w:ascii="Times New Roman" w:hAnsi="Times New Roman"/>
          <w:b/>
          <w:sz w:val="24"/>
          <w:szCs w:val="24"/>
          <w:lang w:val="en-US"/>
        </w:rPr>
        <w:t>,</w:t>
      </w:r>
      <w:r w:rsidRPr="00683EAA">
        <w:rPr>
          <w:rFonts w:ascii="Times New Roman" w:hAnsi="Times New Roman"/>
          <w:sz w:val="24"/>
          <w:szCs w:val="24"/>
          <w:lang w:val="en-US"/>
        </w:rPr>
        <w:t xml:space="preserve"> </w:t>
      </w:r>
      <w:r w:rsidR="001F1649" w:rsidRPr="00683EAA">
        <w:rPr>
          <w:rFonts w:ascii="Times New Roman" w:hAnsi="Times New Roman"/>
          <w:sz w:val="24"/>
          <w:szCs w:val="24"/>
          <w:lang w:val="en-US"/>
        </w:rPr>
        <w:t xml:space="preserve">v. 12, n. 2, p. 73-79, </w:t>
      </w:r>
      <w:r w:rsidRPr="00683EAA">
        <w:rPr>
          <w:rFonts w:ascii="Times New Roman" w:hAnsi="Times New Roman"/>
          <w:sz w:val="24"/>
          <w:szCs w:val="24"/>
          <w:lang w:val="en-US"/>
        </w:rPr>
        <w:t>2004.</w:t>
      </w:r>
    </w:p>
    <w:p w:rsidR="002F2579" w:rsidRPr="00683EAA" w:rsidRDefault="002F2579" w:rsidP="002D3584">
      <w:pPr>
        <w:autoSpaceDE w:val="0"/>
        <w:autoSpaceDN w:val="0"/>
        <w:adjustRightInd w:val="0"/>
        <w:rPr>
          <w:rFonts w:ascii="Times New Roman" w:hAnsi="Times New Roman"/>
          <w:color w:val="000000" w:themeColor="text1"/>
          <w:sz w:val="24"/>
          <w:szCs w:val="24"/>
          <w:lang w:val="en-US"/>
        </w:rPr>
      </w:pPr>
    </w:p>
    <w:p w:rsidR="002E1E7C" w:rsidRPr="00683EAA" w:rsidRDefault="00E50D61" w:rsidP="002D3584">
      <w:pPr>
        <w:autoSpaceDE w:val="0"/>
        <w:autoSpaceDN w:val="0"/>
        <w:adjustRightInd w:val="0"/>
        <w:rPr>
          <w:rFonts w:ascii="Times New Roman" w:hAnsi="Times New Roman"/>
          <w:color w:val="000000" w:themeColor="text1"/>
          <w:sz w:val="24"/>
          <w:szCs w:val="24"/>
        </w:rPr>
      </w:pPr>
      <w:r w:rsidRPr="00683EAA">
        <w:rPr>
          <w:rFonts w:ascii="Times New Roman" w:hAnsi="Times New Roman"/>
          <w:color w:val="000000" w:themeColor="text1"/>
          <w:sz w:val="24"/>
          <w:szCs w:val="24"/>
          <w:lang w:val="en-US"/>
        </w:rPr>
        <w:t xml:space="preserve">LOUIS, D. N. </w:t>
      </w:r>
      <w:r w:rsidRPr="00683EAA">
        <w:rPr>
          <w:rFonts w:ascii="Times New Roman" w:hAnsi="Times New Roman"/>
          <w:i/>
          <w:color w:val="000000" w:themeColor="text1"/>
          <w:sz w:val="24"/>
          <w:szCs w:val="24"/>
          <w:lang w:val="en-US"/>
        </w:rPr>
        <w:t>et al</w:t>
      </w:r>
      <w:r w:rsidRPr="00683EAA">
        <w:rPr>
          <w:rFonts w:ascii="Times New Roman" w:hAnsi="Times New Roman"/>
          <w:color w:val="000000" w:themeColor="text1"/>
          <w:sz w:val="24"/>
          <w:szCs w:val="24"/>
          <w:lang w:val="en-US"/>
        </w:rPr>
        <w:t xml:space="preserve"> (ed.). The 2007 WHO classification of tumors of the central nervous system. </w:t>
      </w:r>
      <w:r w:rsidRPr="00683EAA">
        <w:rPr>
          <w:rFonts w:ascii="Times New Roman" w:hAnsi="Times New Roman"/>
          <w:b/>
          <w:color w:val="000000" w:themeColor="text1"/>
          <w:sz w:val="24"/>
          <w:szCs w:val="24"/>
        </w:rPr>
        <w:t xml:space="preserve">Acta </w:t>
      </w:r>
      <w:proofErr w:type="spellStart"/>
      <w:r w:rsidRPr="00683EAA">
        <w:rPr>
          <w:rFonts w:ascii="Times New Roman" w:hAnsi="Times New Roman"/>
          <w:b/>
          <w:color w:val="000000" w:themeColor="text1"/>
          <w:sz w:val="24"/>
          <w:szCs w:val="24"/>
        </w:rPr>
        <w:t>Neuropathologica</w:t>
      </w:r>
      <w:proofErr w:type="spellEnd"/>
      <w:r w:rsidRPr="00683EAA">
        <w:rPr>
          <w:rFonts w:ascii="Times New Roman" w:hAnsi="Times New Roman"/>
          <w:b/>
          <w:color w:val="000000" w:themeColor="text1"/>
          <w:sz w:val="24"/>
          <w:szCs w:val="24"/>
        </w:rPr>
        <w:t xml:space="preserve">, </w:t>
      </w:r>
      <w:r w:rsidRPr="00683EAA">
        <w:rPr>
          <w:rFonts w:ascii="Times New Roman" w:hAnsi="Times New Roman"/>
          <w:color w:val="000000" w:themeColor="text1"/>
          <w:sz w:val="24"/>
          <w:szCs w:val="24"/>
        </w:rPr>
        <w:t>v. 114, n. 2, p. 97-109, 2007.</w:t>
      </w:r>
    </w:p>
    <w:p w:rsidR="002E1E7C" w:rsidRPr="00683EAA" w:rsidRDefault="002E1E7C" w:rsidP="002D3584">
      <w:pPr>
        <w:autoSpaceDE w:val="0"/>
        <w:autoSpaceDN w:val="0"/>
        <w:adjustRightInd w:val="0"/>
        <w:rPr>
          <w:rFonts w:ascii="Times New Roman" w:hAnsi="Times New Roman"/>
          <w:color w:val="000000" w:themeColor="text1"/>
          <w:sz w:val="24"/>
          <w:szCs w:val="24"/>
        </w:rPr>
      </w:pPr>
    </w:p>
    <w:p w:rsidR="000420BE" w:rsidRPr="00683EAA" w:rsidRDefault="00FA156C" w:rsidP="00683EAA">
      <w:pPr>
        <w:autoSpaceDE w:val="0"/>
        <w:autoSpaceDN w:val="0"/>
        <w:adjustRightInd w:val="0"/>
        <w:rPr>
          <w:rFonts w:ascii="Times New Roman" w:hAnsi="Times New Roman"/>
          <w:sz w:val="24"/>
          <w:szCs w:val="24"/>
          <w:lang w:val="en-US"/>
        </w:rPr>
      </w:pPr>
      <w:r w:rsidRPr="00264B7D">
        <w:rPr>
          <w:rFonts w:ascii="Times New Roman" w:hAnsi="Times New Roman"/>
          <w:sz w:val="24"/>
          <w:szCs w:val="24"/>
          <w:rPrChange w:id="187" w:author="Francisco Felix" w:date="2020-01-11T12:35:00Z">
            <w:rPr>
              <w:rFonts w:ascii="Times New Roman" w:hAnsi="Times New Roman"/>
              <w:sz w:val="24"/>
              <w:szCs w:val="24"/>
              <w:lang w:val="en-US"/>
            </w:rPr>
          </w:rPrChange>
        </w:rPr>
        <w:t xml:space="preserve">MALOGOLOWKIN, M. H. </w:t>
      </w:r>
      <w:r w:rsidR="00E50D61" w:rsidRPr="00264B7D">
        <w:rPr>
          <w:rFonts w:ascii="Times New Roman" w:hAnsi="Times New Roman"/>
          <w:i/>
          <w:sz w:val="24"/>
          <w:szCs w:val="24"/>
          <w:rPrChange w:id="188" w:author="Francisco Felix" w:date="2020-01-11T12:35:00Z">
            <w:rPr>
              <w:rFonts w:ascii="Times New Roman" w:hAnsi="Times New Roman"/>
              <w:i/>
              <w:sz w:val="24"/>
              <w:szCs w:val="24"/>
              <w:lang w:val="en-US"/>
            </w:rPr>
          </w:rPrChange>
        </w:rPr>
        <w:t>et al</w:t>
      </w:r>
      <w:r w:rsidRPr="00264B7D">
        <w:rPr>
          <w:rFonts w:ascii="Times New Roman" w:hAnsi="Times New Roman"/>
          <w:sz w:val="24"/>
          <w:szCs w:val="24"/>
          <w:rPrChange w:id="189" w:author="Francisco Felix" w:date="2020-01-11T12:35:00Z">
            <w:rPr>
              <w:rFonts w:ascii="Times New Roman" w:hAnsi="Times New Roman"/>
              <w:sz w:val="24"/>
              <w:szCs w:val="24"/>
              <w:lang w:val="en-US"/>
            </w:rPr>
          </w:rPrChange>
        </w:rPr>
        <w:t xml:space="preserve">. </w:t>
      </w:r>
      <w:r w:rsidRPr="00683EAA">
        <w:rPr>
          <w:rFonts w:ascii="Times New Roman" w:hAnsi="Times New Roman"/>
          <w:sz w:val="24"/>
          <w:szCs w:val="24"/>
          <w:lang w:val="en-US"/>
        </w:rPr>
        <w:t xml:space="preserve">Clinical assessment and differential diagnosis of the child with suspect cancer. In: PIZZO, P. A.; POPLACK, D. G. </w:t>
      </w:r>
      <w:r w:rsidR="00E50D61" w:rsidRPr="00683EAA">
        <w:rPr>
          <w:rFonts w:ascii="Times New Roman" w:hAnsi="Times New Roman"/>
          <w:b/>
          <w:sz w:val="24"/>
          <w:szCs w:val="24"/>
          <w:lang w:val="en-US"/>
        </w:rPr>
        <w:t>Principles and practice of pediatric oncology</w:t>
      </w:r>
      <w:r w:rsidRPr="00683EAA">
        <w:rPr>
          <w:rFonts w:ascii="Times New Roman" w:hAnsi="Times New Roman"/>
          <w:sz w:val="24"/>
          <w:szCs w:val="24"/>
          <w:lang w:val="en-US"/>
        </w:rPr>
        <w:t xml:space="preserve">. 5. ed. Philadelphia: Lippincott </w:t>
      </w:r>
      <w:proofErr w:type="spellStart"/>
      <w:r w:rsidRPr="00683EAA">
        <w:rPr>
          <w:rFonts w:ascii="Times New Roman" w:hAnsi="Times New Roman"/>
          <w:sz w:val="24"/>
          <w:szCs w:val="24"/>
          <w:lang w:val="en-US"/>
        </w:rPr>
        <w:t>Willians</w:t>
      </w:r>
      <w:proofErr w:type="spellEnd"/>
      <w:r w:rsidRPr="00683EAA">
        <w:rPr>
          <w:rFonts w:ascii="Times New Roman" w:hAnsi="Times New Roman"/>
          <w:sz w:val="24"/>
          <w:szCs w:val="24"/>
          <w:lang w:val="en-US"/>
        </w:rPr>
        <w:t xml:space="preserve"> &amp; Wilkins; 2006.</w:t>
      </w:r>
      <w:r w:rsidR="00C815E6" w:rsidRPr="00683EAA">
        <w:rPr>
          <w:rFonts w:ascii="Times New Roman" w:hAnsi="Times New Roman"/>
          <w:sz w:val="24"/>
          <w:szCs w:val="24"/>
          <w:lang w:val="en-US"/>
        </w:rPr>
        <w:t xml:space="preserve"> 1729 p.</w:t>
      </w:r>
    </w:p>
    <w:p w:rsidR="002F1C90" w:rsidRPr="00683EAA" w:rsidRDefault="002F1C90" w:rsidP="002D3584">
      <w:pPr>
        <w:autoSpaceDE w:val="0"/>
        <w:autoSpaceDN w:val="0"/>
        <w:adjustRightInd w:val="0"/>
        <w:rPr>
          <w:rFonts w:ascii="Times New Roman" w:hAnsi="Times New Roman"/>
          <w:sz w:val="24"/>
          <w:szCs w:val="24"/>
          <w:lang w:val="en-US"/>
        </w:rPr>
      </w:pPr>
    </w:p>
    <w:p w:rsidR="002F1C90" w:rsidRPr="00010726" w:rsidRDefault="002F1C90" w:rsidP="002D3584">
      <w:pPr>
        <w:rPr>
          <w:rFonts w:ascii="Times New Roman" w:hAnsi="Times New Roman"/>
          <w:sz w:val="24"/>
          <w:szCs w:val="24"/>
          <w:lang w:val="en-US"/>
        </w:rPr>
      </w:pPr>
      <w:r w:rsidRPr="00010726">
        <w:rPr>
          <w:rFonts w:ascii="Times New Roman" w:hAnsi="Times New Roman"/>
          <w:sz w:val="24"/>
          <w:szCs w:val="24"/>
          <w:lang w:val="en-US"/>
        </w:rPr>
        <w:t xml:space="preserve">MCKINNEY, P. A. Brain </w:t>
      </w:r>
      <w:proofErr w:type="spellStart"/>
      <w:r w:rsidRPr="00010726">
        <w:rPr>
          <w:rFonts w:ascii="Times New Roman" w:hAnsi="Times New Roman"/>
          <w:sz w:val="24"/>
          <w:szCs w:val="24"/>
          <w:lang w:val="en-US"/>
        </w:rPr>
        <w:t>tumours</w:t>
      </w:r>
      <w:proofErr w:type="spellEnd"/>
      <w:r w:rsidRPr="00010726">
        <w:rPr>
          <w:rFonts w:ascii="Times New Roman" w:hAnsi="Times New Roman"/>
          <w:sz w:val="24"/>
          <w:szCs w:val="24"/>
          <w:lang w:val="en-US"/>
        </w:rPr>
        <w:t xml:space="preserve">: incidence, survival, and </w:t>
      </w:r>
      <w:proofErr w:type="spellStart"/>
      <w:r w:rsidRPr="00010726">
        <w:rPr>
          <w:rFonts w:ascii="Times New Roman" w:hAnsi="Times New Roman"/>
          <w:sz w:val="24"/>
          <w:szCs w:val="24"/>
          <w:lang w:val="en-US"/>
        </w:rPr>
        <w:t>aetiology</w:t>
      </w:r>
      <w:proofErr w:type="spellEnd"/>
      <w:r w:rsidRPr="00010726">
        <w:rPr>
          <w:rFonts w:ascii="Times New Roman" w:hAnsi="Times New Roman"/>
          <w:sz w:val="24"/>
          <w:szCs w:val="24"/>
          <w:lang w:val="en-US"/>
        </w:rPr>
        <w:t xml:space="preserve">. </w:t>
      </w:r>
      <w:r w:rsidRPr="00010726">
        <w:rPr>
          <w:rFonts w:ascii="Times New Roman" w:hAnsi="Times New Roman"/>
          <w:b/>
          <w:sz w:val="24"/>
          <w:szCs w:val="24"/>
          <w:lang w:val="en-US"/>
        </w:rPr>
        <w:t>J</w:t>
      </w:r>
      <w:r w:rsidR="00C815E6">
        <w:rPr>
          <w:rFonts w:ascii="Times New Roman" w:hAnsi="Times New Roman"/>
          <w:b/>
          <w:sz w:val="24"/>
          <w:szCs w:val="24"/>
          <w:lang w:val="en-US"/>
        </w:rPr>
        <w:t>ournal of</w:t>
      </w:r>
      <w:r w:rsidRPr="00010726">
        <w:rPr>
          <w:rFonts w:ascii="Times New Roman" w:hAnsi="Times New Roman"/>
          <w:b/>
          <w:sz w:val="24"/>
          <w:szCs w:val="24"/>
          <w:lang w:val="en-US"/>
        </w:rPr>
        <w:t xml:space="preserve"> Neurol</w:t>
      </w:r>
      <w:r w:rsidR="00C815E6">
        <w:rPr>
          <w:rFonts w:ascii="Times New Roman" w:hAnsi="Times New Roman"/>
          <w:b/>
          <w:sz w:val="24"/>
          <w:szCs w:val="24"/>
          <w:lang w:val="en-US"/>
        </w:rPr>
        <w:t>ogy</w:t>
      </w:r>
      <w:r w:rsidRPr="00010726">
        <w:rPr>
          <w:rFonts w:ascii="Times New Roman" w:hAnsi="Times New Roman"/>
          <w:b/>
          <w:sz w:val="24"/>
          <w:szCs w:val="24"/>
          <w:lang w:val="en-US"/>
        </w:rPr>
        <w:t xml:space="preserve"> Neurosurg</w:t>
      </w:r>
      <w:r w:rsidR="00C815E6">
        <w:rPr>
          <w:rFonts w:ascii="Times New Roman" w:hAnsi="Times New Roman"/>
          <w:b/>
          <w:sz w:val="24"/>
          <w:szCs w:val="24"/>
          <w:lang w:val="en-US"/>
        </w:rPr>
        <w:t>ery</w:t>
      </w:r>
      <w:r w:rsidRPr="00010726">
        <w:rPr>
          <w:rFonts w:ascii="Times New Roman" w:hAnsi="Times New Roman"/>
          <w:b/>
          <w:sz w:val="24"/>
          <w:szCs w:val="24"/>
          <w:lang w:val="en-US"/>
        </w:rPr>
        <w:t xml:space="preserve"> Psychiatry</w:t>
      </w:r>
      <w:r w:rsidRPr="00010726">
        <w:rPr>
          <w:rFonts w:ascii="Times New Roman" w:hAnsi="Times New Roman"/>
          <w:sz w:val="24"/>
          <w:szCs w:val="24"/>
          <w:lang w:val="en-US"/>
        </w:rPr>
        <w:t>, v. 75, suppl. II, p. ii12–ii17, 2004.</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5E5752"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MEYBOOM</w:t>
      </w:r>
      <w:r w:rsidR="002E1E7C" w:rsidRPr="00683EAA">
        <w:rPr>
          <w:rFonts w:ascii="Times New Roman" w:hAnsi="Times New Roman"/>
          <w:sz w:val="24"/>
          <w:szCs w:val="24"/>
          <w:lang w:val="en-US"/>
        </w:rPr>
        <w:t>,</w:t>
      </w:r>
      <w:r w:rsidRPr="00683EAA">
        <w:rPr>
          <w:rFonts w:ascii="Times New Roman" w:hAnsi="Times New Roman"/>
          <w:sz w:val="24"/>
          <w:szCs w:val="24"/>
          <w:lang w:val="en-US"/>
        </w:rPr>
        <w:t xml:space="preserve"> R</w:t>
      </w:r>
      <w:r w:rsidR="002E1E7C" w:rsidRPr="00683EAA">
        <w:rPr>
          <w:rFonts w:ascii="Times New Roman" w:hAnsi="Times New Roman"/>
          <w:sz w:val="24"/>
          <w:szCs w:val="24"/>
          <w:lang w:val="en-US"/>
        </w:rPr>
        <w:t xml:space="preserve">. </w:t>
      </w:r>
      <w:r w:rsidRPr="00683EAA">
        <w:rPr>
          <w:rFonts w:ascii="Times New Roman" w:hAnsi="Times New Roman"/>
          <w:sz w:val="24"/>
          <w:szCs w:val="24"/>
          <w:lang w:val="en-US"/>
        </w:rPr>
        <w:t>H</w:t>
      </w:r>
      <w:r w:rsidR="002E1E7C" w:rsidRPr="00683EAA">
        <w:rPr>
          <w:rFonts w:ascii="Times New Roman" w:hAnsi="Times New Roman"/>
          <w:sz w:val="24"/>
          <w:szCs w:val="24"/>
          <w:lang w:val="en-US"/>
        </w:rPr>
        <w:t xml:space="preserve">. </w:t>
      </w:r>
      <w:r w:rsidRPr="00683EAA">
        <w:rPr>
          <w:rFonts w:ascii="Times New Roman" w:hAnsi="Times New Roman"/>
          <w:sz w:val="24"/>
          <w:szCs w:val="24"/>
          <w:lang w:val="en-US"/>
        </w:rPr>
        <w:t>B</w:t>
      </w:r>
      <w:r w:rsidR="002E1E7C" w:rsidRPr="00683EAA">
        <w:rPr>
          <w:rFonts w:ascii="Times New Roman" w:hAnsi="Times New Roman"/>
          <w:sz w:val="24"/>
          <w:szCs w:val="24"/>
          <w:lang w:val="en-US"/>
        </w:rPr>
        <w:t>.</w:t>
      </w:r>
      <w:r w:rsidR="000249C4" w:rsidRPr="00683EAA">
        <w:rPr>
          <w:rFonts w:ascii="Times New Roman" w:hAnsi="Times New Roman"/>
          <w:sz w:val="24"/>
          <w:szCs w:val="24"/>
          <w:lang w:val="en-US"/>
        </w:rPr>
        <w:t>;</w:t>
      </w:r>
      <w:r w:rsidRPr="00683EAA">
        <w:rPr>
          <w:rFonts w:ascii="Times New Roman" w:hAnsi="Times New Roman"/>
          <w:sz w:val="24"/>
          <w:szCs w:val="24"/>
          <w:lang w:val="en-US"/>
        </w:rPr>
        <w:t xml:space="preserve"> ROYER</w:t>
      </w:r>
      <w:r w:rsidR="002E1E7C" w:rsidRPr="00683EAA">
        <w:rPr>
          <w:rFonts w:ascii="Times New Roman" w:hAnsi="Times New Roman"/>
          <w:sz w:val="24"/>
          <w:szCs w:val="24"/>
          <w:lang w:val="en-US"/>
        </w:rPr>
        <w:t>,</w:t>
      </w:r>
      <w:r w:rsidRPr="00683EAA">
        <w:rPr>
          <w:rFonts w:ascii="Times New Roman" w:hAnsi="Times New Roman"/>
          <w:sz w:val="24"/>
          <w:szCs w:val="24"/>
          <w:lang w:val="en-US"/>
        </w:rPr>
        <w:t xml:space="preserve"> R</w:t>
      </w:r>
      <w:r w:rsidR="002E1E7C" w:rsidRPr="00683EAA">
        <w:rPr>
          <w:rFonts w:ascii="Times New Roman" w:hAnsi="Times New Roman"/>
          <w:sz w:val="24"/>
          <w:szCs w:val="24"/>
          <w:lang w:val="en-US"/>
        </w:rPr>
        <w:t xml:space="preserve">. </w:t>
      </w:r>
      <w:r w:rsidRPr="00683EAA">
        <w:rPr>
          <w:rFonts w:ascii="Times New Roman" w:hAnsi="Times New Roman"/>
          <w:sz w:val="24"/>
          <w:szCs w:val="24"/>
          <w:lang w:val="en-US"/>
        </w:rPr>
        <w:t xml:space="preserve">J. Causality classification at pharmacovigilance </w:t>
      </w:r>
      <w:proofErr w:type="spellStart"/>
      <w:r w:rsidRPr="00683EAA">
        <w:rPr>
          <w:rFonts w:ascii="Times New Roman" w:hAnsi="Times New Roman"/>
          <w:sz w:val="24"/>
          <w:szCs w:val="24"/>
          <w:lang w:val="en-US"/>
        </w:rPr>
        <w:t>centres</w:t>
      </w:r>
      <w:proofErr w:type="spellEnd"/>
      <w:r w:rsidRPr="00683EAA">
        <w:rPr>
          <w:rFonts w:ascii="Times New Roman" w:hAnsi="Times New Roman"/>
          <w:sz w:val="24"/>
          <w:szCs w:val="24"/>
          <w:lang w:val="en-US"/>
        </w:rPr>
        <w:t xml:space="preserve"> in the European Community. </w:t>
      </w:r>
      <w:r w:rsidR="00E50D61" w:rsidRPr="00683EAA">
        <w:rPr>
          <w:rFonts w:ascii="Times New Roman" w:hAnsi="Times New Roman"/>
          <w:b/>
          <w:sz w:val="24"/>
          <w:szCs w:val="24"/>
          <w:lang w:val="en-US"/>
        </w:rPr>
        <w:t>Pharmacoepidemiol</w:t>
      </w:r>
      <w:r w:rsidR="002E1E7C" w:rsidRPr="00683EAA">
        <w:rPr>
          <w:rFonts w:ascii="Times New Roman" w:hAnsi="Times New Roman"/>
          <w:b/>
          <w:sz w:val="24"/>
          <w:szCs w:val="24"/>
          <w:lang w:val="en-US"/>
        </w:rPr>
        <w:t>ogy</w:t>
      </w:r>
      <w:r w:rsidR="00E50D61" w:rsidRPr="00683EAA">
        <w:rPr>
          <w:rFonts w:ascii="Times New Roman" w:hAnsi="Times New Roman"/>
          <w:b/>
          <w:sz w:val="24"/>
          <w:szCs w:val="24"/>
          <w:lang w:val="en-US"/>
        </w:rPr>
        <w:t xml:space="preserve"> Drug Saf</w:t>
      </w:r>
      <w:r w:rsidR="002E1E7C" w:rsidRPr="00683EAA">
        <w:rPr>
          <w:rFonts w:ascii="Times New Roman" w:hAnsi="Times New Roman"/>
          <w:b/>
          <w:sz w:val="24"/>
          <w:szCs w:val="24"/>
          <w:lang w:val="en-US"/>
        </w:rPr>
        <w:t>ety,</w:t>
      </w:r>
      <w:r w:rsidRPr="00683EAA">
        <w:rPr>
          <w:rFonts w:ascii="Times New Roman" w:hAnsi="Times New Roman"/>
          <w:sz w:val="24"/>
          <w:szCs w:val="24"/>
          <w:lang w:val="en-US"/>
        </w:rPr>
        <w:t xml:space="preserve"> </w:t>
      </w:r>
      <w:r w:rsidR="002E1E7C" w:rsidRPr="00683EAA">
        <w:rPr>
          <w:rFonts w:ascii="Times New Roman" w:hAnsi="Times New Roman"/>
          <w:sz w:val="24"/>
          <w:szCs w:val="24"/>
          <w:lang w:val="en-US"/>
        </w:rPr>
        <w:t xml:space="preserve">v. 1, p. </w:t>
      </w:r>
      <w:r w:rsidRPr="00683EAA">
        <w:rPr>
          <w:rFonts w:ascii="Times New Roman" w:hAnsi="Times New Roman"/>
          <w:sz w:val="24"/>
          <w:szCs w:val="24"/>
          <w:lang w:val="en-US"/>
        </w:rPr>
        <w:t>87–97</w:t>
      </w:r>
      <w:r w:rsidR="002E1E7C" w:rsidRPr="00683EAA">
        <w:rPr>
          <w:rFonts w:ascii="Times New Roman" w:hAnsi="Times New Roman"/>
          <w:sz w:val="24"/>
          <w:szCs w:val="24"/>
          <w:lang w:val="en-US"/>
        </w:rPr>
        <w:t>, 1992</w:t>
      </w:r>
      <w:r w:rsidRPr="00683EAA">
        <w:rPr>
          <w:rFonts w:ascii="Times New Roman" w:hAnsi="Times New Roman"/>
          <w:sz w:val="24"/>
          <w:szCs w:val="24"/>
          <w:lang w:val="en-US"/>
        </w:rPr>
        <w:t>.</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A0452A"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MCBRIDE, W. G. Thalidomide and congenital abnormalities. Letter to the editor. </w:t>
      </w:r>
      <w:r w:rsidR="00E50D61" w:rsidRPr="00683EAA">
        <w:rPr>
          <w:rFonts w:ascii="Times New Roman" w:hAnsi="Times New Roman"/>
          <w:b/>
          <w:sz w:val="24"/>
          <w:szCs w:val="24"/>
          <w:lang w:val="en-US"/>
        </w:rPr>
        <w:t>The Lancet</w:t>
      </w:r>
      <w:r w:rsidR="00C815E6" w:rsidRPr="00683EAA">
        <w:rPr>
          <w:rFonts w:ascii="Times New Roman" w:hAnsi="Times New Roman"/>
          <w:b/>
          <w:sz w:val="24"/>
          <w:szCs w:val="24"/>
          <w:lang w:val="en-US"/>
        </w:rPr>
        <w:t>,</w:t>
      </w:r>
      <w:r w:rsidRPr="00683EAA">
        <w:rPr>
          <w:rFonts w:ascii="Times New Roman" w:hAnsi="Times New Roman"/>
          <w:sz w:val="24"/>
          <w:szCs w:val="24"/>
          <w:lang w:val="en-US"/>
        </w:rPr>
        <w:t xml:space="preserve"> </w:t>
      </w:r>
      <w:r w:rsidR="00C815E6" w:rsidRPr="00683EAA">
        <w:rPr>
          <w:rFonts w:ascii="Times New Roman" w:hAnsi="Times New Roman"/>
          <w:sz w:val="24"/>
          <w:szCs w:val="24"/>
          <w:lang w:val="en-US"/>
        </w:rPr>
        <w:t>v</w:t>
      </w:r>
      <w:r w:rsidRPr="00683EAA">
        <w:rPr>
          <w:rFonts w:ascii="Times New Roman" w:hAnsi="Times New Roman"/>
          <w:sz w:val="24"/>
          <w:szCs w:val="24"/>
          <w:lang w:val="en-US"/>
        </w:rPr>
        <w:t>. 2, p. 1358, 1961.</w:t>
      </w:r>
    </w:p>
    <w:p w:rsidR="000420BE" w:rsidRPr="00683EAA" w:rsidRDefault="000420BE" w:rsidP="00683EAA">
      <w:pPr>
        <w:autoSpaceDE w:val="0"/>
        <w:autoSpaceDN w:val="0"/>
        <w:adjustRightInd w:val="0"/>
        <w:rPr>
          <w:rFonts w:ascii="Times New Roman" w:hAnsi="Times New Roman"/>
          <w:sz w:val="24"/>
          <w:szCs w:val="24"/>
          <w:lang w:val="en-US"/>
        </w:rPr>
      </w:pPr>
    </w:p>
    <w:p w:rsidR="000420BE" w:rsidRDefault="00463009" w:rsidP="00683EAA">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MENON, S. Z.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w:t>
      </w:r>
      <w:r w:rsidRPr="00010726">
        <w:rPr>
          <w:rFonts w:ascii="Times New Roman" w:hAnsi="Times New Roman"/>
          <w:sz w:val="24"/>
          <w:szCs w:val="24"/>
        </w:rPr>
        <w:t>Reações Adversas a Medicamentos (</w:t>
      </w:r>
      <w:proofErr w:type="spellStart"/>
      <w:r w:rsidRPr="00010726">
        <w:rPr>
          <w:rFonts w:ascii="Times New Roman" w:hAnsi="Times New Roman"/>
          <w:sz w:val="24"/>
          <w:szCs w:val="24"/>
        </w:rPr>
        <w:t>RAM´s</w:t>
      </w:r>
      <w:proofErr w:type="spellEnd"/>
      <w:r w:rsidRPr="00010726">
        <w:rPr>
          <w:rFonts w:ascii="Times New Roman" w:hAnsi="Times New Roman"/>
          <w:sz w:val="24"/>
          <w:szCs w:val="24"/>
        </w:rPr>
        <w:t xml:space="preserve">). </w:t>
      </w:r>
      <w:r w:rsidR="00E50D61" w:rsidRPr="00683EAA">
        <w:rPr>
          <w:rFonts w:ascii="Times New Roman" w:hAnsi="Times New Roman"/>
          <w:b/>
          <w:sz w:val="24"/>
          <w:szCs w:val="24"/>
        </w:rPr>
        <w:t xml:space="preserve">Saúde em Revista, </w:t>
      </w:r>
      <w:r w:rsidRPr="00010726">
        <w:rPr>
          <w:rFonts w:ascii="Times New Roman" w:hAnsi="Times New Roman"/>
          <w:sz w:val="24"/>
          <w:szCs w:val="24"/>
        </w:rPr>
        <w:t xml:space="preserve">Piracicaba, </w:t>
      </w:r>
      <w:r w:rsidR="002E1E7C" w:rsidRPr="00010726">
        <w:rPr>
          <w:rFonts w:ascii="Times New Roman" w:hAnsi="Times New Roman"/>
          <w:sz w:val="24"/>
          <w:szCs w:val="24"/>
        </w:rPr>
        <w:t xml:space="preserve">v. </w:t>
      </w:r>
      <w:r w:rsidRPr="00010726">
        <w:rPr>
          <w:rFonts w:ascii="Times New Roman" w:hAnsi="Times New Roman"/>
          <w:sz w:val="24"/>
          <w:szCs w:val="24"/>
        </w:rPr>
        <w:t>7</w:t>
      </w:r>
      <w:r w:rsidR="002E1E7C" w:rsidRPr="00010726">
        <w:rPr>
          <w:rFonts w:ascii="Times New Roman" w:hAnsi="Times New Roman"/>
          <w:sz w:val="24"/>
          <w:szCs w:val="24"/>
        </w:rPr>
        <w:t xml:space="preserve">, n. </w:t>
      </w:r>
      <w:r w:rsidRPr="00010726">
        <w:rPr>
          <w:rFonts w:ascii="Times New Roman" w:hAnsi="Times New Roman"/>
          <w:sz w:val="24"/>
          <w:szCs w:val="24"/>
        </w:rPr>
        <w:t>16</w:t>
      </w:r>
      <w:r w:rsidR="002E1E7C" w:rsidRPr="00010726">
        <w:rPr>
          <w:rFonts w:ascii="Times New Roman" w:hAnsi="Times New Roman"/>
          <w:sz w:val="24"/>
          <w:szCs w:val="24"/>
        </w:rPr>
        <w:t xml:space="preserve">, p. </w:t>
      </w:r>
      <w:r w:rsidRPr="00010726">
        <w:rPr>
          <w:rFonts w:ascii="Times New Roman" w:hAnsi="Times New Roman"/>
          <w:sz w:val="24"/>
          <w:szCs w:val="24"/>
        </w:rPr>
        <w:t>71-79, 2005.</w:t>
      </w:r>
    </w:p>
    <w:p w:rsidR="000420BE" w:rsidRDefault="000420BE" w:rsidP="00683EAA">
      <w:pPr>
        <w:autoSpaceDE w:val="0"/>
        <w:autoSpaceDN w:val="0"/>
        <w:adjustRightInd w:val="0"/>
        <w:rPr>
          <w:rFonts w:ascii="Times New Roman" w:hAnsi="Times New Roman"/>
          <w:sz w:val="24"/>
          <w:szCs w:val="24"/>
        </w:rPr>
      </w:pPr>
    </w:p>
    <w:p w:rsidR="000420BE" w:rsidRPr="00683EAA" w:rsidRDefault="00463009" w:rsidP="00683EAA">
      <w:pPr>
        <w:autoSpaceDE w:val="0"/>
        <w:autoSpaceDN w:val="0"/>
        <w:adjustRightInd w:val="0"/>
        <w:rPr>
          <w:rFonts w:ascii="Times New Roman" w:hAnsi="Times New Roman"/>
          <w:sz w:val="24"/>
          <w:szCs w:val="24"/>
          <w:lang w:eastAsia="en-US"/>
        </w:rPr>
      </w:pPr>
      <w:r w:rsidRPr="00683EAA">
        <w:rPr>
          <w:rFonts w:ascii="Times New Roman" w:hAnsi="Times New Roman"/>
          <w:sz w:val="24"/>
          <w:szCs w:val="24"/>
          <w:lang w:val="en-US"/>
        </w:rPr>
        <w:t>MIRANDA V</w:t>
      </w:r>
      <w:r w:rsidR="005515FA" w:rsidRPr="00683EAA">
        <w:rPr>
          <w:rFonts w:ascii="Times New Roman" w:hAnsi="Times New Roman"/>
          <w:sz w:val="24"/>
          <w:szCs w:val="24"/>
          <w:lang w:val="en-US"/>
        </w:rPr>
        <w:t>.</w:t>
      </w:r>
      <w:r w:rsidRPr="00683EAA">
        <w:rPr>
          <w:rFonts w:ascii="Times New Roman" w:hAnsi="Times New Roman"/>
          <w:sz w:val="24"/>
          <w:szCs w:val="24"/>
          <w:lang w:val="en-US"/>
        </w:rPr>
        <w:t xml:space="preserve"> </w:t>
      </w:r>
      <w:r w:rsidRPr="00683EAA">
        <w:rPr>
          <w:rFonts w:ascii="Times New Roman" w:hAnsi="Times New Roman"/>
          <w:i/>
          <w:sz w:val="24"/>
          <w:szCs w:val="24"/>
          <w:lang w:val="en-US"/>
        </w:rPr>
        <w:t>et al</w:t>
      </w:r>
      <w:r w:rsidRPr="00683EAA">
        <w:rPr>
          <w:rFonts w:ascii="Times New Roman" w:hAnsi="Times New Roman"/>
          <w:sz w:val="24"/>
          <w:szCs w:val="24"/>
          <w:lang w:val="en-US"/>
        </w:rPr>
        <w:t>. Adverse drug reactions and drug interactions as causes of hospital admission in oncology.</w:t>
      </w:r>
      <w:r w:rsidR="00E50D61" w:rsidRPr="00683EAA">
        <w:rPr>
          <w:rFonts w:ascii="Times New Roman" w:hAnsi="Times New Roman"/>
          <w:b/>
          <w:sz w:val="24"/>
          <w:szCs w:val="24"/>
          <w:lang w:val="en-US"/>
        </w:rPr>
        <w:t xml:space="preserve"> </w:t>
      </w:r>
      <w:proofErr w:type="spellStart"/>
      <w:r w:rsidR="00E50D61" w:rsidRPr="00683EAA">
        <w:rPr>
          <w:rFonts w:ascii="Times New Roman" w:hAnsi="Times New Roman"/>
          <w:b/>
          <w:sz w:val="24"/>
          <w:szCs w:val="24"/>
        </w:rPr>
        <w:t>Journal</w:t>
      </w:r>
      <w:proofErr w:type="spellEnd"/>
      <w:r w:rsidR="00E50D61" w:rsidRPr="00683EAA">
        <w:rPr>
          <w:rFonts w:ascii="Times New Roman" w:hAnsi="Times New Roman"/>
          <w:b/>
          <w:sz w:val="24"/>
          <w:szCs w:val="24"/>
        </w:rPr>
        <w:t xml:space="preserve"> </w:t>
      </w:r>
      <w:proofErr w:type="spellStart"/>
      <w:r w:rsidR="00E50D61" w:rsidRPr="00683EAA">
        <w:rPr>
          <w:rFonts w:ascii="Times New Roman" w:hAnsi="Times New Roman"/>
          <w:b/>
          <w:sz w:val="24"/>
          <w:szCs w:val="24"/>
        </w:rPr>
        <w:t>of</w:t>
      </w:r>
      <w:proofErr w:type="spellEnd"/>
      <w:r w:rsidR="00E50D61" w:rsidRPr="00683EAA">
        <w:rPr>
          <w:rFonts w:ascii="Times New Roman" w:hAnsi="Times New Roman"/>
          <w:b/>
          <w:sz w:val="24"/>
          <w:szCs w:val="24"/>
        </w:rPr>
        <w:t xml:space="preserve"> </w:t>
      </w:r>
      <w:proofErr w:type="spellStart"/>
      <w:r w:rsidR="00E50D61" w:rsidRPr="00683EAA">
        <w:rPr>
          <w:rFonts w:ascii="Times New Roman" w:hAnsi="Times New Roman"/>
          <w:b/>
          <w:sz w:val="24"/>
          <w:szCs w:val="24"/>
        </w:rPr>
        <w:t>Pain</w:t>
      </w:r>
      <w:proofErr w:type="spellEnd"/>
      <w:r w:rsidR="00E50D61" w:rsidRPr="00683EAA">
        <w:rPr>
          <w:rFonts w:ascii="Times New Roman" w:hAnsi="Times New Roman"/>
          <w:b/>
          <w:sz w:val="24"/>
          <w:szCs w:val="24"/>
        </w:rPr>
        <w:t xml:space="preserve"> </w:t>
      </w:r>
      <w:proofErr w:type="spellStart"/>
      <w:r w:rsidR="00E50D61" w:rsidRPr="00683EAA">
        <w:rPr>
          <w:rFonts w:ascii="Times New Roman" w:hAnsi="Times New Roman"/>
          <w:b/>
          <w:sz w:val="24"/>
          <w:szCs w:val="24"/>
        </w:rPr>
        <w:t>and</w:t>
      </w:r>
      <w:proofErr w:type="spellEnd"/>
      <w:r w:rsidR="00E50D61" w:rsidRPr="00683EAA">
        <w:rPr>
          <w:rFonts w:ascii="Times New Roman" w:hAnsi="Times New Roman"/>
          <w:b/>
          <w:sz w:val="24"/>
          <w:szCs w:val="24"/>
        </w:rPr>
        <w:t xml:space="preserve"> </w:t>
      </w:r>
      <w:proofErr w:type="spellStart"/>
      <w:r w:rsidR="00E50D61" w:rsidRPr="00683EAA">
        <w:rPr>
          <w:rFonts w:ascii="Times New Roman" w:hAnsi="Times New Roman"/>
          <w:b/>
          <w:sz w:val="24"/>
          <w:szCs w:val="24"/>
        </w:rPr>
        <w:t>Symptom</w:t>
      </w:r>
      <w:proofErr w:type="spellEnd"/>
      <w:r w:rsidR="00E50D61" w:rsidRPr="00683EAA">
        <w:rPr>
          <w:rFonts w:ascii="Times New Roman" w:hAnsi="Times New Roman"/>
          <w:b/>
          <w:sz w:val="24"/>
          <w:szCs w:val="24"/>
        </w:rPr>
        <w:t xml:space="preserve"> </w:t>
      </w:r>
      <w:proofErr w:type="spellStart"/>
      <w:r w:rsidR="00E50D61" w:rsidRPr="00683EAA">
        <w:rPr>
          <w:rFonts w:ascii="Times New Roman" w:hAnsi="Times New Roman"/>
          <w:b/>
          <w:sz w:val="24"/>
          <w:szCs w:val="24"/>
        </w:rPr>
        <w:t>Manage</w:t>
      </w:r>
      <w:proofErr w:type="spellEnd"/>
      <w:r w:rsidR="002D391D">
        <w:rPr>
          <w:rFonts w:ascii="Times New Roman" w:hAnsi="Times New Roman"/>
          <w:b/>
          <w:sz w:val="24"/>
          <w:szCs w:val="24"/>
        </w:rPr>
        <w:t xml:space="preserve">, </w:t>
      </w:r>
      <w:r w:rsidR="002D391D">
        <w:rPr>
          <w:rFonts w:ascii="Times New Roman" w:hAnsi="Times New Roman"/>
          <w:sz w:val="24"/>
          <w:szCs w:val="24"/>
        </w:rPr>
        <w:t xml:space="preserve">v. 42, n. 3, p. </w:t>
      </w:r>
      <w:r w:rsidRPr="00010726">
        <w:rPr>
          <w:rFonts w:ascii="Times New Roman" w:hAnsi="Times New Roman"/>
          <w:sz w:val="24"/>
          <w:szCs w:val="24"/>
        </w:rPr>
        <w:t>342-</w:t>
      </w:r>
      <w:r w:rsidR="002D391D">
        <w:rPr>
          <w:rFonts w:ascii="Times New Roman" w:hAnsi="Times New Roman"/>
          <w:sz w:val="24"/>
          <w:szCs w:val="24"/>
        </w:rPr>
        <w:t>3</w:t>
      </w:r>
      <w:r w:rsidRPr="00010726">
        <w:rPr>
          <w:rFonts w:ascii="Times New Roman" w:hAnsi="Times New Roman"/>
          <w:sz w:val="24"/>
          <w:szCs w:val="24"/>
        </w:rPr>
        <w:t>53</w:t>
      </w:r>
      <w:r w:rsidR="002D391D">
        <w:rPr>
          <w:rFonts w:ascii="Times New Roman" w:hAnsi="Times New Roman"/>
          <w:sz w:val="24"/>
          <w:szCs w:val="24"/>
        </w:rPr>
        <w:t>, 2011</w:t>
      </w:r>
      <w:r w:rsidRPr="00010726">
        <w:rPr>
          <w:rFonts w:ascii="Times New Roman" w:hAnsi="Times New Roman"/>
          <w:sz w:val="24"/>
          <w:szCs w:val="24"/>
        </w:rPr>
        <w:t>.</w:t>
      </w:r>
    </w:p>
    <w:p w:rsidR="005515FA" w:rsidRDefault="005515FA" w:rsidP="002D3584">
      <w:pPr>
        <w:autoSpaceDE w:val="0"/>
        <w:autoSpaceDN w:val="0"/>
        <w:adjustRightInd w:val="0"/>
        <w:rPr>
          <w:rFonts w:ascii="Times New Roman" w:hAnsi="Times New Roman"/>
          <w:sz w:val="24"/>
          <w:szCs w:val="24"/>
        </w:rPr>
      </w:pPr>
    </w:p>
    <w:p w:rsidR="00A72AAD" w:rsidRDefault="00A72AAD" w:rsidP="002D3584">
      <w:pPr>
        <w:autoSpaceDE w:val="0"/>
        <w:autoSpaceDN w:val="0"/>
        <w:adjustRightInd w:val="0"/>
        <w:rPr>
          <w:rFonts w:ascii="Times New Roman" w:hAnsi="Times New Roman"/>
          <w:sz w:val="24"/>
          <w:szCs w:val="24"/>
        </w:rPr>
      </w:pPr>
      <w:r w:rsidRPr="00A72AAD">
        <w:rPr>
          <w:rFonts w:ascii="Times New Roman" w:hAnsi="Times New Roman"/>
          <w:sz w:val="24"/>
          <w:szCs w:val="24"/>
        </w:rPr>
        <w:t xml:space="preserve">MODESTO, A. C. F. </w:t>
      </w:r>
      <w:r w:rsidRPr="00A72AAD">
        <w:rPr>
          <w:rFonts w:ascii="Times New Roman" w:hAnsi="Times New Roman"/>
          <w:b/>
          <w:sz w:val="24"/>
          <w:szCs w:val="24"/>
        </w:rPr>
        <w:t xml:space="preserve">Reações Adversas a Medicamentos e a </w:t>
      </w:r>
      <w:proofErr w:type="spellStart"/>
      <w:r w:rsidRPr="00A72AAD">
        <w:rPr>
          <w:rFonts w:ascii="Times New Roman" w:hAnsi="Times New Roman"/>
          <w:b/>
          <w:sz w:val="24"/>
          <w:szCs w:val="24"/>
        </w:rPr>
        <w:t>Farmacovigilância</w:t>
      </w:r>
      <w:proofErr w:type="spellEnd"/>
      <w:r w:rsidRPr="00A72AAD">
        <w:rPr>
          <w:rFonts w:ascii="Times New Roman" w:hAnsi="Times New Roman"/>
          <w:b/>
          <w:sz w:val="24"/>
          <w:szCs w:val="24"/>
        </w:rPr>
        <w:t xml:space="preserve">: Conhecimentos e Condutas de Profissionais de Saúde de um Hospital da Rede Sentinela. </w:t>
      </w:r>
      <w:r>
        <w:rPr>
          <w:rFonts w:ascii="Times New Roman" w:hAnsi="Times New Roman"/>
          <w:sz w:val="24"/>
          <w:szCs w:val="24"/>
        </w:rPr>
        <w:t>2</w:t>
      </w:r>
      <w:r w:rsidRPr="00A72AAD">
        <w:rPr>
          <w:rFonts w:ascii="Times New Roman" w:hAnsi="Times New Roman"/>
          <w:sz w:val="24"/>
          <w:szCs w:val="24"/>
        </w:rPr>
        <w:t>014. 116 p. Dissertação (Mestrado em Ensino na Saúde) - Programa de Pós-Graduação em Ensino na Saúde, Universidade Federal de Goiás, Goiânia, 2014.</w:t>
      </w:r>
    </w:p>
    <w:p w:rsidR="00A72AAD" w:rsidRPr="00010726" w:rsidRDefault="00A72AAD" w:rsidP="002D3584">
      <w:pPr>
        <w:autoSpaceDE w:val="0"/>
        <w:autoSpaceDN w:val="0"/>
        <w:adjustRightInd w:val="0"/>
        <w:rPr>
          <w:rFonts w:ascii="Times New Roman" w:hAnsi="Times New Roman"/>
          <w:sz w:val="24"/>
          <w:szCs w:val="24"/>
        </w:rPr>
      </w:pPr>
    </w:p>
    <w:p w:rsidR="002E1E7C"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rPr>
        <w:t>MU</w:t>
      </w:r>
      <w:r w:rsidR="00505AD9">
        <w:rPr>
          <w:rFonts w:ascii="Times New Roman" w:hAnsi="Times New Roman"/>
          <w:sz w:val="24"/>
          <w:szCs w:val="24"/>
        </w:rPr>
        <w:t>Ñ</w:t>
      </w:r>
      <w:r w:rsidRPr="00683EAA">
        <w:rPr>
          <w:rFonts w:ascii="Times New Roman" w:hAnsi="Times New Roman"/>
          <w:sz w:val="24"/>
          <w:szCs w:val="24"/>
        </w:rPr>
        <w:t xml:space="preserve">OZ, V. A. </w:t>
      </w:r>
      <w:proofErr w:type="spellStart"/>
      <w:r w:rsidRPr="00683EAA">
        <w:rPr>
          <w:rFonts w:ascii="Times New Roman" w:hAnsi="Times New Roman"/>
          <w:sz w:val="24"/>
          <w:szCs w:val="24"/>
        </w:rPr>
        <w:t>Oncología</w:t>
      </w:r>
      <w:proofErr w:type="spellEnd"/>
      <w:r w:rsidRPr="00683EAA">
        <w:rPr>
          <w:rFonts w:ascii="Times New Roman" w:hAnsi="Times New Roman"/>
          <w:sz w:val="24"/>
          <w:szCs w:val="24"/>
        </w:rPr>
        <w:t xml:space="preserve"> Pediátrica: avances y perspectivas. </w:t>
      </w:r>
      <w:r w:rsidRPr="00683EAA">
        <w:rPr>
          <w:rFonts w:ascii="Times New Roman" w:hAnsi="Times New Roman"/>
          <w:b/>
          <w:sz w:val="24"/>
          <w:szCs w:val="24"/>
        </w:rPr>
        <w:t>Revista Espanhola de Pediatria</w:t>
      </w:r>
      <w:r w:rsidRPr="00683EAA">
        <w:rPr>
          <w:rFonts w:ascii="Times New Roman" w:hAnsi="Times New Roman"/>
          <w:sz w:val="24"/>
          <w:szCs w:val="24"/>
        </w:rPr>
        <w:t>, Madrid: v. 45, p.245-259, 19</w:t>
      </w:r>
      <w:r w:rsidR="00931C62">
        <w:rPr>
          <w:rFonts w:ascii="Times New Roman" w:hAnsi="Times New Roman"/>
          <w:sz w:val="24"/>
          <w:szCs w:val="24"/>
        </w:rPr>
        <w:t>8</w:t>
      </w:r>
      <w:r w:rsidRPr="00683EAA">
        <w:rPr>
          <w:rFonts w:ascii="Times New Roman" w:hAnsi="Times New Roman"/>
          <w:sz w:val="24"/>
          <w:szCs w:val="24"/>
        </w:rPr>
        <w:t>9.</w:t>
      </w:r>
    </w:p>
    <w:p w:rsidR="002E1E7C" w:rsidRPr="00683EAA" w:rsidRDefault="002E1E7C" w:rsidP="002D3584">
      <w:pPr>
        <w:autoSpaceDE w:val="0"/>
        <w:autoSpaceDN w:val="0"/>
        <w:adjustRightInd w:val="0"/>
        <w:rPr>
          <w:rFonts w:ascii="Times New Roman" w:hAnsi="Times New Roman"/>
          <w:sz w:val="24"/>
          <w:szCs w:val="24"/>
        </w:rPr>
      </w:pPr>
    </w:p>
    <w:p w:rsidR="000420BE" w:rsidRDefault="00370533" w:rsidP="00683EAA">
      <w:pPr>
        <w:autoSpaceDE w:val="0"/>
        <w:autoSpaceDN w:val="0"/>
        <w:adjustRightInd w:val="0"/>
        <w:rPr>
          <w:rFonts w:ascii="Times New Roman" w:hAnsi="Times New Roman"/>
          <w:sz w:val="24"/>
          <w:szCs w:val="24"/>
        </w:rPr>
      </w:pPr>
      <w:r w:rsidRPr="00010726">
        <w:rPr>
          <w:rFonts w:ascii="Times New Roman" w:hAnsi="Times New Roman"/>
          <w:sz w:val="24"/>
          <w:szCs w:val="24"/>
        </w:rPr>
        <w:t xml:space="preserve">NAGAO-DIAS, A. T.; TEIXEIRA, F. M.; COELHO, H. L. L. </w:t>
      </w:r>
      <w:proofErr w:type="spellStart"/>
      <w:r w:rsidRPr="00010726">
        <w:rPr>
          <w:rFonts w:ascii="Times New Roman" w:hAnsi="Times New Roman"/>
          <w:sz w:val="24"/>
          <w:szCs w:val="24"/>
        </w:rPr>
        <w:t>Diagnosing</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immune-mediated</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reactions</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to</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drugs</w:t>
      </w:r>
      <w:proofErr w:type="spellEnd"/>
      <w:r w:rsidRPr="00010726">
        <w:rPr>
          <w:rFonts w:ascii="Times New Roman" w:hAnsi="Times New Roman"/>
          <w:sz w:val="24"/>
          <w:szCs w:val="24"/>
        </w:rPr>
        <w:t xml:space="preserve">. </w:t>
      </w:r>
      <w:proofErr w:type="spellStart"/>
      <w:r w:rsidRPr="002D391D">
        <w:rPr>
          <w:rFonts w:ascii="Times New Roman" w:hAnsi="Times New Roman"/>
          <w:b/>
          <w:sz w:val="24"/>
          <w:szCs w:val="24"/>
        </w:rPr>
        <w:t>Allergologia</w:t>
      </w:r>
      <w:proofErr w:type="spellEnd"/>
      <w:r w:rsidRPr="002D391D">
        <w:rPr>
          <w:rFonts w:ascii="Times New Roman" w:hAnsi="Times New Roman"/>
          <w:b/>
          <w:sz w:val="24"/>
          <w:szCs w:val="24"/>
        </w:rPr>
        <w:t xml:space="preserve"> et </w:t>
      </w:r>
      <w:proofErr w:type="spellStart"/>
      <w:r w:rsidRPr="002D391D">
        <w:rPr>
          <w:rFonts w:ascii="Times New Roman" w:hAnsi="Times New Roman"/>
          <w:b/>
          <w:sz w:val="24"/>
          <w:szCs w:val="24"/>
        </w:rPr>
        <w:t>immunopathologia</w:t>
      </w:r>
      <w:proofErr w:type="spellEnd"/>
      <w:r w:rsidRPr="00010726">
        <w:rPr>
          <w:rFonts w:ascii="Times New Roman" w:hAnsi="Times New Roman"/>
          <w:sz w:val="24"/>
          <w:szCs w:val="24"/>
        </w:rPr>
        <w:t>, v. 37, n. 2, p. 98-104, 2009.</w:t>
      </w:r>
    </w:p>
    <w:p w:rsidR="002F2579" w:rsidRPr="00683EAA" w:rsidRDefault="002F2579" w:rsidP="002D3584">
      <w:pPr>
        <w:autoSpaceDE w:val="0"/>
        <w:autoSpaceDN w:val="0"/>
        <w:adjustRightInd w:val="0"/>
        <w:rPr>
          <w:rFonts w:ascii="Times New Roman" w:hAnsi="Times New Roman"/>
          <w:sz w:val="24"/>
          <w:szCs w:val="24"/>
        </w:rPr>
      </w:pPr>
    </w:p>
    <w:p w:rsidR="002E1E7C"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NATIONAL CANCER INSTITUTE (NIH).</w:t>
      </w:r>
      <w:r w:rsidRPr="00683EAA">
        <w:rPr>
          <w:rFonts w:ascii="Times New Roman" w:hAnsi="Times New Roman"/>
          <w:b/>
          <w:sz w:val="24"/>
          <w:szCs w:val="24"/>
          <w:lang w:val="en-US"/>
        </w:rPr>
        <w:t xml:space="preserve"> Childhood </w:t>
      </w:r>
      <w:proofErr w:type="spellStart"/>
      <w:r w:rsidRPr="00683EAA">
        <w:rPr>
          <w:rFonts w:ascii="Times New Roman" w:hAnsi="Times New Roman"/>
          <w:b/>
          <w:sz w:val="24"/>
          <w:szCs w:val="24"/>
          <w:lang w:val="en-US"/>
        </w:rPr>
        <w:t>Astrocytomas</w:t>
      </w:r>
      <w:proofErr w:type="spellEnd"/>
      <w:r w:rsidRPr="00683EAA">
        <w:rPr>
          <w:rFonts w:ascii="Times New Roman" w:hAnsi="Times New Roman"/>
          <w:b/>
          <w:sz w:val="24"/>
          <w:szCs w:val="24"/>
          <w:lang w:val="en-US"/>
        </w:rPr>
        <w:t xml:space="preserve"> Treatment–for health professionals</w:t>
      </w:r>
      <w:r w:rsidRPr="00683EAA">
        <w:rPr>
          <w:rFonts w:ascii="Times New Roman" w:hAnsi="Times New Roman"/>
          <w:sz w:val="24"/>
          <w:szCs w:val="24"/>
          <w:lang w:val="en-US"/>
        </w:rPr>
        <w:t xml:space="preserve">. </w:t>
      </w:r>
      <w:r w:rsidRPr="00683EAA">
        <w:rPr>
          <w:rFonts w:ascii="Times New Roman" w:hAnsi="Times New Roman"/>
          <w:sz w:val="24"/>
          <w:szCs w:val="24"/>
        </w:rPr>
        <w:t>Disponível em: &lt;http://www.cancer.gov/cancertopics/pdq/treatment/child-astrocytomas/HealthProfessional/page4&gt; Acesso em: 05 abr. 2015.</w:t>
      </w:r>
    </w:p>
    <w:p w:rsidR="000420BE" w:rsidRDefault="000420BE" w:rsidP="00683EAA">
      <w:pPr>
        <w:autoSpaceDE w:val="0"/>
        <w:autoSpaceDN w:val="0"/>
        <w:adjustRightInd w:val="0"/>
        <w:rPr>
          <w:rFonts w:ascii="Times New Roman" w:hAnsi="Times New Roman"/>
          <w:sz w:val="24"/>
          <w:szCs w:val="24"/>
        </w:rPr>
      </w:pPr>
    </w:p>
    <w:p w:rsidR="002E1E7C" w:rsidRPr="00683EAA" w:rsidRDefault="00E50D61" w:rsidP="002D3584">
      <w:pPr>
        <w:rPr>
          <w:rFonts w:ascii="Times New Roman" w:hAnsi="Times New Roman"/>
          <w:sz w:val="24"/>
          <w:szCs w:val="24"/>
          <w:lang w:val="en-US"/>
        </w:rPr>
      </w:pPr>
      <w:r w:rsidRPr="00683EAA">
        <w:rPr>
          <w:rFonts w:ascii="Times New Roman" w:hAnsi="Times New Roman"/>
          <w:sz w:val="24"/>
          <w:szCs w:val="24"/>
          <w:lang w:val="en-US"/>
        </w:rPr>
        <w:t xml:space="preserve">NEAL, A. J.; HOSKIN, P. J. CNS </w:t>
      </w:r>
      <w:proofErr w:type="spellStart"/>
      <w:r w:rsidRPr="00683EAA">
        <w:rPr>
          <w:rFonts w:ascii="Times New Roman" w:hAnsi="Times New Roman"/>
          <w:sz w:val="24"/>
          <w:szCs w:val="24"/>
          <w:lang w:val="en-US"/>
        </w:rPr>
        <w:t>Tumours</w:t>
      </w:r>
      <w:proofErr w:type="spellEnd"/>
      <w:r w:rsidRPr="00683EAA">
        <w:rPr>
          <w:rFonts w:ascii="Times New Roman" w:hAnsi="Times New Roman"/>
          <w:sz w:val="24"/>
          <w:szCs w:val="24"/>
          <w:lang w:val="en-US"/>
        </w:rPr>
        <w:t xml:space="preserve">. </w:t>
      </w:r>
      <w:r w:rsidR="00067236">
        <w:rPr>
          <w:rFonts w:ascii="Times New Roman" w:hAnsi="Times New Roman"/>
          <w:sz w:val="24"/>
          <w:szCs w:val="24"/>
          <w:lang w:val="en-US"/>
        </w:rPr>
        <w:t xml:space="preserve">In: ______. </w:t>
      </w:r>
      <w:r w:rsidRPr="00683EAA">
        <w:rPr>
          <w:rFonts w:ascii="Times New Roman" w:hAnsi="Times New Roman"/>
          <w:b/>
          <w:sz w:val="24"/>
          <w:szCs w:val="24"/>
          <w:lang w:val="en-US"/>
        </w:rPr>
        <w:t xml:space="preserve">Clinical Oncology: </w:t>
      </w:r>
      <w:r w:rsidRPr="00683EAA">
        <w:rPr>
          <w:rFonts w:ascii="Times New Roman" w:hAnsi="Times New Roman"/>
          <w:sz w:val="24"/>
          <w:szCs w:val="24"/>
          <w:lang w:val="en-US"/>
        </w:rPr>
        <w:t xml:space="preserve">Basic Principles and Practice. 4. ed. Boca Raton: Hodder Arnold </w:t>
      </w:r>
      <w:proofErr w:type="gramStart"/>
      <w:r w:rsidRPr="00683EAA">
        <w:rPr>
          <w:rFonts w:ascii="Times New Roman" w:hAnsi="Times New Roman"/>
          <w:sz w:val="24"/>
          <w:szCs w:val="24"/>
          <w:lang w:val="en-US"/>
        </w:rPr>
        <w:t>An</w:t>
      </w:r>
      <w:proofErr w:type="gramEnd"/>
      <w:r w:rsidRPr="00683EAA">
        <w:rPr>
          <w:rFonts w:ascii="Times New Roman" w:hAnsi="Times New Roman"/>
          <w:sz w:val="24"/>
          <w:szCs w:val="24"/>
          <w:lang w:val="en-US"/>
        </w:rPr>
        <w:t xml:space="preserve"> Hachette UK Company, 2009.</w:t>
      </w:r>
      <w:r w:rsidR="00931C62">
        <w:rPr>
          <w:rFonts w:ascii="Times New Roman" w:hAnsi="Times New Roman"/>
          <w:sz w:val="24"/>
          <w:szCs w:val="24"/>
          <w:lang w:val="en-US"/>
        </w:rPr>
        <w:t xml:space="preserve"> </w:t>
      </w:r>
      <w:r w:rsidRPr="00683EAA">
        <w:rPr>
          <w:rFonts w:ascii="Times New Roman" w:hAnsi="Times New Roman"/>
          <w:sz w:val="24"/>
          <w:szCs w:val="24"/>
          <w:lang w:val="en-US"/>
        </w:rPr>
        <w:t>p. 207-224</w:t>
      </w:r>
      <w:r w:rsidR="00931C62">
        <w:rPr>
          <w:rFonts w:ascii="Times New Roman" w:hAnsi="Times New Roman"/>
          <w:sz w:val="24"/>
          <w:szCs w:val="24"/>
          <w:lang w:val="en-US"/>
        </w:rPr>
        <w:t>.</w:t>
      </w:r>
    </w:p>
    <w:p w:rsidR="002E1E7C" w:rsidRPr="00683EAA" w:rsidRDefault="002E1E7C" w:rsidP="002D3584">
      <w:pPr>
        <w:rPr>
          <w:rFonts w:ascii="Times New Roman" w:hAnsi="Times New Roman"/>
          <w:sz w:val="24"/>
          <w:szCs w:val="24"/>
          <w:lang w:val="en-US"/>
        </w:rPr>
      </w:pPr>
    </w:p>
    <w:p w:rsidR="002E1E7C" w:rsidRPr="00683EAA" w:rsidRDefault="00E50D61" w:rsidP="002D3584">
      <w:pPr>
        <w:rPr>
          <w:rFonts w:ascii="Times New Roman" w:hAnsi="Times New Roman"/>
          <w:sz w:val="24"/>
          <w:szCs w:val="24"/>
          <w:lang w:val="en-US"/>
        </w:rPr>
      </w:pPr>
      <w:r w:rsidRPr="00683EAA">
        <w:rPr>
          <w:rFonts w:ascii="Times New Roman" w:hAnsi="Times New Roman"/>
          <w:sz w:val="24"/>
          <w:szCs w:val="24"/>
          <w:lang w:val="en-US"/>
        </w:rPr>
        <w:t xml:space="preserve">NEAL, A. J.; HOSKIN, P. J. Pediatric Cancer. </w:t>
      </w:r>
      <w:r w:rsidR="00067236">
        <w:rPr>
          <w:rFonts w:ascii="Times New Roman" w:hAnsi="Times New Roman"/>
          <w:sz w:val="24"/>
          <w:szCs w:val="24"/>
          <w:lang w:val="en-US"/>
        </w:rPr>
        <w:t xml:space="preserve">In: ______. </w:t>
      </w:r>
      <w:r w:rsidRPr="00683EAA">
        <w:rPr>
          <w:rFonts w:ascii="Times New Roman" w:hAnsi="Times New Roman"/>
          <w:b/>
          <w:sz w:val="24"/>
          <w:szCs w:val="24"/>
          <w:lang w:val="en-US"/>
        </w:rPr>
        <w:t xml:space="preserve">Clinical Oncology: </w:t>
      </w:r>
      <w:r w:rsidRPr="00683EAA">
        <w:rPr>
          <w:rFonts w:ascii="Times New Roman" w:hAnsi="Times New Roman"/>
          <w:sz w:val="24"/>
          <w:szCs w:val="24"/>
          <w:lang w:val="en-US"/>
        </w:rPr>
        <w:t xml:space="preserve">Basic Principles and Practice. 4. ed. Boca Raton: Hodder Arnold </w:t>
      </w:r>
      <w:proofErr w:type="gramStart"/>
      <w:r w:rsidRPr="00683EAA">
        <w:rPr>
          <w:rFonts w:ascii="Times New Roman" w:hAnsi="Times New Roman"/>
          <w:sz w:val="24"/>
          <w:szCs w:val="24"/>
          <w:lang w:val="en-US"/>
        </w:rPr>
        <w:t>An</w:t>
      </w:r>
      <w:proofErr w:type="gramEnd"/>
      <w:r w:rsidRPr="00683EAA">
        <w:rPr>
          <w:rFonts w:ascii="Times New Roman" w:hAnsi="Times New Roman"/>
          <w:sz w:val="24"/>
          <w:szCs w:val="24"/>
          <w:lang w:val="en-US"/>
        </w:rPr>
        <w:t xml:space="preserve"> Hachette UK Company, 2009.</w:t>
      </w:r>
      <w:r w:rsidR="00931C62">
        <w:rPr>
          <w:rFonts w:ascii="Times New Roman" w:hAnsi="Times New Roman"/>
          <w:sz w:val="24"/>
          <w:szCs w:val="24"/>
          <w:lang w:val="en-US"/>
        </w:rPr>
        <w:t xml:space="preserve"> </w:t>
      </w:r>
      <w:r w:rsidRPr="00683EAA">
        <w:rPr>
          <w:rFonts w:ascii="Times New Roman" w:hAnsi="Times New Roman"/>
          <w:sz w:val="24"/>
          <w:szCs w:val="24"/>
          <w:lang w:val="en-US"/>
        </w:rPr>
        <w:t>p. 310-324</w:t>
      </w:r>
      <w:r w:rsidR="00931C62">
        <w:rPr>
          <w:rFonts w:ascii="Times New Roman" w:hAnsi="Times New Roman"/>
          <w:sz w:val="24"/>
          <w:szCs w:val="24"/>
          <w:lang w:val="en-US"/>
        </w:rPr>
        <w:t>.</w:t>
      </w:r>
    </w:p>
    <w:p w:rsidR="000420BE" w:rsidRPr="00683EAA" w:rsidRDefault="000420BE" w:rsidP="00683EAA">
      <w:pPr>
        <w:autoSpaceDE w:val="0"/>
        <w:autoSpaceDN w:val="0"/>
        <w:adjustRightInd w:val="0"/>
        <w:rPr>
          <w:rFonts w:ascii="Times New Roman" w:hAnsi="Times New Roman"/>
          <w:sz w:val="24"/>
          <w:szCs w:val="24"/>
          <w:lang w:val="en-US"/>
        </w:rPr>
      </w:pPr>
    </w:p>
    <w:p w:rsidR="000420BE" w:rsidRDefault="00463009" w:rsidP="00683EAA">
      <w:pPr>
        <w:autoSpaceDE w:val="0"/>
        <w:autoSpaceDN w:val="0"/>
        <w:adjustRightInd w:val="0"/>
        <w:rPr>
          <w:rFonts w:ascii="Times New Roman" w:hAnsi="Times New Roman"/>
          <w:sz w:val="24"/>
          <w:szCs w:val="24"/>
        </w:rPr>
      </w:pPr>
      <w:r w:rsidRPr="00010726">
        <w:rPr>
          <w:rFonts w:ascii="Times New Roman" w:hAnsi="Times New Roman"/>
          <w:sz w:val="24"/>
          <w:szCs w:val="24"/>
        </w:rPr>
        <w:t xml:space="preserve">OMS. Organização Mundial da Saúde. Departamento de Medicamentos Essenciais e Outros Medicamentos. A importância da </w:t>
      </w:r>
      <w:proofErr w:type="spellStart"/>
      <w:r w:rsidRPr="00010726">
        <w:rPr>
          <w:rFonts w:ascii="Times New Roman" w:hAnsi="Times New Roman"/>
          <w:sz w:val="24"/>
          <w:szCs w:val="24"/>
        </w:rPr>
        <w:t>Farmacovigilância</w:t>
      </w:r>
      <w:proofErr w:type="spellEnd"/>
      <w:r w:rsidRPr="00010726">
        <w:rPr>
          <w:rFonts w:ascii="Times New Roman" w:hAnsi="Times New Roman"/>
          <w:sz w:val="24"/>
          <w:szCs w:val="24"/>
        </w:rPr>
        <w:t>. Brasília: Organização Pan-Americana da Saúde, 2005.</w:t>
      </w:r>
    </w:p>
    <w:p w:rsidR="000420BE" w:rsidRDefault="000420BE" w:rsidP="00683EAA">
      <w:pPr>
        <w:autoSpaceDE w:val="0"/>
        <w:autoSpaceDN w:val="0"/>
        <w:adjustRightInd w:val="0"/>
        <w:rPr>
          <w:rFonts w:ascii="Times New Roman" w:hAnsi="Times New Roman"/>
          <w:sz w:val="24"/>
          <w:szCs w:val="24"/>
        </w:rPr>
      </w:pPr>
    </w:p>
    <w:p w:rsidR="000420BE" w:rsidRDefault="00463009" w:rsidP="00683EAA">
      <w:pPr>
        <w:autoSpaceDE w:val="0"/>
        <w:autoSpaceDN w:val="0"/>
        <w:adjustRightInd w:val="0"/>
        <w:rPr>
          <w:rFonts w:ascii="Times New Roman" w:hAnsi="Times New Roman"/>
          <w:sz w:val="24"/>
          <w:szCs w:val="24"/>
        </w:rPr>
      </w:pPr>
      <w:r w:rsidRPr="00010726">
        <w:rPr>
          <w:rFonts w:ascii="Times New Roman" w:hAnsi="Times New Roman"/>
          <w:sz w:val="24"/>
          <w:szCs w:val="24"/>
        </w:rPr>
        <w:t xml:space="preserve">OMS. Organização Mundial da Saúde. </w:t>
      </w:r>
      <w:r w:rsidRPr="00683EAA">
        <w:rPr>
          <w:rFonts w:ascii="Times New Roman" w:hAnsi="Times New Roman"/>
          <w:sz w:val="24"/>
          <w:szCs w:val="24"/>
          <w:lang w:val="en-US"/>
        </w:rPr>
        <w:t xml:space="preserve">Safety monitoring of medicinal products. </w:t>
      </w:r>
      <w:r w:rsidRPr="00010726">
        <w:rPr>
          <w:rFonts w:ascii="Times New Roman" w:hAnsi="Times New Roman"/>
          <w:sz w:val="24"/>
          <w:szCs w:val="24"/>
        </w:rPr>
        <w:t xml:space="preserve">The </w:t>
      </w:r>
      <w:proofErr w:type="spellStart"/>
      <w:r w:rsidRPr="00010726">
        <w:rPr>
          <w:rFonts w:ascii="Times New Roman" w:hAnsi="Times New Roman"/>
          <w:sz w:val="24"/>
          <w:szCs w:val="24"/>
        </w:rPr>
        <w:t>importance</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of</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pharmacovigilance</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Ginebra</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Organización</w:t>
      </w:r>
      <w:proofErr w:type="spellEnd"/>
      <w:r w:rsidRPr="00010726">
        <w:rPr>
          <w:rFonts w:ascii="Times New Roman" w:hAnsi="Times New Roman"/>
          <w:sz w:val="24"/>
          <w:szCs w:val="24"/>
        </w:rPr>
        <w:t xml:space="preserve"> Mundial de </w:t>
      </w:r>
      <w:proofErr w:type="spellStart"/>
      <w:r w:rsidRPr="00010726">
        <w:rPr>
          <w:rFonts w:ascii="Times New Roman" w:hAnsi="Times New Roman"/>
          <w:sz w:val="24"/>
          <w:szCs w:val="24"/>
        </w:rPr>
        <w:t>la</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Salud</w:t>
      </w:r>
      <w:proofErr w:type="spellEnd"/>
      <w:r w:rsidRPr="00010726">
        <w:rPr>
          <w:rFonts w:ascii="Times New Roman" w:hAnsi="Times New Roman"/>
          <w:sz w:val="24"/>
          <w:szCs w:val="24"/>
        </w:rPr>
        <w:t>, 2002.</w:t>
      </w:r>
    </w:p>
    <w:p w:rsidR="000420BE" w:rsidRDefault="000420BE" w:rsidP="00683EAA">
      <w:pPr>
        <w:autoSpaceDE w:val="0"/>
        <w:autoSpaceDN w:val="0"/>
        <w:adjustRightInd w:val="0"/>
        <w:rPr>
          <w:rFonts w:ascii="Times New Roman" w:hAnsi="Times New Roman"/>
          <w:sz w:val="24"/>
          <w:szCs w:val="24"/>
        </w:rPr>
      </w:pPr>
    </w:p>
    <w:p w:rsidR="000420BE" w:rsidRDefault="00130085" w:rsidP="00683EAA">
      <w:pPr>
        <w:autoSpaceDE w:val="0"/>
        <w:autoSpaceDN w:val="0"/>
        <w:adjustRightInd w:val="0"/>
        <w:rPr>
          <w:rFonts w:ascii="Times New Roman" w:hAnsi="Times New Roman"/>
          <w:sz w:val="24"/>
          <w:szCs w:val="24"/>
        </w:rPr>
      </w:pPr>
      <w:r w:rsidRPr="00010726">
        <w:rPr>
          <w:rFonts w:ascii="Times New Roman" w:hAnsi="Times New Roman"/>
          <w:sz w:val="24"/>
          <w:szCs w:val="24"/>
        </w:rPr>
        <w:t xml:space="preserve">OMS. Promover La </w:t>
      </w:r>
      <w:proofErr w:type="spellStart"/>
      <w:r w:rsidRPr="00010726">
        <w:rPr>
          <w:rFonts w:ascii="Times New Roman" w:hAnsi="Times New Roman"/>
          <w:sz w:val="24"/>
          <w:szCs w:val="24"/>
        </w:rPr>
        <w:t>Seguridad</w:t>
      </w:r>
      <w:proofErr w:type="spellEnd"/>
      <w:r w:rsidRPr="00010726">
        <w:rPr>
          <w:rFonts w:ascii="Times New Roman" w:hAnsi="Times New Roman"/>
          <w:sz w:val="24"/>
          <w:szCs w:val="24"/>
        </w:rPr>
        <w:t xml:space="preserve"> de </w:t>
      </w:r>
      <w:proofErr w:type="spellStart"/>
      <w:r w:rsidRPr="00010726">
        <w:rPr>
          <w:rFonts w:ascii="Times New Roman" w:hAnsi="Times New Roman"/>
          <w:sz w:val="24"/>
          <w:szCs w:val="24"/>
        </w:rPr>
        <w:t>los</w:t>
      </w:r>
      <w:proofErr w:type="spellEnd"/>
      <w:r w:rsidRPr="00010726">
        <w:rPr>
          <w:rFonts w:ascii="Times New Roman" w:hAnsi="Times New Roman"/>
          <w:sz w:val="24"/>
          <w:szCs w:val="24"/>
        </w:rPr>
        <w:t xml:space="preserve"> Medicamentos para </w:t>
      </w:r>
      <w:proofErr w:type="spellStart"/>
      <w:r w:rsidRPr="00010726">
        <w:rPr>
          <w:rFonts w:ascii="Times New Roman" w:hAnsi="Times New Roman"/>
          <w:sz w:val="24"/>
          <w:szCs w:val="24"/>
        </w:rPr>
        <w:t>Niños</w:t>
      </w:r>
      <w:proofErr w:type="spellEnd"/>
      <w:r w:rsidRPr="00010726">
        <w:rPr>
          <w:rFonts w:ascii="Times New Roman" w:hAnsi="Times New Roman"/>
          <w:sz w:val="24"/>
          <w:szCs w:val="24"/>
        </w:rPr>
        <w:t>. OMS 2007. Disponível em: http://whqlibdoc.who.int/publications/2007/9789241563437_spa.pdf. Acesso em</w:t>
      </w:r>
      <w:r w:rsidR="002F2579" w:rsidRPr="00010726">
        <w:rPr>
          <w:rFonts w:ascii="Times New Roman" w:hAnsi="Times New Roman"/>
          <w:sz w:val="24"/>
          <w:szCs w:val="24"/>
        </w:rPr>
        <w:t xml:space="preserve"> 16 abr. 2015</w:t>
      </w:r>
      <w:r w:rsidRPr="00010726">
        <w:rPr>
          <w:rFonts w:ascii="Times New Roman" w:hAnsi="Times New Roman"/>
          <w:sz w:val="24"/>
          <w:szCs w:val="24"/>
        </w:rPr>
        <w:t>.</w:t>
      </w:r>
    </w:p>
    <w:p w:rsidR="000420BE" w:rsidRDefault="000420BE" w:rsidP="00683EAA">
      <w:pPr>
        <w:autoSpaceDE w:val="0"/>
        <w:autoSpaceDN w:val="0"/>
        <w:adjustRightInd w:val="0"/>
        <w:rPr>
          <w:rFonts w:ascii="Times New Roman" w:hAnsi="Times New Roman"/>
          <w:sz w:val="24"/>
          <w:szCs w:val="24"/>
        </w:rPr>
      </w:pPr>
    </w:p>
    <w:p w:rsidR="000420BE" w:rsidRPr="00683EAA" w:rsidRDefault="00463009"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rPr>
        <w:lastRenderedPageBreak/>
        <w:t xml:space="preserve">OPAS. Organização </w:t>
      </w:r>
      <w:proofErr w:type="spellStart"/>
      <w:r w:rsidRPr="00010726">
        <w:rPr>
          <w:rFonts w:ascii="Times New Roman" w:hAnsi="Times New Roman"/>
          <w:sz w:val="24"/>
          <w:szCs w:val="24"/>
        </w:rPr>
        <w:t>Panamericana</w:t>
      </w:r>
      <w:proofErr w:type="spellEnd"/>
      <w:r w:rsidRPr="00010726">
        <w:rPr>
          <w:rFonts w:ascii="Times New Roman" w:hAnsi="Times New Roman"/>
          <w:sz w:val="24"/>
          <w:szCs w:val="24"/>
        </w:rPr>
        <w:t xml:space="preserve"> de Saúde. </w:t>
      </w:r>
      <w:r w:rsidR="00E50D61" w:rsidRPr="00683EAA">
        <w:rPr>
          <w:rFonts w:ascii="Times New Roman" w:hAnsi="Times New Roman"/>
          <w:b/>
          <w:sz w:val="24"/>
          <w:szCs w:val="24"/>
        </w:rPr>
        <w:t>Termo de referência para reunião do grupo de trabalho</w:t>
      </w:r>
      <w:r w:rsidRPr="00010726">
        <w:rPr>
          <w:rFonts w:ascii="Times New Roman" w:hAnsi="Times New Roman"/>
          <w:sz w:val="24"/>
          <w:szCs w:val="24"/>
        </w:rPr>
        <w:t xml:space="preserve">: Interface entre Atenção Farmacêutica e </w:t>
      </w:r>
      <w:proofErr w:type="spellStart"/>
      <w:r w:rsidRPr="00010726">
        <w:rPr>
          <w:rFonts w:ascii="Times New Roman" w:hAnsi="Times New Roman"/>
          <w:sz w:val="24"/>
          <w:szCs w:val="24"/>
        </w:rPr>
        <w:t>Farmacovigilância</w:t>
      </w:r>
      <w:proofErr w:type="spellEnd"/>
      <w:r w:rsidRPr="00010726">
        <w:rPr>
          <w:rFonts w:ascii="Times New Roman" w:hAnsi="Times New Roman"/>
          <w:sz w:val="24"/>
          <w:szCs w:val="24"/>
        </w:rPr>
        <w:t xml:space="preserve">. </w:t>
      </w:r>
      <w:r w:rsidRPr="00683EAA">
        <w:rPr>
          <w:rFonts w:ascii="Times New Roman" w:hAnsi="Times New Roman"/>
          <w:sz w:val="24"/>
          <w:szCs w:val="24"/>
          <w:lang w:val="en-US"/>
        </w:rPr>
        <w:t>Brasília: OPAS, 2002.</w:t>
      </w:r>
    </w:p>
    <w:p w:rsidR="00A36544" w:rsidRPr="00683EAA" w:rsidRDefault="00A36544" w:rsidP="002D3584">
      <w:pPr>
        <w:autoSpaceDE w:val="0"/>
        <w:autoSpaceDN w:val="0"/>
        <w:adjustRightInd w:val="0"/>
        <w:rPr>
          <w:rFonts w:ascii="Times New Roman" w:hAnsi="Times New Roman"/>
          <w:sz w:val="24"/>
          <w:szCs w:val="24"/>
          <w:lang w:val="en-US"/>
        </w:rPr>
      </w:pPr>
    </w:p>
    <w:p w:rsidR="00A36544" w:rsidRPr="00010726" w:rsidRDefault="00A36544" w:rsidP="002D3584">
      <w:pPr>
        <w:rPr>
          <w:rFonts w:ascii="Times New Roman" w:hAnsi="Times New Roman"/>
          <w:sz w:val="24"/>
          <w:szCs w:val="24"/>
          <w:lang w:val="en-US"/>
        </w:rPr>
      </w:pPr>
      <w:r w:rsidRPr="00264B7D">
        <w:rPr>
          <w:rFonts w:ascii="Times New Roman" w:hAnsi="Times New Roman"/>
          <w:sz w:val="24"/>
          <w:szCs w:val="24"/>
          <w:lang w:val="en-US"/>
          <w:rPrChange w:id="190" w:author="Francisco Felix" w:date="2020-01-11T12:35:00Z">
            <w:rPr>
              <w:rFonts w:ascii="Times New Roman" w:hAnsi="Times New Roman"/>
              <w:sz w:val="24"/>
              <w:szCs w:val="24"/>
            </w:rPr>
          </w:rPrChange>
        </w:rPr>
        <w:t xml:space="preserve">OSTROM, P. T. </w:t>
      </w:r>
      <w:r w:rsidRPr="00264B7D">
        <w:rPr>
          <w:rFonts w:ascii="Times New Roman" w:hAnsi="Times New Roman"/>
          <w:i/>
          <w:sz w:val="24"/>
          <w:szCs w:val="24"/>
          <w:lang w:val="en-US"/>
          <w:rPrChange w:id="191" w:author="Francisco Felix" w:date="2020-01-11T12:35:00Z">
            <w:rPr>
              <w:rFonts w:ascii="Times New Roman" w:hAnsi="Times New Roman"/>
              <w:i/>
              <w:sz w:val="24"/>
              <w:szCs w:val="24"/>
            </w:rPr>
          </w:rPrChange>
        </w:rPr>
        <w:t>et al</w:t>
      </w:r>
      <w:r w:rsidRPr="00264B7D">
        <w:rPr>
          <w:rFonts w:ascii="Times New Roman" w:hAnsi="Times New Roman"/>
          <w:sz w:val="24"/>
          <w:szCs w:val="24"/>
          <w:lang w:val="en-US"/>
          <w:rPrChange w:id="192" w:author="Francisco Felix" w:date="2020-01-11T12:35:00Z">
            <w:rPr>
              <w:rFonts w:ascii="Times New Roman" w:hAnsi="Times New Roman"/>
              <w:sz w:val="24"/>
              <w:szCs w:val="24"/>
            </w:rPr>
          </w:rPrChange>
        </w:rPr>
        <w:t xml:space="preserve">. </w:t>
      </w:r>
      <w:r w:rsidRPr="00010726">
        <w:rPr>
          <w:rFonts w:ascii="Times New Roman" w:hAnsi="Times New Roman"/>
          <w:sz w:val="24"/>
          <w:szCs w:val="24"/>
          <w:lang w:val="en-US"/>
        </w:rPr>
        <w:t>Alex’s Lemonade Stand Foundation Infant and Childhood Primary Brain and Central Nervous System Tumors Diagnosed in the United States in 2007–2011.</w:t>
      </w:r>
      <w:r w:rsidRPr="00010726">
        <w:rPr>
          <w:rFonts w:ascii="Times New Roman" w:hAnsi="Times New Roman"/>
          <w:b/>
          <w:sz w:val="24"/>
          <w:szCs w:val="24"/>
          <w:lang w:val="en-US"/>
        </w:rPr>
        <w:t xml:space="preserve"> Neuro-Oncology</w:t>
      </w:r>
      <w:r w:rsidRPr="00010726">
        <w:rPr>
          <w:rFonts w:ascii="Times New Roman" w:hAnsi="Times New Roman"/>
          <w:sz w:val="24"/>
          <w:szCs w:val="24"/>
          <w:lang w:val="en-US"/>
        </w:rPr>
        <w:t xml:space="preserve"> v. 17, p. x1–x35, 2015.</w:t>
      </w:r>
    </w:p>
    <w:p w:rsidR="00A36544" w:rsidRPr="00683EAA" w:rsidRDefault="00A36544" w:rsidP="002D3584">
      <w:pPr>
        <w:autoSpaceDE w:val="0"/>
        <w:autoSpaceDN w:val="0"/>
        <w:adjustRightInd w:val="0"/>
        <w:rPr>
          <w:rFonts w:ascii="Times New Roman" w:hAnsi="Times New Roman"/>
          <w:sz w:val="24"/>
          <w:szCs w:val="24"/>
          <w:lang w:val="en-US"/>
        </w:rPr>
      </w:pPr>
    </w:p>
    <w:p w:rsidR="00A36544" w:rsidRPr="00010726" w:rsidRDefault="00A36544" w:rsidP="002D3584">
      <w:pPr>
        <w:rPr>
          <w:rFonts w:ascii="Times New Roman" w:hAnsi="Times New Roman"/>
          <w:sz w:val="24"/>
          <w:szCs w:val="24"/>
          <w:lang w:val="en-US"/>
        </w:rPr>
      </w:pPr>
      <w:r w:rsidRPr="00010726">
        <w:rPr>
          <w:rFonts w:ascii="Times New Roman" w:hAnsi="Times New Roman"/>
          <w:sz w:val="24"/>
          <w:szCs w:val="24"/>
          <w:lang w:val="en-US"/>
        </w:rPr>
        <w:t>OSTROM, P. T.</w:t>
      </w:r>
      <w:r w:rsidR="002F1C90" w:rsidRPr="00010726">
        <w:rPr>
          <w:rFonts w:ascii="Times New Roman" w:hAnsi="Times New Roman"/>
          <w:sz w:val="24"/>
          <w:szCs w:val="24"/>
          <w:lang w:val="en-US"/>
        </w:rPr>
        <w:t xml:space="preserve"> </w:t>
      </w:r>
      <w:r w:rsidR="002F1C90" w:rsidRPr="002D391D">
        <w:rPr>
          <w:rFonts w:ascii="Times New Roman" w:hAnsi="Times New Roman"/>
          <w:i/>
          <w:sz w:val="24"/>
          <w:szCs w:val="24"/>
          <w:lang w:val="en-US"/>
        </w:rPr>
        <w:t>et al</w:t>
      </w:r>
      <w:r w:rsidRPr="00010726">
        <w:rPr>
          <w:rFonts w:ascii="Times New Roman" w:hAnsi="Times New Roman"/>
          <w:sz w:val="24"/>
          <w:szCs w:val="24"/>
          <w:lang w:val="en-US"/>
        </w:rPr>
        <w:t>. CBTRUS Statistical Report: Primary Brain and Central Nervous System Tumors Diagnosed in the United States in 2007–2011</w:t>
      </w:r>
      <w:r w:rsidRPr="00010726">
        <w:rPr>
          <w:rFonts w:ascii="Times New Roman" w:hAnsi="Times New Roman"/>
          <w:b/>
          <w:sz w:val="24"/>
          <w:szCs w:val="24"/>
          <w:lang w:val="en-US"/>
        </w:rPr>
        <w:t>. Neuro-Oncology</w:t>
      </w:r>
      <w:r w:rsidRPr="00010726">
        <w:rPr>
          <w:rFonts w:ascii="Times New Roman" w:hAnsi="Times New Roman"/>
          <w:sz w:val="24"/>
          <w:szCs w:val="24"/>
          <w:lang w:val="en-US"/>
        </w:rPr>
        <w:t>. v.16</w:t>
      </w:r>
      <w:r w:rsidR="002D391D">
        <w:rPr>
          <w:rFonts w:ascii="Times New Roman" w:hAnsi="Times New Roman"/>
          <w:sz w:val="24"/>
          <w:szCs w:val="24"/>
          <w:lang w:val="en-US"/>
        </w:rPr>
        <w:t xml:space="preserve">, suppl. </w:t>
      </w:r>
      <w:r w:rsidRPr="00010726">
        <w:rPr>
          <w:rFonts w:ascii="Times New Roman" w:hAnsi="Times New Roman"/>
          <w:sz w:val="24"/>
          <w:szCs w:val="24"/>
          <w:lang w:val="en-US"/>
        </w:rPr>
        <w:t>4</w:t>
      </w:r>
      <w:r w:rsidR="002D391D">
        <w:rPr>
          <w:rFonts w:ascii="Times New Roman" w:hAnsi="Times New Roman"/>
          <w:sz w:val="24"/>
          <w:szCs w:val="24"/>
          <w:lang w:val="en-US"/>
        </w:rPr>
        <w:t xml:space="preserve">, p. </w:t>
      </w:r>
      <w:r w:rsidRPr="00010726">
        <w:rPr>
          <w:rFonts w:ascii="Times New Roman" w:hAnsi="Times New Roman"/>
          <w:sz w:val="24"/>
          <w:szCs w:val="24"/>
          <w:lang w:val="en-US"/>
        </w:rPr>
        <w:t xml:space="preserve">iv1–iv63, 2014. </w:t>
      </w:r>
    </w:p>
    <w:p w:rsidR="00A36544" w:rsidRPr="00683EAA" w:rsidRDefault="00A36544" w:rsidP="002D3584">
      <w:pPr>
        <w:autoSpaceDE w:val="0"/>
        <w:autoSpaceDN w:val="0"/>
        <w:adjustRightInd w:val="0"/>
        <w:rPr>
          <w:rFonts w:ascii="Times New Roman" w:hAnsi="Times New Roman"/>
          <w:sz w:val="24"/>
          <w:szCs w:val="24"/>
          <w:lang w:val="en-US"/>
        </w:rPr>
      </w:pPr>
    </w:p>
    <w:p w:rsidR="00534D13"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PACKER, R. J.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Carboplatin and vincristine chemotherapy for children with newly diagnosed progressive low-grade gliomas. </w:t>
      </w:r>
      <w:r w:rsidRPr="00683EAA">
        <w:rPr>
          <w:rFonts w:ascii="Times New Roman" w:hAnsi="Times New Roman"/>
          <w:b/>
          <w:sz w:val="24"/>
          <w:szCs w:val="24"/>
          <w:lang w:val="en-US"/>
        </w:rPr>
        <w:t>Journal of Neurosurgery</w:t>
      </w:r>
      <w:r w:rsidRPr="00683EAA">
        <w:rPr>
          <w:rFonts w:ascii="Times New Roman" w:hAnsi="Times New Roman"/>
          <w:sz w:val="24"/>
          <w:szCs w:val="24"/>
          <w:lang w:val="en-US"/>
        </w:rPr>
        <w:t>, v. 86, n. 5, p. 747-754, 1997</w:t>
      </w:r>
      <w:r w:rsidRPr="00683EAA">
        <w:rPr>
          <w:rFonts w:ascii="Times New Roman" w:hAnsi="Times New Roman"/>
          <w:b/>
          <w:sz w:val="24"/>
          <w:szCs w:val="24"/>
          <w:lang w:val="en-US"/>
        </w:rPr>
        <w:t>.</w:t>
      </w:r>
    </w:p>
    <w:p w:rsidR="00534D13" w:rsidRPr="00683EAA" w:rsidRDefault="00534D13" w:rsidP="002D3584">
      <w:pPr>
        <w:autoSpaceDE w:val="0"/>
        <w:autoSpaceDN w:val="0"/>
        <w:adjustRightInd w:val="0"/>
        <w:rPr>
          <w:rFonts w:ascii="Times New Roman" w:hAnsi="Times New Roman"/>
          <w:sz w:val="24"/>
          <w:szCs w:val="24"/>
          <w:lang w:val="en-US"/>
        </w:rPr>
      </w:pPr>
    </w:p>
    <w:p w:rsidR="00534D13" w:rsidRPr="00683EAA" w:rsidRDefault="00534D13" w:rsidP="002D3584">
      <w:pPr>
        <w:pStyle w:val="Default"/>
        <w:rPr>
          <w:rFonts w:ascii="Times New Roman" w:hAnsi="Times New Roman" w:cs="Times New Roman"/>
          <w:color w:val="000000" w:themeColor="text1"/>
          <w:lang w:val="en-US"/>
        </w:rPr>
      </w:pPr>
      <w:r w:rsidRPr="00683EAA">
        <w:rPr>
          <w:rFonts w:ascii="Times New Roman" w:hAnsi="Times New Roman" w:cs="Times New Roman"/>
          <w:color w:val="000000" w:themeColor="text1"/>
          <w:lang w:val="en-US"/>
        </w:rPr>
        <w:t xml:space="preserve">PACKER, R. J. </w:t>
      </w:r>
      <w:r w:rsidRPr="00683EAA">
        <w:rPr>
          <w:rFonts w:ascii="Times New Roman" w:hAnsi="Times New Roman" w:cs="Times New Roman"/>
          <w:i/>
          <w:color w:val="000000" w:themeColor="text1"/>
          <w:lang w:val="en-US"/>
        </w:rPr>
        <w:t>et al</w:t>
      </w:r>
      <w:r w:rsidRPr="00683EAA">
        <w:rPr>
          <w:rFonts w:ascii="Times New Roman" w:hAnsi="Times New Roman" w:cs="Times New Roman"/>
          <w:color w:val="000000" w:themeColor="text1"/>
          <w:lang w:val="en-US"/>
        </w:rPr>
        <w:t xml:space="preserve">. Phase III study of craniospinal radiation therapy followed by adjuvant chemotherapy for newly diagnosed average-risk medulloblastoma. </w:t>
      </w:r>
      <w:r w:rsidRPr="00683EAA">
        <w:rPr>
          <w:rFonts w:ascii="Times New Roman" w:hAnsi="Times New Roman" w:cs="Times New Roman"/>
          <w:b/>
          <w:color w:val="000000" w:themeColor="text1"/>
          <w:lang w:val="en-US"/>
        </w:rPr>
        <w:t>Journal of Clinical Oncology,</w:t>
      </w:r>
      <w:r w:rsidRPr="00683EAA">
        <w:rPr>
          <w:rFonts w:ascii="Times New Roman" w:hAnsi="Times New Roman" w:cs="Times New Roman"/>
          <w:color w:val="000000" w:themeColor="text1"/>
          <w:lang w:val="en-US"/>
        </w:rPr>
        <w:t xml:space="preserve"> v. 24, n. 25, p. 4202–4208, 2006.</w:t>
      </w:r>
    </w:p>
    <w:p w:rsidR="000420BE" w:rsidRDefault="000420BE" w:rsidP="00683EAA">
      <w:pPr>
        <w:autoSpaceDE w:val="0"/>
        <w:autoSpaceDN w:val="0"/>
        <w:adjustRightInd w:val="0"/>
        <w:rPr>
          <w:rFonts w:ascii="Times New Roman" w:hAnsi="Times New Roman"/>
          <w:sz w:val="24"/>
          <w:szCs w:val="24"/>
          <w:lang w:val="en-US"/>
        </w:rPr>
      </w:pPr>
    </w:p>
    <w:p w:rsidR="000420BE" w:rsidRDefault="00534D13"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lang w:val="en-US"/>
        </w:rPr>
        <w:t xml:space="preserve">PARTAP, S.; FISHER, </w:t>
      </w:r>
      <w:r w:rsidR="00FA156C" w:rsidRPr="00010726">
        <w:rPr>
          <w:rFonts w:ascii="Times New Roman" w:hAnsi="Times New Roman"/>
          <w:sz w:val="24"/>
          <w:szCs w:val="24"/>
          <w:lang w:val="en-US"/>
        </w:rPr>
        <w:t>P</w:t>
      </w:r>
      <w:r w:rsidRPr="00010726">
        <w:rPr>
          <w:rFonts w:ascii="Times New Roman" w:hAnsi="Times New Roman"/>
          <w:sz w:val="24"/>
          <w:szCs w:val="24"/>
          <w:lang w:val="en-US"/>
        </w:rPr>
        <w:t xml:space="preserve">. </w:t>
      </w:r>
      <w:r w:rsidR="00FA156C" w:rsidRPr="00010726">
        <w:rPr>
          <w:rFonts w:ascii="Times New Roman" w:hAnsi="Times New Roman"/>
          <w:sz w:val="24"/>
          <w:szCs w:val="24"/>
          <w:lang w:val="en-US"/>
        </w:rPr>
        <w:t>G. Embryonal Tumors</w:t>
      </w:r>
      <w:ins w:id="193" w:author="Rayra Lima" w:date="2016-02-12T10:34:00Z">
        <w:r w:rsidR="00B87AE5">
          <w:rPr>
            <w:rFonts w:ascii="Times New Roman" w:hAnsi="Times New Roman"/>
            <w:sz w:val="24"/>
            <w:szCs w:val="24"/>
            <w:lang w:val="en-US"/>
          </w:rPr>
          <w:t>.</w:t>
        </w:r>
      </w:ins>
      <w:del w:id="194" w:author="Rayra Lima" w:date="2016-02-12T10:34:00Z">
        <w:r w:rsidR="00FA156C" w:rsidRPr="00010726" w:rsidDel="00B87AE5">
          <w:rPr>
            <w:rFonts w:ascii="Times New Roman" w:hAnsi="Times New Roman"/>
            <w:sz w:val="24"/>
            <w:szCs w:val="24"/>
            <w:lang w:val="en-US"/>
          </w:rPr>
          <w:delText>,</w:delText>
        </w:r>
      </w:del>
      <w:r w:rsidR="00FA156C" w:rsidRPr="00010726">
        <w:rPr>
          <w:rFonts w:ascii="Times New Roman" w:hAnsi="Times New Roman"/>
          <w:sz w:val="24"/>
          <w:szCs w:val="24"/>
          <w:lang w:val="en-US"/>
        </w:rPr>
        <w:t xml:space="preserve"> </w:t>
      </w:r>
      <w:r w:rsidR="009D3433">
        <w:rPr>
          <w:rFonts w:ascii="Times New Roman" w:hAnsi="Times New Roman"/>
          <w:sz w:val="24"/>
          <w:szCs w:val="24"/>
          <w:lang w:val="en-US"/>
        </w:rPr>
        <w:t>In:</w:t>
      </w:r>
      <w:r w:rsidR="00FA156C" w:rsidRPr="00010726">
        <w:rPr>
          <w:rFonts w:ascii="Times New Roman" w:hAnsi="Times New Roman"/>
          <w:sz w:val="24"/>
          <w:szCs w:val="24"/>
          <w:lang w:val="en-US"/>
        </w:rPr>
        <w:t xml:space="preserve"> </w:t>
      </w:r>
      <w:r w:rsidRPr="00010726">
        <w:rPr>
          <w:rFonts w:ascii="Times New Roman" w:hAnsi="Times New Roman"/>
          <w:sz w:val="24"/>
          <w:szCs w:val="24"/>
          <w:lang w:val="en-US"/>
        </w:rPr>
        <w:t xml:space="preserve">GUPTA, N.; BANERJEE, A.; HAAS-KOGAN, D. </w:t>
      </w:r>
      <w:r w:rsidR="00FA156C" w:rsidRPr="00010726">
        <w:rPr>
          <w:rFonts w:ascii="Times New Roman" w:hAnsi="Times New Roman"/>
          <w:sz w:val="24"/>
          <w:szCs w:val="24"/>
          <w:lang w:val="en-US"/>
        </w:rPr>
        <w:t xml:space="preserve">[Editors]. </w:t>
      </w:r>
      <w:r w:rsidR="00E50D61" w:rsidRPr="00683EAA">
        <w:rPr>
          <w:rFonts w:ascii="Times New Roman" w:hAnsi="Times New Roman"/>
          <w:b/>
          <w:sz w:val="24"/>
          <w:szCs w:val="24"/>
          <w:lang w:val="en-US"/>
        </w:rPr>
        <w:t>Pediatric CNS Tumors</w:t>
      </w:r>
      <w:r w:rsidR="00FA156C" w:rsidRPr="00010726">
        <w:rPr>
          <w:rFonts w:ascii="Times New Roman" w:hAnsi="Times New Roman"/>
          <w:sz w:val="24"/>
          <w:szCs w:val="24"/>
          <w:lang w:val="en-US"/>
        </w:rPr>
        <w:t>, Pe</w:t>
      </w:r>
      <w:r w:rsidRPr="00010726">
        <w:rPr>
          <w:rFonts w:ascii="Times New Roman" w:hAnsi="Times New Roman"/>
          <w:sz w:val="24"/>
          <w:szCs w:val="24"/>
          <w:lang w:val="en-US"/>
        </w:rPr>
        <w:t>diatric Oncology [Series],</w:t>
      </w:r>
      <w:r w:rsidR="00FA156C" w:rsidRPr="00010726">
        <w:rPr>
          <w:rFonts w:ascii="Times New Roman" w:hAnsi="Times New Roman"/>
          <w:sz w:val="24"/>
          <w:szCs w:val="24"/>
          <w:lang w:val="en-US"/>
        </w:rPr>
        <w:t xml:space="preserve"> Springer Berlin Heidelberg, </w:t>
      </w:r>
      <w:r w:rsidRPr="00010726">
        <w:rPr>
          <w:rFonts w:ascii="Times New Roman" w:hAnsi="Times New Roman"/>
          <w:sz w:val="24"/>
          <w:szCs w:val="24"/>
          <w:lang w:val="en-US"/>
        </w:rPr>
        <w:t>2010</w:t>
      </w:r>
      <w:r w:rsidR="00FA156C" w:rsidRPr="00010726">
        <w:rPr>
          <w:rFonts w:ascii="Times New Roman" w:hAnsi="Times New Roman"/>
          <w:sz w:val="24"/>
          <w:szCs w:val="24"/>
          <w:lang w:val="en-US"/>
        </w:rPr>
        <w:t>.</w:t>
      </w:r>
      <w:r w:rsidR="009D3433">
        <w:rPr>
          <w:rFonts w:ascii="Times New Roman" w:hAnsi="Times New Roman"/>
          <w:sz w:val="24"/>
          <w:szCs w:val="24"/>
          <w:lang w:val="en-US"/>
        </w:rPr>
        <w:t xml:space="preserve"> </w:t>
      </w:r>
      <w:r w:rsidR="009D3433" w:rsidRPr="00010726">
        <w:rPr>
          <w:rFonts w:ascii="Times New Roman" w:hAnsi="Times New Roman"/>
          <w:sz w:val="24"/>
          <w:szCs w:val="24"/>
          <w:lang w:val="en-US"/>
        </w:rPr>
        <w:t>p. 89-114</w:t>
      </w:r>
      <w:r w:rsidR="009D3433">
        <w:rPr>
          <w:rFonts w:ascii="Times New Roman" w:hAnsi="Times New Roman"/>
          <w:sz w:val="24"/>
          <w:szCs w:val="24"/>
          <w:lang w:val="en-US"/>
        </w:rPr>
        <w:t>.</w:t>
      </w:r>
    </w:p>
    <w:p w:rsidR="000420BE" w:rsidRDefault="000420BE" w:rsidP="00683EAA">
      <w:pPr>
        <w:autoSpaceDE w:val="0"/>
        <w:autoSpaceDN w:val="0"/>
        <w:adjustRightInd w:val="0"/>
        <w:rPr>
          <w:rFonts w:ascii="Times New Roman" w:hAnsi="Times New Roman"/>
          <w:sz w:val="24"/>
          <w:szCs w:val="24"/>
          <w:lang w:val="en-US"/>
        </w:rPr>
      </w:pPr>
    </w:p>
    <w:p w:rsidR="00D02B72" w:rsidRDefault="00D02B72" w:rsidP="00683EAA">
      <w:pPr>
        <w:autoSpaceDE w:val="0"/>
        <w:autoSpaceDN w:val="0"/>
        <w:adjustRightInd w:val="0"/>
        <w:rPr>
          <w:rFonts w:ascii="Times New Roman" w:hAnsi="Times New Roman"/>
          <w:sz w:val="24"/>
          <w:szCs w:val="24"/>
          <w:lang w:val="en-US"/>
        </w:rPr>
      </w:pPr>
      <w:r w:rsidRPr="00D02B72">
        <w:rPr>
          <w:rFonts w:ascii="Times New Roman" w:hAnsi="Times New Roman"/>
          <w:sz w:val="24"/>
          <w:szCs w:val="24"/>
          <w:lang w:val="en-US"/>
        </w:rPr>
        <w:t xml:space="preserve">POLLOCK, B. H.; KNUDSON JUNIOR, A. G. Preventing cancer in adulthood: advice for the pediatrician. In: PIZZO, P. A.; POPLACK, D. G. </w:t>
      </w:r>
      <w:r w:rsidRPr="00B87AE5">
        <w:rPr>
          <w:rFonts w:ascii="Times New Roman" w:hAnsi="Times New Roman"/>
          <w:b/>
          <w:sz w:val="24"/>
          <w:szCs w:val="24"/>
          <w:lang w:val="en-US"/>
          <w:rPrChange w:id="195" w:author="Rayra Lima" w:date="2016-02-12T10:35:00Z">
            <w:rPr>
              <w:rFonts w:ascii="Times New Roman" w:hAnsi="Times New Roman"/>
              <w:sz w:val="24"/>
              <w:szCs w:val="24"/>
              <w:lang w:val="en-US"/>
            </w:rPr>
          </w:rPrChange>
        </w:rPr>
        <w:t xml:space="preserve">Principles and </w:t>
      </w:r>
      <w:del w:id="196" w:author="Rayra Lima" w:date="2016-02-12T10:35:00Z">
        <w:r w:rsidRPr="00B87AE5" w:rsidDel="00B87AE5">
          <w:rPr>
            <w:rFonts w:ascii="Times New Roman" w:hAnsi="Times New Roman"/>
            <w:b/>
            <w:sz w:val="24"/>
            <w:szCs w:val="24"/>
            <w:lang w:val="en-US"/>
            <w:rPrChange w:id="197" w:author="Rayra Lima" w:date="2016-02-12T10:35:00Z">
              <w:rPr>
                <w:rFonts w:ascii="Times New Roman" w:hAnsi="Times New Roman"/>
                <w:sz w:val="24"/>
                <w:szCs w:val="24"/>
                <w:lang w:val="en-US"/>
              </w:rPr>
            </w:rPrChange>
          </w:rPr>
          <w:delText xml:space="preserve">practice </w:delText>
        </w:r>
      </w:del>
      <w:ins w:id="198" w:author="Rayra Lima" w:date="2016-02-12T10:35:00Z">
        <w:r w:rsidR="00B87AE5" w:rsidRPr="00B87AE5">
          <w:rPr>
            <w:rFonts w:ascii="Times New Roman" w:hAnsi="Times New Roman"/>
            <w:b/>
            <w:sz w:val="24"/>
            <w:szCs w:val="24"/>
            <w:lang w:val="en-US"/>
            <w:rPrChange w:id="199" w:author="Rayra Lima" w:date="2016-02-12T10:35:00Z">
              <w:rPr>
                <w:rFonts w:ascii="Times New Roman" w:hAnsi="Times New Roman"/>
                <w:sz w:val="24"/>
                <w:szCs w:val="24"/>
                <w:lang w:val="en-US"/>
              </w:rPr>
            </w:rPrChange>
          </w:rPr>
          <w:t xml:space="preserve">Practice </w:t>
        </w:r>
      </w:ins>
      <w:r w:rsidRPr="00B87AE5">
        <w:rPr>
          <w:rFonts w:ascii="Times New Roman" w:hAnsi="Times New Roman"/>
          <w:b/>
          <w:sz w:val="24"/>
          <w:szCs w:val="24"/>
          <w:lang w:val="en-US"/>
          <w:rPrChange w:id="200" w:author="Rayra Lima" w:date="2016-02-12T10:35:00Z">
            <w:rPr>
              <w:rFonts w:ascii="Times New Roman" w:hAnsi="Times New Roman"/>
              <w:sz w:val="24"/>
              <w:szCs w:val="24"/>
              <w:lang w:val="en-US"/>
            </w:rPr>
          </w:rPrChange>
        </w:rPr>
        <w:t xml:space="preserve">of </w:t>
      </w:r>
      <w:del w:id="201" w:author="Rayra Lima" w:date="2016-02-12T10:35:00Z">
        <w:r w:rsidRPr="00B87AE5" w:rsidDel="00B87AE5">
          <w:rPr>
            <w:rFonts w:ascii="Times New Roman" w:hAnsi="Times New Roman"/>
            <w:b/>
            <w:sz w:val="24"/>
            <w:szCs w:val="24"/>
            <w:lang w:val="en-US"/>
            <w:rPrChange w:id="202" w:author="Rayra Lima" w:date="2016-02-12T10:35:00Z">
              <w:rPr>
                <w:rFonts w:ascii="Times New Roman" w:hAnsi="Times New Roman"/>
                <w:sz w:val="24"/>
                <w:szCs w:val="24"/>
                <w:lang w:val="en-US"/>
              </w:rPr>
            </w:rPrChange>
          </w:rPr>
          <w:delText xml:space="preserve">pediatric </w:delText>
        </w:r>
      </w:del>
      <w:ins w:id="203" w:author="Rayra Lima" w:date="2016-02-12T10:35:00Z">
        <w:r w:rsidR="00B87AE5" w:rsidRPr="00B87AE5">
          <w:rPr>
            <w:rFonts w:ascii="Times New Roman" w:hAnsi="Times New Roman"/>
            <w:b/>
            <w:sz w:val="24"/>
            <w:szCs w:val="24"/>
            <w:lang w:val="en-US"/>
            <w:rPrChange w:id="204" w:author="Rayra Lima" w:date="2016-02-12T10:35:00Z">
              <w:rPr>
                <w:rFonts w:ascii="Times New Roman" w:hAnsi="Times New Roman"/>
                <w:sz w:val="24"/>
                <w:szCs w:val="24"/>
                <w:lang w:val="en-US"/>
              </w:rPr>
            </w:rPrChange>
          </w:rPr>
          <w:t xml:space="preserve">Pediatric </w:t>
        </w:r>
      </w:ins>
      <w:del w:id="205" w:author="Rayra Lima" w:date="2016-02-12T10:35:00Z">
        <w:r w:rsidRPr="00B87AE5" w:rsidDel="00B87AE5">
          <w:rPr>
            <w:rFonts w:ascii="Times New Roman" w:hAnsi="Times New Roman"/>
            <w:b/>
            <w:sz w:val="24"/>
            <w:szCs w:val="24"/>
            <w:lang w:val="en-US"/>
            <w:rPrChange w:id="206" w:author="Rayra Lima" w:date="2016-02-12T10:35:00Z">
              <w:rPr>
                <w:rFonts w:ascii="Times New Roman" w:hAnsi="Times New Roman"/>
                <w:sz w:val="24"/>
                <w:szCs w:val="24"/>
                <w:lang w:val="en-US"/>
              </w:rPr>
            </w:rPrChange>
          </w:rPr>
          <w:delText>oncology</w:delText>
        </w:r>
      </w:del>
      <w:ins w:id="207" w:author="Rayra Lima" w:date="2016-02-12T10:35:00Z">
        <w:r w:rsidR="00B87AE5" w:rsidRPr="00B87AE5">
          <w:rPr>
            <w:rFonts w:ascii="Times New Roman" w:hAnsi="Times New Roman"/>
            <w:b/>
            <w:sz w:val="24"/>
            <w:szCs w:val="24"/>
            <w:lang w:val="en-US"/>
            <w:rPrChange w:id="208" w:author="Rayra Lima" w:date="2016-02-12T10:35:00Z">
              <w:rPr>
                <w:rFonts w:ascii="Times New Roman" w:hAnsi="Times New Roman"/>
                <w:sz w:val="24"/>
                <w:szCs w:val="24"/>
                <w:lang w:val="en-US"/>
              </w:rPr>
            </w:rPrChange>
          </w:rPr>
          <w:t>Oncology</w:t>
        </w:r>
      </w:ins>
      <w:r w:rsidRPr="00D02B72">
        <w:rPr>
          <w:rFonts w:ascii="Times New Roman" w:hAnsi="Times New Roman"/>
          <w:sz w:val="24"/>
          <w:szCs w:val="24"/>
          <w:lang w:val="en-US"/>
        </w:rPr>
        <w:t xml:space="preserve">. 5. ed. Philadelphia: Lippincott </w:t>
      </w:r>
      <w:proofErr w:type="spellStart"/>
      <w:r w:rsidRPr="00D02B72">
        <w:rPr>
          <w:rFonts w:ascii="Times New Roman" w:hAnsi="Times New Roman"/>
          <w:sz w:val="24"/>
          <w:szCs w:val="24"/>
          <w:lang w:val="en-US"/>
        </w:rPr>
        <w:t>Willians</w:t>
      </w:r>
      <w:proofErr w:type="spellEnd"/>
      <w:r w:rsidRPr="00D02B72">
        <w:rPr>
          <w:rFonts w:ascii="Times New Roman" w:hAnsi="Times New Roman"/>
          <w:sz w:val="24"/>
          <w:szCs w:val="24"/>
          <w:lang w:val="en-US"/>
        </w:rPr>
        <w:t xml:space="preserve"> &amp; Wilkins, 2006.</w:t>
      </w:r>
      <w:r>
        <w:rPr>
          <w:rFonts w:ascii="Times New Roman" w:hAnsi="Times New Roman"/>
          <w:sz w:val="24"/>
          <w:szCs w:val="24"/>
          <w:lang w:val="en-US"/>
        </w:rPr>
        <w:t xml:space="preserve"> 1729 p.</w:t>
      </w:r>
    </w:p>
    <w:p w:rsidR="00D02B72" w:rsidRDefault="00D02B72" w:rsidP="00683EAA">
      <w:pPr>
        <w:autoSpaceDE w:val="0"/>
        <w:autoSpaceDN w:val="0"/>
        <w:adjustRightInd w:val="0"/>
        <w:rPr>
          <w:rFonts w:ascii="Times New Roman" w:hAnsi="Times New Roman"/>
          <w:sz w:val="24"/>
          <w:szCs w:val="24"/>
          <w:lang w:val="en-US"/>
        </w:rPr>
      </w:pPr>
    </w:p>
    <w:p w:rsidR="000420BE" w:rsidRDefault="005E5752"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lang w:val="en-US"/>
        </w:rPr>
        <w:t>RAWLINS</w:t>
      </w:r>
      <w:r w:rsidR="000928E9" w:rsidRPr="00010726">
        <w:rPr>
          <w:rFonts w:ascii="Times New Roman" w:hAnsi="Times New Roman"/>
          <w:sz w:val="24"/>
          <w:szCs w:val="24"/>
          <w:lang w:val="en-US"/>
        </w:rPr>
        <w:t>,</w:t>
      </w:r>
      <w:r w:rsidRPr="00010726">
        <w:rPr>
          <w:rFonts w:ascii="Times New Roman" w:hAnsi="Times New Roman"/>
          <w:sz w:val="24"/>
          <w:szCs w:val="24"/>
          <w:lang w:val="en-US"/>
        </w:rPr>
        <w:t xml:space="preserve"> M</w:t>
      </w:r>
      <w:r w:rsidR="000928E9" w:rsidRPr="00010726">
        <w:rPr>
          <w:rFonts w:ascii="Times New Roman" w:hAnsi="Times New Roman"/>
          <w:sz w:val="24"/>
          <w:szCs w:val="24"/>
          <w:lang w:val="en-US"/>
        </w:rPr>
        <w:t xml:space="preserve">. </w:t>
      </w:r>
      <w:r w:rsidRPr="00010726">
        <w:rPr>
          <w:rFonts w:ascii="Times New Roman" w:hAnsi="Times New Roman"/>
          <w:sz w:val="24"/>
          <w:szCs w:val="24"/>
          <w:lang w:val="en-US"/>
        </w:rPr>
        <w:t>D</w:t>
      </w:r>
      <w:r w:rsidR="000928E9" w:rsidRPr="00010726">
        <w:rPr>
          <w:rFonts w:ascii="Times New Roman" w:hAnsi="Times New Roman"/>
          <w:sz w:val="24"/>
          <w:szCs w:val="24"/>
          <w:lang w:val="en-US"/>
        </w:rPr>
        <w:t>.</w:t>
      </w:r>
      <w:r w:rsidR="000249C4">
        <w:rPr>
          <w:rFonts w:ascii="Times New Roman" w:hAnsi="Times New Roman"/>
          <w:sz w:val="24"/>
          <w:szCs w:val="24"/>
          <w:lang w:val="en-US"/>
        </w:rPr>
        <w:t>;</w:t>
      </w:r>
      <w:r w:rsidRPr="00010726">
        <w:rPr>
          <w:rFonts w:ascii="Times New Roman" w:hAnsi="Times New Roman"/>
          <w:sz w:val="24"/>
          <w:szCs w:val="24"/>
          <w:lang w:val="en-US"/>
        </w:rPr>
        <w:t xml:space="preserve"> THOMPSON</w:t>
      </w:r>
      <w:r w:rsidR="000928E9" w:rsidRPr="00010726">
        <w:rPr>
          <w:rFonts w:ascii="Times New Roman" w:hAnsi="Times New Roman"/>
          <w:sz w:val="24"/>
          <w:szCs w:val="24"/>
          <w:lang w:val="en-US"/>
        </w:rPr>
        <w:t>,</w:t>
      </w:r>
      <w:r w:rsidRPr="00010726">
        <w:rPr>
          <w:rFonts w:ascii="Times New Roman" w:hAnsi="Times New Roman"/>
          <w:sz w:val="24"/>
          <w:szCs w:val="24"/>
          <w:lang w:val="en-US"/>
        </w:rPr>
        <w:t xml:space="preserve"> J</w:t>
      </w:r>
      <w:r w:rsidR="000928E9" w:rsidRPr="00010726">
        <w:rPr>
          <w:rFonts w:ascii="Times New Roman" w:hAnsi="Times New Roman"/>
          <w:sz w:val="24"/>
          <w:szCs w:val="24"/>
          <w:lang w:val="en-US"/>
        </w:rPr>
        <w:t xml:space="preserve">. </w:t>
      </w:r>
      <w:r w:rsidRPr="00010726">
        <w:rPr>
          <w:rFonts w:ascii="Times New Roman" w:hAnsi="Times New Roman"/>
          <w:sz w:val="24"/>
          <w:szCs w:val="24"/>
          <w:lang w:val="en-US"/>
        </w:rPr>
        <w:t>W. Pathogenesis of adverse drug reactions. In: DAVIES</w:t>
      </w:r>
      <w:r w:rsidR="000928E9" w:rsidRPr="00010726">
        <w:rPr>
          <w:rFonts w:ascii="Times New Roman" w:hAnsi="Times New Roman"/>
          <w:sz w:val="24"/>
          <w:szCs w:val="24"/>
          <w:lang w:val="en-US"/>
        </w:rPr>
        <w:t>,</w:t>
      </w:r>
      <w:r w:rsidRPr="00010726">
        <w:rPr>
          <w:rFonts w:ascii="Times New Roman" w:hAnsi="Times New Roman"/>
          <w:sz w:val="24"/>
          <w:szCs w:val="24"/>
          <w:lang w:val="en-US"/>
        </w:rPr>
        <w:t xml:space="preserve"> D</w:t>
      </w:r>
      <w:r w:rsidR="000928E9" w:rsidRPr="00010726">
        <w:rPr>
          <w:rFonts w:ascii="Times New Roman" w:hAnsi="Times New Roman"/>
          <w:sz w:val="24"/>
          <w:szCs w:val="24"/>
          <w:lang w:val="en-US"/>
        </w:rPr>
        <w:t xml:space="preserve">. </w:t>
      </w:r>
      <w:r w:rsidRPr="00010726">
        <w:rPr>
          <w:rFonts w:ascii="Times New Roman" w:hAnsi="Times New Roman"/>
          <w:sz w:val="24"/>
          <w:szCs w:val="24"/>
          <w:lang w:val="en-US"/>
        </w:rPr>
        <w:t>M</w:t>
      </w:r>
      <w:r w:rsidR="000928E9" w:rsidRPr="00010726">
        <w:rPr>
          <w:rFonts w:ascii="Times New Roman" w:hAnsi="Times New Roman"/>
          <w:sz w:val="24"/>
          <w:szCs w:val="24"/>
          <w:lang w:val="en-US"/>
        </w:rPr>
        <w:t>.</w:t>
      </w:r>
      <w:r w:rsidRPr="00010726">
        <w:rPr>
          <w:rFonts w:ascii="Times New Roman" w:hAnsi="Times New Roman"/>
          <w:sz w:val="24"/>
          <w:szCs w:val="24"/>
          <w:lang w:val="en-US"/>
        </w:rPr>
        <w:t xml:space="preserve">, ed. </w:t>
      </w:r>
      <w:r w:rsidR="00E50D61" w:rsidRPr="00683EAA">
        <w:rPr>
          <w:rFonts w:ascii="Times New Roman" w:hAnsi="Times New Roman"/>
          <w:b/>
          <w:sz w:val="24"/>
          <w:szCs w:val="24"/>
          <w:lang w:val="en-US"/>
        </w:rPr>
        <w:t>Textbook of adverse drug reactions</w:t>
      </w:r>
      <w:r w:rsidRPr="00010726">
        <w:rPr>
          <w:rFonts w:ascii="Times New Roman" w:hAnsi="Times New Roman"/>
          <w:sz w:val="24"/>
          <w:szCs w:val="24"/>
          <w:lang w:val="en-US"/>
        </w:rPr>
        <w:t>, 2nd ed. Oxford</w:t>
      </w:r>
      <w:r w:rsidR="000928E9" w:rsidRPr="00010726">
        <w:rPr>
          <w:rFonts w:ascii="Times New Roman" w:hAnsi="Times New Roman"/>
          <w:sz w:val="24"/>
          <w:szCs w:val="24"/>
          <w:lang w:val="en-US"/>
        </w:rPr>
        <w:t>: Oxford University Press, 1981</w:t>
      </w:r>
      <w:r w:rsidRPr="00010726">
        <w:rPr>
          <w:rFonts w:ascii="Times New Roman" w:hAnsi="Times New Roman"/>
          <w:sz w:val="24"/>
          <w:szCs w:val="24"/>
          <w:lang w:val="en-US"/>
        </w:rPr>
        <w:t>.</w:t>
      </w:r>
    </w:p>
    <w:p w:rsidR="002F2579" w:rsidRPr="00683EAA" w:rsidRDefault="002F2579" w:rsidP="002D3584">
      <w:pPr>
        <w:rPr>
          <w:rFonts w:ascii="Times New Roman" w:hAnsi="Times New Roman"/>
          <w:sz w:val="24"/>
          <w:szCs w:val="24"/>
          <w:lang w:val="en-US"/>
        </w:rPr>
      </w:pPr>
    </w:p>
    <w:p w:rsidR="000928E9" w:rsidRPr="00683EAA" w:rsidRDefault="00E50D61" w:rsidP="002D3584">
      <w:pPr>
        <w:rPr>
          <w:rFonts w:ascii="Times New Roman" w:hAnsi="Times New Roman"/>
          <w:sz w:val="24"/>
          <w:szCs w:val="24"/>
          <w:lang w:val="en-US"/>
        </w:rPr>
      </w:pPr>
      <w:r w:rsidRPr="00683EAA">
        <w:rPr>
          <w:rFonts w:ascii="Times New Roman" w:hAnsi="Times New Roman"/>
          <w:sz w:val="24"/>
          <w:szCs w:val="24"/>
          <w:lang w:val="en-US"/>
        </w:rPr>
        <w:t>ROYER, R. J. Mechanism of action of adverse drug reactions: a</w:t>
      </w:r>
      <w:r w:rsidR="009D3433" w:rsidRPr="00683EAA">
        <w:rPr>
          <w:rFonts w:ascii="Times New Roman" w:hAnsi="Times New Roman"/>
          <w:sz w:val="24"/>
          <w:szCs w:val="24"/>
          <w:lang w:val="en-US"/>
        </w:rPr>
        <w:t>n</w:t>
      </w:r>
      <w:r w:rsidRPr="00683EAA">
        <w:rPr>
          <w:rFonts w:ascii="Times New Roman" w:hAnsi="Times New Roman"/>
          <w:sz w:val="24"/>
          <w:szCs w:val="24"/>
          <w:lang w:val="en-US"/>
        </w:rPr>
        <w:t xml:space="preserve"> overview. </w:t>
      </w:r>
      <w:r w:rsidRPr="00683EAA">
        <w:rPr>
          <w:rFonts w:ascii="Times New Roman" w:hAnsi="Times New Roman"/>
          <w:b/>
          <w:sz w:val="24"/>
          <w:szCs w:val="24"/>
          <w:lang w:val="en-US"/>
        </w:rPr>
        <w:t>Pharmacoepidemiology and Drug Safety,</w:t>
      </w:r>
      <w:r w:rsidRPr="00683EAA">
        <w:rPr>
          <w:rFonts w:ascii="Times New Roman" w:hAnsi="Times New Roman"/>
          <w:sz w:val="24"/>
          <w:szCs w:val="24"/>
          <w:lang w:val="en-US"/>
        </w:rPr>
        <w:t xml:space="preserve"> v. 6, suppl. 3, p. S43-S50, 1997.</w:t>
      </w:r>
    </w:p>
    <w:p w:rsidR="000420BE" w:rsidRDefault="000420BE" w:rsidP="00683EAA">
      <w:pPr>
        <w:autoSpaceDE w:val="0"/>
        <w:autoSpaceDN w:val="0"/>
        <w:adjustRightInd w:val="0"/>
        <w:rPr>
          <w:rFonts w:ascii="Times New Roman" w:hAnsi="Times New Roman"/>
          <w:sz w:val="24"/>
          <w:szCs w:val="24"/>
          <w:lang w:val="en-US"/>
        </w:rPr>
      </w:pPr>
    </w:p>
    <w:p w:rsidR="005D297E"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RUTKOWSKI, S. </w:t>
      </w:r>
      <w:r w:rsidRPr="00683EAA">
        <w:rPr>
          <w:rFonts w:ascii="Times New Roman" w:hAnsi="Times New Roman"/>
          <w:i/>
          <w:sz w:val="24"/>
          <w:szCs w:val="24"/>
          <w:lang w:val="en-US"/>
        </w:rPr>
        <w:t>et al</w:t>
      </w:r>
      <w:r w:rsidRPr="00683EAA">
        <w:rPr>
          <w:rFonts w:ascii="Times New Roman" w:hAnsi="Times New Roman"/>
          <w:sz w:val="24"/>
          <w:szCs w:val="24"/>
          <w:lang w:val="en-US"/>
        </w:rPr>
        <w:t xml:space="preserve">. Treatment of Early Childhood Medulloblastoma by Postoperative Chemotherapy Alone. </w:t>
      </w:r>
      <w:r w:rsidRPr="00683EAA">
        <w:rPr>
          <w:rFonts w:ascii="Times New Roman" w:hAnsi="Times New Roman"/>
          <w:b/>
          <w:sz w:val="24"/>
          <w:szCs w:val="24"/>
          <w:lang w:val="en-US"/>
        </w:rPr>
        <w:t>The New England Journal of Medicine</w:t>
      </w:r>
      <w:r w:rsidRPr="00683EAA">
        <w:rPr>
          <w:rFonts w:ascii="Times New Roman" w:hAnsi="Times New Roman"/>
          <w:sz w:val="24"/>
          <w:szCs w:val="24"/>
          <w:lang w:val="en-US"/>
        </w:rPr>
        <w:t>, v. 352, p. 978-986, 2005.</w:t>
      </w:r>
    </w:p>
    <w:p w:rsidR="005D297E" w:rsidRPr="00683EAA" w:rsidRDefault="005D297E" w:rsidP="002D3584">
      <w:pPr>
        <w:autoSpaceDE w:val="0"/>
        <w:autoSpaceDN w:val="0"/>
        <w:adjustRightInd w:val="0"/>
        <w:rPr>
          <w:rFonts w:ascii="Times New Roman" w:hAnsi="Times New Roman"/>
          <w:sz w:val="24"/>
          <w:szCs w:val="24"/>
          <w:lang w:val="en-US"/>
        </w:rPr>
      </w:pPr>
    </w:p>
    <w:p w:rsidR="000420BE" w:rsidRPr="00683EAA" w:rsidRDefault="00130085" w:rsidP="00683EAA">
      <w:pPr>
        <w:autoSpaceDE w:val="0"/>
        <w:autoSpaceDN w:val="0"/>
        <w:adjustRightInd w:val="0"/>
        <w:rPr>
          <w:rFonts w:ascii="Times New Roman" w:hAnsi="Times New Roman"/>
          <w:sz w:val="24"/>
          <w:szCs w:val="24"/>
        </w:rPr>
      </w:pPr>
      <w:r w:rsidRPr="00010726">
        <w:rPr>
          <w:rFonts w:ascii="Times New Roman" w:hAnsi="Times New Roman"/>
          <w:sz w:val="24"/>
          <w:szCs w:val="24"/>
          <w:lang w:val="en-US"/>
        </w:rPr>
        <w:t>SAAD</w:t>
      </w:r>
      <w:r w:rsidR="002F2579" w:rsidRPr="00010726">
        <w:rPr>
          <w:rFonts w:ascii="Times New Roman" w:hAnsi="Times New Roman"/>
          <w:sz w:val="24"/>
          <w:szCs w:val="24"/>
          <w:lang w:val="en-US"/>
        </w:rPr>
        <w:t>,</w:t>
      </w:r>
      <w:r w:rsidRPr="00010726">
        <w:rPr>
          <w:rFonts w:ascii="Times New Roman" w:hAnsi="Times New Roman"/>
          <w:sz w:val="24"/>
          <w:szCs w:val="24"/>
          <w:lang w:val="en-US"/>
        </w:rPr>
        <w:t xml:space="preserve"> E</w:t>
      </w:r>
      <w:r w:rsidR="002F2579" w:rsidRPr="00010726">
        <w:rPr>
          <w:rFonts w:ascii="Times New Roman" w:hAnsi="Times New Roman"/>
          <w:sz w:val="24"/>
          <w:szCs w:val="24"/>
          <w:lang w:val="en-US"/>
        </w:rPr>
        <w:t xml:space="preserve">. </w:t>
      </w:r>
      <w:r w:rsidRPr="00010726">
        <w:rPr>
          <w:rFonts w:ascii="Times New Roman" w:hAnsi="Times New Roman"/>
          <w:sz w:val="24"/>
          <w:szCs w:val="24"/>
          <w:lang w:val="en-US"/>
        </w:rPr>
        <w:t>D</w:t>
      </w:r>
      <w:r w:rsidR="002F2579" w:rsidRPr="00010726">
        <w:rPr>
          <w:rFonts w:ascii="Times New Roman" w:hAnsi="Times New Roman"/>
          <w:sz w:val="24"/>
          <w:szCs w:val="24"/>
          <w:lang w:val="en-US"/>
        </w:rPr>
        <w:t>.</w:t>
      </w:r>
      <w:r w:rsidRPr="00010726">
        <w:rPr>
          <w:rFonts w:ascii="Times New Roman" w:hAnsi="Times New Roman"/>
          <w:sz w:val="24"/>
          <w:szCs w:val="24"/>
          <w:lang w:val="en-US"/>
        </w:rPr>
        <w:t xml:space="preserve"> </w:t>
      </w:r>
      <w:r w:rsidR="00E50D61" w:rsidRPr="00683EAA">
        <w:rPr>
          <w:rFonts w:ascii="Times New Roman" w:hAnsi="Times New Roman"/>
          <w:i/>
          <w:sz w:val="24"/>
          <w:szCs w:val="24"/>
          <w:lang w:val="en-US"/>
        </w:rPr>
        <w:t>et al</w:t>
      </w:r>
      <w:r w:rsidRPr="00010726">
        <w:rPr>
          <w:rFonts w:ascii="Times New Roman" w:hAnsi="Times New Roman"/>
          <w:sz w:val="24"/>
          <w:szCs w:val="24"/>
          <w:lang w:val="en-US"/>
        </w:rPr>
        <w:t xml:space="preserve">. </w:t>
      </w:r>
      <w:r w:rsidRPr="00683EAA">
        <w:rPr>
          <w:rFonts w:ascii="Times New Roman" w:hAnsi="Times New Roman"/>
          <w:sz w:val="24"/>
          <w:szCs w:val="24"/>
        </w:rPr>
        <w:t xml:space="preserve">Critérios comuns de toxicidade do Instituto Nacional de Câncer dos Estados Unidos. </w:t>
      </w:r>
      <w:r w:rsidRPr="00683EAA">
        <w:rPr>
          <w:rFonts w:ascii="Times New Roman" w:hAnsi="Times New Roman"/>
          <w:b/>
          <w:sz w:val="24"/>
          <w:szCs w:val="24"/>
        </w:rPr>
        <w:t>Rev</w:t>
      </w:r>
      <w:r w:rsidR="002F2579" w:rsidRPr="00683EAA">
        <w:rPr>
          <w:rFonts w:ascii="Times New Roman" w:hAnsi="Times New Roman"/>
          <w:b/>
          <w:sz w:val="24"/>
          <w:szCs w:val="24"/>
        </w:rPr>
        <w:t>ista</w:t>
      </w:r>
      <w:r w:rsidRPr="00683EAA">
        <w:rPr>
          <w:rFonts w:ascii="Times New Roman" w:hAnsi="Times New Roman"/>
          <w:b/>
          <w:sz w:val="24"/>
          <w:szCs w:val="24"/>
        </w:rPr>
        <w:t xml:space="preserve"> Bras</w:t>
      </w:r>
      <w:r w:rsidR="002F2579" w:rsidRPr="00683EAA">
        <w:rPr>
          <w:rFonts w:ascii="Times New Roman" w:hAnsi="Times New Roman"/>
          <w:b/>
          <w:sz w:val="24"/>
          <w:szCs w:val="24"/>
        </w:rPr>
        <w:t>ileira de</w:t>
      </w:r>
      <w:r w:rsidRPr="00683EAA">
        <w:rPr>
          <w:rFonts w:ascii="Times New Roman" w:hAnsi="Times New Roman"/>
          <w:b/>
          <w:sz w:val="24"/>
          <w:szCs w:val="24"/>
        </w:rPr>
        <w:t xml:space="preserve"> Cancerol</w:t>
      </w:r>
      <w:r w:rsidR="002F2579" w:rsidRPr="00683EAA">
        <w:rPr>
          <w:rFonts w:ascii="Times New Roman" w:hAnsi="Times New Roman"/>
          <w:b/>
          <w:sz w:val="24"/>
          <w:szCs w:val="24"/>
        </w:rPr>
        <w:t>ogia,</w:t>
      </w:r>
      <w:r w:rsidRPr="00683EAA">
        <w:rPr>
          <w:rFonts w:ascii="Times New Roman" w:hAnsi="Times New Roman"/>
          <w:sz w:val="24"/>
          <w:szCs w:val="24"/>
        </w:rPr>
        <w:t xml:space="preserve"> </w:t>
      </w:r>
      <w:r w:rsidR="002F2579" w:rsidRPr="00683EAA">
        <w:rPr>
          <w:rFonts w:ascii="Times New Roman" w:hAnsi="Times New Roman"/>
          <w:sz w:val="24"/>
          <w:szCs w:val="24"/>
        </w:rPr>
        <w:t xml:space="preserve">v. 48, n. 10, p. 63-96, </w:t>
      </w:r>
      <w:r w:rsidRPr="00683EAA">
        <w:rPr>
          <w:rFonts w:ascii="Times New Roman" w:hAnsi="Times New Roman"/>
          <w:sz w:val="24"/>
          <w:szCs w:val="24"/>
        </w:rPr>
        <w:t>2002.</w:t>
      </w:r>
    </w:p>
    <w:p w:rsidR="000420BE" w:rsidRPr="00683EAA" w:rsidRDefault="00130085" w:rsidP="00683EAA">
      <w:pPr>
        <w:autoSpaceDE w:val="0"/>
        <w:autoSpaceDN w:val="0"/>
        <w:adjustRightInd w:val="0"/>
        <w:rPr>
          <w:rFonts w:ascii="Times New Roman" w:hAnsi="Times New Roman"/>
          <w:sz w:val="24"/>
          <w:szCs w:val="24"/>
        </w:rPr>
      </w:pPr>
      <w:r w:rsidRPr="00683EAA">
        <w:rPr>
          <w:rFonts w:ascii="MS Mincho" w:eastAsia="MS Mincho" w:hAnsi="MS Mincho" w:cs="MS Mincho"/>
          <w:sz w:val="24"/>
          <w:szCs w:val="24"/>
        </w:rPr>
        <w:t> </w:t>
      </w:r>
    </w:p>
    <w:p w:rsidR="005D297E"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rPr>
        <w:t xml:space="preserve">SANTOS, D. B. </w:t>
      </w:r>
      <w:r w:rsidRPr="00683EAA">
        <w:rPr>
          <w:rFonts w:ascii="Times New Roman" w:hAnsi="Times New Roman"/>
          <w:i/>
          <w:sz w:val="24"/>
          <w:szCs w:val="24"/>
        </w:rPr>
        <w:t>et al</w:t>
      </w:r>
      <w:r w:rsidRPr="00683EAA">
        <w:rPr>
          <w:rFonts w:ascii="Times New Roman" w:hAnsi="Times New Roman"/>
          <w:sz w:val="24"/>
          <w:szCs w:val="24"/>
        </w:rPr>
        <w:t xml:space="preserve">. </w:t>
      </w:r>
      <w:r w:rsidRPr="00683EAA">
        <w:rPr>
          <w:rFonts w:ascii="Times New Roman" w:hAnsi="Times New Roman"/>
          <w:sz w:val="24"/>
          <w:szCs w:val="24"/>
          <w:lang w:val="en-US"/>
        </w:rPr>
        <w:t xml:space="preserve">Off-label and unlicensed drug utilization in hospitalized children in Fortaleza, Brazil. </w:t>
      </w:r>
      <w:proofErr w:type="spellStart"/>
      <w:r w:rsidRPr="00683EAA">
        <w:rPr>
          <w:rFonts w:ascii="Times New Roman" w:hAnsi="Times New Roman"/>
          <w:b/>
          <w:sz w:val="24"/>
          <w:szCs w:val="24"/>
        </w:rPr>
        <w:t>European</w:t>
      </w:r>
      <w:proofErr w:type="spellEnd"/>
      <w:r w:rsidRPr="00683EAA">
        <w:rPr>
          <w:rFonts w:ascii="Times New Roman" w:hAnsi="Times New Roman"/>
          <w:b/>
          <w:sz w:val="24"/>
          <w:szCs w:val="24"/>
        </w:rPr>
        <w:t xml:space="preserve"> </w:t>
      </w:r>
      <w:proofErr w:type="spellStart"/>
      <w:r w:rsidRPr="00683EAA">
        <w:rPr>
          <w:rFonts w:ascii="Times New Roman" w:hAnsi="Times New Roman"/>
          <w:b/>
          <w:sz w:val="24"/>
          <w:szCs w:val="24"/>
        </w:rPr>
        <w:t>Journal</w:t>
      </w:r>
      <w:proofErr w:type="spellEnd"/>
      <w:r w:rsidRPr="00683EAA">
        <w:rPr>
          <w:rFonts w:ascii="Times New Roman" w:hAnsi="Times New Roman"/>
          <w:b/>
          <w:sz w:val="24"/>
          <w:szCs w:val="24"/>
        </w:rPr>
        <w:t xml:space="preserve"> </w:t>
      </w:r>
      <w:proofErr w:type="spellStart"/>
      <w:r w:rsidRPr="00683EAA">
        <w:rPr>
          <w:rFonts w:ascii="Times New Roman" w:hAnsi="Times New Roman"/>
          <w:b/>
          <w:sz w:val="24"/>
          <w:szCs w:val="24"/>
        </w:rPr>
        <w:t>of</w:t>
      </w:r>
      <w:proofErr w:type="spellEnd"/>
      <w:r w:rsidRPr="00683EAA">
        <w:rPr>
          <w:rFonts w:ascii="Times New Roman" w:hAnsi="Times New Roman"/>
          <w:b/>
          <w:sz w:val="24"/>
          <w:szCs w:val="24"/>
        </w:rPr>
        <w:t xml:space="preserve"> </w:t>
      </w:r>
      <w:proofErr w:type="spellStart"/>
      <w:r w:rsidRPr="00683EAA">
        <w:rPr>
          <w:rFonts w:ascii="Times New Roman" w:hAnsi="Times New Roman"/>
          <w:b/>
          <w:sz w:val="24"/>
          <w:szCs w:val="24"/>
        </w:rPr>
        <w:t>Clinical</w:t>
      </w:r>
      <w:proofErr w:type="spellEnd"/>
      <w:r w:rsidRPr="00683EAA">
        <w:rPr>
          <w:rFonts w:ascii="Times New Roman" w:hAnsi="Times New Roman"/>
          <w:b/>
          <w:sz w:val="24"/>
          <w:szCs w:val="24"/>
        </w:rPr>
        <w:t xml:space="preserve"> </w:t>
      </w:r>
      <w:proofErr w:type="spellStart"/>
      <w:r w:rsidRPr="00683EAA">
        <w:rPr>
          <w:rFonts w:ascii="Times New Roman" w:hAnsi="Times New Roman"/>
          <w:b/>
          <w:sz w:val="24"/>
          <w:szCs w:val="24"/>
        </w:rPr>
        <w:t>Pharmacology</w:t>
      </w:r>
      <w:proofErr w:type="spellEnd"/>
      <w:r w:rsidRPr="00683EAA">
        <w:rPr>
          <w:rFonts w:ascii="Times New Roman" w:hAnsi="Times New Roman"/>
          <w:sz w:val="24"/>
          <w:szCs w:val="24"/>
        </w:rPr>
        <w:t>, v. 64, n. 11, p. 1111-1118, 2008.</w:t>
      </w:r>
    </w:p>
    <w:p w:rsidR="005D297E" w:rsidRPr="00683EAA" w:rsidRDefault="005D297E" w:rsidP="002D3584">
      <w:pPr>
        <w:rPr>
          <w:rFonts w:ascii="Times New Roman" w:hAnsi="Times New Roman"/>
          <w:sz w:val="24"/>
          <w:szCs w:val="24"/>
        </w:rPr>
      </w:pPr>
    </w:p>
    <w:p w:rsidR="005D297E" w:rsidRPr="00683EAA" w:rsidRDefault="00E50D61" w:rsidP="002D3584">
      <w:pPr>
        <w:rPr>
          <w:rFonts w:ascii="Times New Roman" w:hAnsi="Times New Roman"/>
          <w:sz w:val="24"/>
          <w:szCs w:val="24"/>
        </w:rPr>
      </w:pPr>
      <w:r w:rsidRPr="00683EAA">
        <w:rPr>
          <w:rFonts w:ascii="Times New Roman" w:hAnsi="Times New Roman"/>
          <w:sz w:val="24"/>
          <w:szCs w:val="24"/>
        </w:rPr>
        <w:t>SANTOS, D. B.; COELHO, H. L. L. Reações adversas a medicamentos em pediatria: uma revisão sistemática de estudos prospectivos.</w:t>
      </w:r>
      <w:r w:rsidRPr="00683EAA">
        <w:rPr>
          <w:rFonts w:ascii="Times New Roman" w:hAnsi="Times New Roman"/>
          <w:b/>
          <w:bCs/>
          <w:sz w:val="24"/>
          <w:szCs w:val="24"/>
        </w:rPr>
        <w:t> Revista Brasileira de Saúde Materno Infantil</w:t>
      </w:r>
      <w:r w:rsidRPr="00683EAA">
        <w:rPr>
          <w:rFonts w:ascii="Times New Roman" w:hAnsi="Times New Roman"/>
          <w:sz w:val="24"/>
          <w:szCs w:val="24"/>
        </w:rPr>
        <w:t>, Recife, v. 4, n. 4, p. 341-349, </w:t>
      </w:r>
      <w:r w:rsidR="002F2579" w:rsidRPr="00683EAA">
        <w:rPr>
          <w:rFonts w:ascii="Times New Roman" w:hAnsi="Times New Roman"/>
          <w:sz w:val="24"/>
          <w:szCs w:val="24"/>
        </w:rPr>
        <w:t>2004</w:t>
      </w:r>
      <w:r w:rsidRPr="00683EAA">
        <w:rPr>
          <w:rFonts w:ascii="Times New Roman" w:hAnsi="Times New Roman"/>
          <w:sz w:val="24"/>
          <w:szCs w:val="24"/>
        </w:rPr>
        <w:t>.</w:t>
      </w:r>
    </w:p>
    <w:p w:rsidR="00DA640C" w:rsidRPr="00683EAA" w:rsidRDefault="00DA640C" w:rsidP="002D3584">
      <w:pPr>
        <w:rPr>
          <w:rFonts w:ascii="Times New Roman" w:hAnsi="Times New Roman"/>
          <w:sz w:val="24"/>
          <w:szCs w:val="24"/>
        </w:rPr>
      </w:pPr>
    </w:p>
    <w:p w:rsidR="00DA640C" w:rsidRPr="00683EAA" w:rsidRDefault="005555DA" w:rsidP="002D3584">
      <w:pPr>
        <w:rPr>
          <w:rFonts w:ascii="Times New Roman" w:hAnsi="Times New Roman"/>
          <w:sz w:val="24"/>
          <w:szCs w:val="24"/>
          <w:lang w:val="en-US"/>
        </w:rPr>
      </w:pPr>
      <w:r>
        <w:rPr>
          <w:rFonts w:ascii="Times New Roman" w:hAnsi="Times New Roman"/>
          <w:sz w:val="24"/>
          <w:szCs w:val="24"/>
          <w:lang w:val="en-US"/>
        </w:rPr>
        <w:lastRenderedPageBreak/>
        <w:t>SCHMIDT-HANSEN</w:t>
      </w:r>
      <w:r w:rsidR="00DA640C" w:rsidRPr="00010726">
        <w:rPr>
          <w:rFonts w:ascii="Times New Roman" w:hAnsi="Times New Roman"/>
          <w:sz w:val="24"/>
          <w:szCs w:val="24"/>
          <w:lang w:val="en-US"/>
        </w:rPr>
        <w:t xml:space="preserve">, M.; BERENDSE, S; HAMILTON, W. Symptomatic diagnosis of cancer of the brain and central nervous system in primary care: a systematic review. </w:t>
      </w:r>
      <w:r w:rsidR="00DA640C" w:rsidRPr="00010726">
        <w:rPr>
          <w:rFonts w:ascii="Times New Roman" w:hAnsi="Times New Roman"/>
          <w:b/>
          <w:iCs/>
          <w:sz w:val="24"/>
          <w:szCs w:val="24"/>
          <w:lang w:val="en-US"/>
        </w:rPr>
        <w:t>Family Practice</w:t>
      </w:r>
      <w:r w:rsidR="00DA640C" w:rsidRPr="00010726">
        <w:rPr>
          <w:rFonts w:ascii="Times New Roman" w:hAnsi="Times New Roman"/>
          <w:sz w:val="24"/>
          <w:szCs w:val="24"/>
          <w:lang w:val="en-US"/>
        </w:rPr>
        <w:t>, v. 32, n. 6, p. 618–623, 2015.</w:t>
      </w:r>
    </w:p>
    <w:p w:rsidR="005D297E" w:rsidRPr="00683EAA" w:rsidRDefault="005D297E" w:rsidP="002D3584">
      <w:pPr>
        <w:autoSpaceDE w:val="0"/>
        <w:autoSpaceDN w:val="0"/>
        <w:adjustRightInd w:val="0"/>
        <w:rPr>
          <w:rFonts w:ascii="Times New Roman" w:hAnsi="Times New Roman"/>
          <w:sz w:val="24"/>
          <w:szCs w:val="24"/>
          <w:lang w:val="en-US"/>
        </w:rPr>
      </w:pPr>
    </w:p>
    <w:p w:rsidR="000420BE" w:rsidRPr="00683EAA" w:rsidRDefault="00227B41" w:rsidP="00683EAA">
      <w:pPr>
        <w:rPr>
          <w:rFonts w:ascii="Times New Roman" w:hAnsi="Times New Roman"/>
          <w:sz w:val="24"/>
          <w:szCs w:val="24"/>
          <w:lang w:eastAsia="en-US"/>
        </w:rPr>
      </w:pPr>
      <w:r w:rsidRPr="00010726">
        <w:rPr>
          <w:rFonts w:ascii="Times New Roman" w:hAnsi="Times New Roman"/>
          <w:sz w:val="24"/>
          <w:szCs w:val="24"/>
          <w:lang w:val="en-US" w:eastAsia="en-US"/>
        </w:rPr>
        <w:t>SILVA, A. V. A.</w:t>
      </w:r>
      <w:r w:rsidR="002D391D">
        <w:rPr>
          <w:rFonts w:ascii="Times New Roman" w:hAnsi="Times New Roman"/>
          <w:sz w:val="24"/>
          <w:szCs w:val="24"/>
          <w:lang w:val="en-US" w:eastAsia="en-US"/>
        </w:rPr>
        <w:t xml:space="preserve"> </w:t>
      </w:r>
      <w:r w:rsidR="002D391D" w:rsidRPr="002D391D">
        <w:rPr>
          <w:rFonts w:ascii="Times New Roman" w:hAnsi="Times New Roman"/>
          <w:i/>
          <w:sz w:val="24"/>
          <w:szCs w:val="24"/>
          <w:lang w:val="en-US" w:eastAsia="en-US"/>
        </w:rPr>
        <w:t>et al</w:t>
      </w:r>
      <w:r w:rsidRPr="00010726">
        <w:rPr>
          <w:rFonts w:ascii="Times New Roman" w:hAnsi="Times New Roman"/>
          <w:sz w:val="24"/>
          <w:szCs w:val="24"/>
          <w:lang w:val="en-US" w:eastAsia="en-US"/>
        </w:rPr>
        <w:t xml:space="preserve">. </w:t>
      </w:r>
      <w:r w:rsidRPr="00683EAA">
        <w:rPr>
          <w:rFonts w:ascii="Times New Roman" w:hAnsi="Times New Roman"/>
          <w:sz w:val="24"/>
          <w:szCs w:val="24"/>
          <w:lang w:eastAsia="en-US"/>
        </w:rPr>
        <w:t xml:space="preserve">Presença de excipientes com potencial para indução de reações adversas em medicamentos comercializados no Brasil. </w:t>
      </w:r>
      <w:r w:rsidR="00E50D61" w:rsidRPr="00683EAA">
        <w:rPr>
          <w:rFonts w:ascii="Times New Roman" w:hAnsi="Times New Roman"/>
          <w:b/>
          <w:sz w:val="24"/>
          <w:szCs w:val="24"/>
          <w:lang w:eastAsia="en-US"/>
        </w:rPr>
        <w:t>Revista Brasileira de Ciências. Farmacêuticas</w:t>
      </w:r>
      <w:r w:rsidRPr="00683EAA">
        <w:rPr>
          <w:rFonts w:ascii="Times New Roman" w:hAnsi="Times New Roman"/>
          <w:sz w:val="24"/>
          <w:szCs w:val="24"/>
          <w:lang w:eastAsia="en-US"/>
        </w:rPr>
        <w:t xml:space="preserve">. São Paulo, </w:t>
      </w:r>
      <w:r w:rsidR="005D297E" w:rsidRPr="00683EAA">
        <w:rPr>
          <w:rFonts w:ascii="Times New Roman" w:hAnsi="Times New Roman"/>
          <w:sz w:val="24"/>
          <w:szCs w:val="24"/>
          <w:lang w:eastAsia="en-US"/>
        </w:rPr>
        <w:t>v</w:t>
      </w:r>
      <w:r w:rsidRPr="00683EAA">
        <w:rPr>
          <w:rFonts w:ascii="Times New Roman" w:hAnsi="Times New Roman"/>
          <w:sz w:val="24"/>
          <w:szCs w:val="24"/>
          <w:lang w:eastAsia="en-US"/>
        </w:rPr>
        <w:t>.</w:t>
      </w:r>
      <w:r w:rsidR="005D297E" w:rsidRPr="00683EAA">
        <w:rPr>
          <w:rFonts w:ascii="Times New Roman" w:hAnsi="Times New Roman"/>
          <w:sz w:val="24"/>
          <w:szCs w:val="24"/>
          <w:lang w:eastAsia="en-US"/>
        </w:rPr>
        <w:t xml:space="preserve"> 44, n. 3,</w:t>
      </w:r>
      <w:r w:rsidRPr="00683EAA">
        <w:rPr>
          <w:rFonts w:ascii="Times New Roman" w:hAnsi="Times New Roman"/>
          <w:sz w:val="24"/>
          <w:szCs w:val="24"/>
          <w:lang w:eastAsia="en-US"/>
        </w:rPr>
        <w:t xml:space="preserve"> 2008.</w:t>
      </w:r>
    </w:p>
    <w:p w:rsidR="000420BE" w:rsidRPr="00683EAA" w:rsidRDefault="000420BE" w:rsidP="00683EAA">
      <w:pPr>
        <w:rPr>
          <w:rFonts w:ascii="Times New Roman" w:hAnsi="Times New Roman"/>
          <w:sz w:val="24"/>
          <w:szCs w:val="24"/>
          <w:lang w:eastAsia="en-US"/>
        </w:rPr>
      </w:pPr>
    </w:p>
    <w:p w:rsidR="008910A0" w:rsidRPr="00683EAA" w:rsidRDefault="008910A0" w:rsidP="008910A0">
      <w:pPr>
        <w:rPr>
          <w:rFonts w:ascii="Times New Roman" w:hAnsi="Times New Roman"/>
          <w:sz w:val="24"/>
          <w:szCs w:val="24"/>
          <w:lang w:eastAsia="en-US"/>
        </w:rPr>
      </w:pPr>
      <w:r w:rsidRPr="00683EAA">
        <w:rPr>
          <w:rFonts w:ascii="Times New Roman" w:hAnsi="Times New Roman"/>
          <w:sz w:val="24"/>
          <w:szCs w:val="24"/>
          <w:lang w:eastAsia="en-US"/>
        </w:rPr>
        <w:t xml:space="preserve">SOUZA N. R. </w:t>
      </w:r>
      <w:r w:rsidRPr="00683EAA">
        <w:rPr>
          <w:rFonts w:ascii="Times New Roman" w:hAnsi="Times New Roman"/>
          <w:i/>
          <w:sz w:val="24"/>
          <w:szCs w:val="24"/>
          <w:lang w:eastAsia="en-US"/>
        </w:rPr>
        <w:t>et al</w:t>
      </w:r>
      <w:r w:rsidRPr="00683EAA">
        <w:rPr>
          <w:rFonts w:ascii="Times New Roman" w:hAnsi="Times New Roman"/>
          <w:sz w:val="24"/>
          <w:szCs w:val="24"/>
          <w:lang w:eastAsia="en-US"/>
        </w:rPr>
        <w:t xml:space="preserve">. </w:t>
      </w:r>
      <w:proofErr w:type="spellStart"/>
      <w:r w:rsidRPr="00683EAA">
        <w:rPr>
          <w:rFonts w:ascii="Times New Roman" w:hAnsi="Times New Roman"/>
          <w:sz w:val="24"/>
          <w:szCs w:val="24"/>
          <w:lang w:eastAsia="en-US"/>
        </w:rPr>
        <w:t>Farmacovigilância</w:t>
      </w:r>
      <w:proofErr w:type="spellEnd"/>
      <w:r w:rsidRPr="00683EAA">
        <w:rPr>
          <w:rFonts w:ascii="Times New Roman" w:hAnsi="Times New Roman"/>
          <w:sz w:val="24"/>
          <w:szCs w:val="24"/>
          <w:lang w:eastAsia="en-US"/>
        </w:rPr>
        <w:t xml:space="preserve"> e Regulação do Mercado de Medicamentos. II Simpósio Brasileiro de Vigilância Sanitária. I Simpósio </w:t>
      </w:r>
      <w:proofErr w:type="spellStart"/>
      <w:r w:rsidRPr="00683EAA">
        <w:rPr>
          <w:rFonts w:ascii="Times New Roman" w:hAnsi="Times New Roman"/>
          <w:sz w:val="24"/>
          <w:szCs w:val="24"/>
          <w:lang w:eastAsia="en-US"/>
        </w:rPr>
        <w:t>Panamericano</w:t>
      </w:r>
      <w:proofErr w:type="spellEnd"/>
      <w:r w:rsidRPr="00683EAA">
        <w:rPr>
          <w:rFonts w:ascii="Times New Roman" w:hAnsi="Times New Roman"/>
          <w:sz w:val="24"/>
          <w:szCs w:val="24"/>
          <w:lang w:eastAsia="en-US"/>
        </w:rPr>
        <w:t xml:space="preserve"> de Vigilância Sanitária - SIMBRAVISA. Caldas Novas, 21 a 24 de novembro 2004. 2004a. </w:t>
      </w:r>
      <w:proofErr w:type="spellStart"/>
      <w:r w:rsidRPr="00683EAA">
        <w:rPr>
          <w:rFonts w:ascii="Times New Roman" w:hAnsi="Times New Roman"/>
          <w:sz w:val="24"/>
          <w:szCs w:val="24"/>
          <w:lang w:eastAsia="en-US"/>
        </w:rPr>
        <w:t>DisponÌvel</w:t>
      </w:r>
      <w:proofErr w:type="spellEnd"/>
      <w:r w:rsidRPr="00683EAA">
        <w:rPr>
          <w:rFonts w:ascii="Times New Roman" w:hAnsi="Times New Roman"/>
          <w:sz w:val="24"/>
          <w:szCs w:val="24"/>
          <w:lang w:eastAsia="en-US"/>
        </w:rPr>
        <w:t xml:space="preserve"> em: &lt;http://portal.anvisa.gov.br/wps/portal/anvisa/anvisa/posuso/farmacovigilancia/!ut/p/c4/04_SB8K8xLLM9MSSzPy8xBz9CP0os3hnd0cPE3MfAwN_Dz8DA09_c19vrwAXAwMfc_2CbEdFAHYfhIs!/?1dmy&amp;urile=wcm%3Apath%3A/anvisa+portal/anvisa/pos+-+comercializacao</w:t>
      </w:r>
    </w:p>
    <w:p w:rsidR="008910A0" w:rsidRPr="00683EAA" w:rsidRDefault="008910A0" w:rsidP="008910A0">
      <w:pPr>
        <w:rPr>
          <w:rFonts w:ascii="Times New Roman" w:hAnsi="Times New Roman"/>
          <w:sz w:val="24"/>
          <w:szCs w:val="24"/>
          <w:lang w:eastAsia="en-US"/>
        </w:rPr>
      </w:pPr>
      <w:r w:rsidRPr="00683EAA">
        <w:rPr>
          <w:rFonts w:ascii="Times New Roman" w:hAnsi="Times New Roman"/>
          <w:sz w:val="24"/>
          <w:szCs w:val="24"/>
          <w:lang w:eastAsia="en-US"/>
        </w:rPr>
        <w:t>+-+pos+-+uso/farmacovigilancia/publicacoes+farmacovigilancia/8c256300406492a3aa4eeb1 37b78f2dc&gt; Acesso em: 15 jan. 2016.</w:t>
      </w:r>
    </w:p>
    <w:p w:rsidR="008910A0" w:rsidRPr="00683EAA" w:rsidRDefault="008910A0" w:rsidP="00683EAA">
      <w:pPr>
        <w:rPr>
          <w:rFonts w:ascii="Times New Roman" w:hAnsi="Times New Roman"/>
          <w:sz w:val="24"/>
          <w:szCs w:val="24"/>
          <w:lang w:eastAsia="en-US"/>
        </w:rPr>
      </w:pPr>
    </w:p>
    <w:p w:rsidR="008910A0" w:rsidRDefault="008910A0" w:rsidP="00683EAA">
      <w:pPr>
        <w:rPr>
          <w:rFonts w:ascii="Times New Roman" w:hAnsi="Times New Roman"/>
          <w:sz w:val="24"/>
          <w:szCs w:val="24"/>
          <w:lang w:val="en-US" w:eastAsia="en-US"/>
        </w:rPr>
      </w:pPr>
      <w:r w:rsidRPr="00683EAA">
        <w:rPr>
          <w:rFonts w:ascii="Times New Roman" w:hAnsi="Times New Roman"/>
          <w:sz w:val="24"/>
          <w:szCs w:val="24"/>
          <w:lang w:eastAsia="en-US"/>
        </w:rPr>
        <w:t xml:space="preserve">SOUZA N. R. </w:t>
      </w:r>
      <w:r w:rsidRPr="00683EAA">
        <w:rPr>
          <w:rFonts w:ascii="Times New Roman" w:hAnsi="Times New Roman"/>
          <w:i/>
          <w:sz w:val="24"/>
          <w:szCs w:val="24"/>
          <w:lang w:eastAsia="en-US"/>
        </w:rPr>
        <w:t>et al</w:t>
      </w:r>
      <w:r w:rsidRPr="00683EAA">
        <w:rPr>
          <w:rFonts w:ascii="Times New Roman" w:hAnsi="Times New Roman"/>
          <w:sz w:val="24"/>
          <w:szCs w:val="24"/>
          <w:lang w:eastAsia="en-US"/>
        </w:rPr>
        <w:t xml:space="preserve">. </w:t>
      </w:r>
      <w:proofErr w:type="spellStart"/>
      <w:r w:rsidRPr="00683EAA">
        <w:rPr>
          <w:rFonts w:ascii="Times New Roman" w:hAnsi="Times New Roman"/>
          <w:sz w:val="24"/>
          <w:szCs w:val="24"/>
          <w:lang w:eastAsia="en-US"/>
        </w:rPr>
        <w:t>Farmacovigilância</w:t>
      </w:r>
      <w:proofErr w:type="spellEnd"/>
      <w:r w:rsidRPr="00683EAA">
        <w:rPr>
          <w:rFonts w:ascii="Times New Roman" w:hAnsi="Times New Roman"/>
          <w:sz w:val="24"/>
          <w:szCs w:val="24"/>
          <w:lang w:eastAsia="en-US"/>
        </w:rPr>
        <w:t xml:space="preserve">: uma nova experiência com uma rede de hospitais sentinela. VI Congresso Brasileiro de Epidemiologia. Recife 19 a 23 de junho de 2004. 2004b. </w:t>
      </w:r>
      <w:proofErr w:type="spellStart"/>
      <w:r w:rsidRPr="00683EAA">
        <w:rPr>
          <w:rFonts w:ascii="Times New Roman" w:hAnsi="Times New Roman"/>
          <w:sz w:val="24"/>
          <w:szCs w:val="24"/>
          <w:lang w:eastAsia="en-US"/>
        </w:rPr>
        <w:t>DisponÌvel</w:t>
      </w:r>
      <w:proofErr w:type="spellEnd"/>
      <w:r w:rsidRPr="00683EAA">
        <w:rPr>
          <w:rFonts w:ascii="Times New Roman" w:hAnsi="Times New Roman"/>
          <w:sz w:val="24"/>
          <w:szCs w:val="24"/>
          <w:lang w:eastAsia="en-US"/>
        </w:rPr>
        <w:t xml:space="preserve"> em: &lt;http://portal.anvisa.gov.br/wps/wcm/connect/24d99e004745886b9 1fed53fbc4c6735/congresso_epidemiologia1.pdf?MOD=AJPERES&gt;. </w:t>
      </w:r>
      <w:proofErr w:type="spellStart"/>
      <w:r w:rsidRPr="008910A0">
        <w:rPr>
          <w:rFonts w:ascii="Times New Roman" w:hAnsi="Times New Roman"/>
          <w:sz w:val="24"/>
          <w:szCs w:val="24"/>
          <w:lang w:val="en-US" w:eastAsia="en-US"/>
        </w:rPr>
        <w:t>Acesso</w:t>
      </w:r>
      <w:proofErr w:type="spellEnd"/>
      <w:r w:rsidRPr="008910A0">
        <w:rPr>
          <w:rFonts w:ascii="Times New Roman" w:hAnsi="Times New Roman"/>
          <w:sz w:val="24"/>
          <w:szCs w:val="24"/>
          <w:lang w:val="en-US" w:eastAsia="en-US"/>
        </w:rPr>
        <w:t xml:space="preserve"> </w:t>
      </w:r>
      <w:proofErr w:type="spellStart"/>
      <w:r w:rsidRPr="008910A0">
        <w:rPr>
          <w:rFonts w:ascii="Times New Roman" w:hAnsi="Times New Roman"/>
          <w:sz w:val="24"/>
          <w:szCs w:val="24"/>
          <w:lang w:val="en-US" w:eastAsia="en-US"/>
        </w:rPr>
        <w:t>em</w:t>
      </w:r>
      <w:proofErr w:type="spellEnd"/>
      <w:r w:rsidRPr="008910A0">
        <w:rPr>
          <w:rFonts w:ascii="Times New Roman" w:hAnsi="Times New Roman"/>
          <w:sz w:val="24"/>
          <w:szCs w:val="24"/>
          <w:lang w:val="en-US" w:eastAsia="en-US"/>
        </w:rPr>
        <w:t xml:space="preserve">: 15 </w:t>
      </w:r>
      <w:proofErr w:type="spellStart"/>
      <w:r w:rsidRPr="008910A0">
        <w:rPr>
          <w:rFonts w:ascii="Times New Roman" w:hAnsi="Times New Roman"/>
          <w:sz w:val="24"/>
          <w:szCs w:val="24"/>
          <w:lang w:val="en-US" w:eastAsia="en-US"/>
        </w:rPr>
        <w:t>jan.</w:t>
      </w:r>
      <w:proofErr w:type="spellEnd"/>
      <w:r w:rsidRPr="008910A0">
        <w:rPr>
          <w:rFonts w:ascii="Times New Roman" w:hAnsi="Times New Roman"/>
          <w:sz w:val="24"/>
          <w:szCs w:val="24"/>
          <w:lang w:val="en-US" w:eastAsia="en-US"/>
        </w:rPr>
        <w:t xml:space="preserve"> 2016.</w:t>
      </w:r>
    </w:p>
    <w:p w:rsidR="008910A0" w:rsidRDefault="008910A0" w:rsidP="00683EAA">
      <w:pPr>
        <w:rPr>
          <w:rFonts w:ascii="Times New Roman" w:hAnsi="Times New Roman"/>
          <w:sz w:val="24"/>
          <w:szCs w:val="24"/>
          <w:lang w:val="en-US" w:eastAsia="en-US"/>
        </w:rPr>
      </w:pPr>
    </w:p>
    <w:p w:rsidR="005D297E" w:rsidRPr="00683EAA" w:rsidRDefault="00E50D61" w:rsidP="002D3584">
      <w:pPr>
        <w:rPr>
          <w:rFonts w:ascii="Times New Roman" w:hAnsi="Times New Roman"/>
          <w:color w:val="000000" w:themeColor="text1"/>
          <w:sz w:val="24"/>
          <w:szCs w:val="24"/>
          <w:lang w:val="en-US"/>
        </w:rPr>
      </w:pPr>
      <w:r w:rsidRPr="00683EAA">
        <w:rPr>
          <w:rFonts w:ascii="Times New Roman" w:hAnsi="Times New Roman"/>
          <w:color w:val="000000" w:themeColor="text1"/>
          <w:sz w:val="24"/>
          <w:szCs w:val="24"/>
          <w:lang w:val="en-US"/>
        </w:rPr>
        <w:t xml:space="preserve">STEPHENS, M. D. B. Definitions and classifications of adverse reaction terms. In: STEPHENS, M. D. B.; TALBOT, J. C.; ROUTLEDGE, P. A. (ed.). </w:t>
      </w:r>
      <w:r w:rsidRPr="00683EAA">
        <w:rPr>
          <w:rFonts w:ascii="Times New Roman" w:hAnsi="Times New Roman"/>
          <w:b/>
          <w:color w:val="000000" w:themeColor="text1"/>
          <w:sz w:val="24"/>
          <w:szCs w:val="24"/>
          <w:lang w:val="en-US"/>
        </w:rPr>
        <w:t>The detection of new adverse reactions</w:t>
      </w:r>
      <w:r w:rsidRPr="00683EAA">
        <w:rPr>
          <w:rFonts w:ascii="Times New Roman" w:hAnsi="Times New Roman"/>
          <w:color w:val="000000" w:themeColor="text1"/>
          <w:sz w:val="24"/>
          <w:szCs w:val="24"/>
          <w:lang w:val="en-US"/>
        </w:rPr>
        <w:t>, 4th ed. London: Macmillan Reference, p. 32–44, 1998. 762 p.</w:t>
      </w:r>
    </w:p>
    <w:p w:rsidR="000420BE" w:rsidRPr="00683EAA" w:rsidRDefault="000420BE" w:rsidP="00683EAA">
      <w:pPr>
        <w:rPr>
          <w:rFonts w:ascii="Times New Roman" w:hAnsi="Times New Roman"/>
          <w:sz w:val="24"/>
          <w:szCs w:val="24"/>
          <w:lang w:val="en-US"/>
        </w:rPr>
      </w:pPr>
    </w:p>
    <w:p w:rsidR="000420BE" w:rsidRDefault="005E5752" w:rsidP="00683EAA">
      <w:pPr>
        <w:rPr>
          <w:rFonts w:ascii="Times New Roman" w:hAnsi="Times New Roman"/>
          <w:sz w:val="24"/>
          <w:szCs w:val="24"/>
          <w:lang w:val="en-US" w:eastAsia="en-US"/>
        </w:rPr>
      </w:pPr>
      <w:r w:rsidRPr="00010726">
        <w:rPr>
          <w:rFonts w:ascii="Times New Roman" w:hAnsi="Times New Roman"/>
          <w:sz w:val="24"/>
          <w:szCs w:val="24"/>
          <w:lang w:val="en-US" w:eastAsia="en-US"/>
        </w:rPr>
        <w:t>STEPHENS</w:t>
      </w:r>
      <w:r w:rsidR="005D297E" w:rsidRPr="00010726">
        <w:rPr>
          <w:rFonts w:ascii="Times New Roman" w:hAnsi="Times New Roman"/>
          <w:sz w:val="24"/>
          <w:szCs w:val="24"/>
          <w:lang w:val="en-US" w:eastAsia="en-US"/>
        </w:rPr>
        <w:t>,</w:t>
      </w:r>
      <w:r w:rsidRPr="00010726">
        <w:rPr>
          <w:rFonts w:ascii="Times New Roman" w:hAnsi="Times New Roman"/>
          <w:sz w:val="24"/>
          <w:szCs w:val="24"/>
          <w:lang w:val="en-US" w:eastAsia="en-US"/>
        </w:rPr>
        <w:t xml:space="preserve"> M</w:t>
      </w:r>
      <w:r w:rsidR="005D297E" w:rsidRPr="00010726">
        <w:rPr>
          <w:rFonts w:ascii="Times New Roman" w:hAnsi="Times New Roman"/>
          <w:sz w:val="24"/>
          <w:szCs w:val="24"/>
          <w:lang w:val="en-US" w:eastAsia="en-US"/>
        </w:rPr>
        <w:t xml:space="preserve">. </w:t>
      </w:r>
      <w:r w:rsidRPr="00010726">
        <w:rPr>
          <w:rFonts w:ascii="Times New Roman" w:hAnsi="Times New Roman"/>
          <w:sz w:val="24"/>
          <w:szCs w:val="24"/>
          <w:lang w:val="en-US" w:eastAsia="en-US"/>
        </w:rPr>
        <w:t>D</w:t>
      </w:r>
      <w:r w:rsidR="005D297E" w:rsidRPr="00010726">
        <w:rPr>
          <w:rFonts w:ascii="Times New Roman" w:hAnsi="Times New Roman"/>
          <w:sz w:val="24"/>
          <w:szCs w:val="24"/>
          <w:lang w:val="en-US" w:eastAsia="en-US"/>
        </w:rPr>
        <w:t xml:space="preserve">. </w:t>
      </w:r>
      <w:r w:rsidRPr="00010726">
        <w:rPr>
          <w:rFonts w:ascii="Times New Roman" w:hAnsi="Times New Roman"/>
          <w:sz w:val="24"/>
          <w:szCs w:val="24"/>
          <w:lang w:val="en-US" w:eastAsia="en-US"/>
        </w:rPr>
        <w:t xml:space="preserve">B. The diagnosis of adverse medical events associated with drug treatment. </w:t>
      </w:r>
      <w:r w:rsidR="00E50D61" w:rsidRPr="00683EAA">
        <w:rPr>
          <w:rFonts w:ascii="Times New Roman" w:hAnsi="Times New Roman"/>
          <w:b/>
          <w:sz w:val="24"/>
          <w:szCs w:val="24"/>
          <w:lang w:val="en-US" w:eastAsia="en-US"/>
        </w:rPr>
        <w:t>Adverse Drug React Acute Poisoning Reviews</w:t>
      </w:r>
      <w:r w:rsidR="005D297E" w:rsidRPr="00010726">
        <w:rPr>
          <w:rFonts w:ascii="Times New Roman" w:hAnsi="Times New Roman"/>
          <w:sz w:val="24"/>
          <w:szCs w:val="24"/>
          <w:lang w:val="en-US" w:eastAsia="en-US"/>
        </w:rPr>
        <w:t>, v. 1, p. 1-35,</w:t>
      </w:r>
      <w:r w:rsidRPr="00010726">
        <w:rPr>
          <w:rFonts w:ascii="Times New Roman" w:hAnsi="Times New Roman"/>
          <w:sz w:val="24"/>
          <w:szCs w:val="24"/>
          <w:lang w:val="en-US" w:eastAsia="en-US"/>
        </w:rPr>
        <w:t xml:space="preserve"> 1987.</w:t>
      </w:r>
    </w:p>
    <w:p w:rsidR="000420BE" w:rsidRDefault="000420BE" w:rsidP="00683EAA">
      <w:pPr>
        <w:autoSpaceDE w:val="0"/>
        <w:autoSpaceDN w:val="0"/>
        <w:adjustRightInd w:val="0"/>
        <w:rPr>
          <w:rFonts w:ascii="Times New Roman" w:hAnsi="Times New Roman"/>
          <w:sz w:val="24"/>
          <w:szCs w:val="24"/>
          <w:lang w:val="en-US"/>
        </w:rPr>
      </w:pPr>
    </w:p>
    <w:p w:rsidR="002F2579" w:rsidRPr="00683EAA" w:rsidRDefault="00E50D61" w:rsidP="002D3584">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STILLER, C. A. Centralization of treatment and survival rates for cancer. </w:t>
      </w:r>
      <w:r w:rsidRPr="00683EAA">
        <w:rPr>
          <w:rFonts w:ascii="Times New Roman" w:hAnsi="Times New Roman"/>
          <w:b/>
          <w:sz w:val="24"/>
          <w:szCs w:val="24"/>
          <w:lang w:val="en-US"/>
        </w:rPr>
        <w:t>Archives of Disease in Childhood</w:t>
      </w:r>
      <w:r w:rsidRPr="00683EAA">
        <w:rPr>
          <w:rFonts w:ascii="Times New Roman" w:hAnsi="Times New Roman"/>
          <w:sz w:val="24"/>
          <w:szCs w:val="24"/>
          <w:lang w:val="en-US"/>
        </w:rPr>
        <w:t>, Philadelphia, n. 63, p. 23-28, 19</w:t>
      </w:r>
      <w:r w:rsidR="005555DA" w:rsidRPr="00683EAA">
        <w:rPr>
          <w:rFonts w:ascii="Times New Roman" w:hAnsi="Times New Roman"/>
          <w:sz w:val="24"/>
          <w:szCs w:val="24"/>
          <w:lang w:val="en-US"/>
        </w:rPr>
        <w:t>8</w:t>
      </w:r>
      <w:r w:rsidRPr="00683EAA">
        <w:rPr>
          <w:rFonts w:ascii="Times New Roman" w:hAnsi="Times New Roman"/>
          <w:sz w:val="24"/>
          <w:szCs w:val="24"/>
          <w:lang w:val="en-US"/>
        </w:rPr>
        <w:t>8.</w:t>
      </w:r>
    </w:p>
    <w:p w:rsidR="002F2579" w:rsidRPr="00010726" w:rsidRDefault="002F2579" w:rsidP="002D3584">
      <w:pPr>
        <w:rPr>
          <w:rFonts w:ascii="Times New Roman" w:hAnsi="Times New Roman"/>
          <w:sz w:val="24"/>
          <w:szCs w:val="24"/>
          <w:lang w:val="en-US"/>
        </w:rPr>
      </w:pPr>
    </w:p>
    <w:p w:rsidR="004746CF" w:rsidRPr="00683EAA" w:rsidRDefault="00E50D61" w:rsidP="002D3584">
      <w:pPr>
        <w:rPr>
          <w:rFonts w:ascii="Times New Roman" w:hAnsi="Times New Roman"/>
          <w:sz w:val="24"/>
          <w:szCs w:val="24"/>
        </w:rPr>
      </w:pPr>
      <w:r w:rsidRPr="00683EAA">
        <w:rPr>
          <w:rFonts w:ascii="Times New Roman" w:hAnsi="Times New Roman"/>
          <w:sz w:val="24"/>
          <w:szCs w:val="24"/>
          <w:lang w:val="en-US"/>
        </w:rPr>
        <w:t>STRICKER, T. P.; KUMAR, V. Neoplasia</w:t>
      </w:r>
      <w:ins w:id="209" w:author="Rayra Lima" w:date="2016-02-12T10:35:00Z">
        <w:r w:rsidR="00B87AE5">
          <w:rPr>
            <w:rFonts w:ascii="Times New Roman" w:hAnsi="Times New Roman"/>
            <w:sz w:val="24"/>
            <w:szCs w:val="24"/>
            <w:lang w:val="en-US"/>
          </w:rPr>
          <w:t>.</w:t>
        </w:r>
      </w:ins>
      <w:r w:rsidRPr="00683EAA">
        <w:rPr>
          <w:rFonts w:ascii="Times New Roman" w:hAnsi="Times New Roman"/>
          <w:sz w:val="24"/>
          <w:szCs w:val="24"/>
          <w:lang w:val="en-US"/>
        </w:rPr>
        <w:t xml:space="preserve"> In: KUMAR, V</w:t>
      </w:r>
      <w:r w:rsidR="002D391D" w:rsidRPr="00683EAA">
        <w:rPr>
          <w:rFonts w:ascii="Times New Roman" w:hAnsi="Times New Roman"/>
          <w:sz w:val="24"/>
          <w:szCs w:val="24"/>
          <w:lang w:val="en-US"/>
        </w:rPr>
        <w:t>.</w:t>
      </w:r>
      <w:r w:rsidRPr="00683EAA">
        <w:rPr>
          <w:rFonts w:ascii="Times New Roman" w:hAnsi="Times New Roman"/>
          <w:sz w:val="24"/>
          <w:szCs w:val="24"/>
          <w:lang w:val="en-US"/>
        </w:rPr>
        <w:t xml:space="preserve"> </w:t>
      </w:r>
      <w:r w:rsidRPr="00683EAA">
        <w:rPr>
          <w:rFonts w:ascii="Times New Roman" w:hAnsi="Times New Roman"/>
          <w:i/>
          <w:sz w:val="24"/>
          <w:szCs w:val="24"/>
          <w:lang w:val="en-US"/>
        </w:rPr>
        <w:t>et al</w:t>
      </w:r>
      <w:r w:rsidR="002F2579" w:rsidRPr="00683EAA">
        <w:rPr>
          <w:rFonts w:ascii="Times New Roman" w:hAnsi="Times New Roman"/>
          <w:sz w:val="24"/>
          <w:szCs w:val="24"/>
          <w:lang w:val="en-US"/>
        </w:rPr>
        <w:t>.</w:t>
      </w:r>
      <w:r w:rsidRPr="00683EAA">
        <w:rPr>
          <w:rFonts w:ascii="Times New Roman" w:hAnsi="Times New Roman"/>
          <w:sz w:val="24"/>
          <w:szCs w:val="24"/>
          <w:lang w:val="en-US"/>
        </w:rPr>
        <w:t xml:space="preserve"> </w:t>
      </w:r>
      <w:r w:rsidRPr="00683EAA">
        <w:rPr>
          <w:rFonts w:ascii="Times New Roman" w:hAnsi="Times New Roman"/>
          <w:b/>
          <w:sz w:val="24"/>
          <w:szCs w:val="24"/>
        </w:rPr>
        <w:t xml:space="preserve">Robbins &amp; </w:t>
      </w:r>
      <w:proofErr w:type="spellStart"/>
      <w:r w:rsidRPr="00683EAA">
        <w:rPr>
          <w:rFonts w:ascii="Times New Roman" w:hAnsi="Times New Roman"/>
          <w:b/>
          <w:sz w:val="24"/>
          <w:szCs w:val="24"/>
        </w:rPr>
        <w:t>Cotran</w:t>
      </w:r>
      <w:proofErr w:type="spellEnd"/>
      <w:r w:rsidRPr="00683EAA">
        <w:rPr>
          <w:rFonts w:ascii="Times New Roman" w:hAnsi="Times New Roman"/>
          <w:b/>
          <w:sz w:val="24"/>
          <w:szCs w:val="24"/>
        </w:rPr>
        <w:t xml:space="preserve"> Patologia Bases Patológicas das Doenças.</w:t>
      </w:r>
      <w:r w:rsidRPr="00683EAA">
        <w:rPr>
          <w:rFonts w:ascii="Times New Roman" w:hAnsi="Times New Roman"/>
          <w:sz w:val="24"/>
          <w:szCs w:val="24"/>
        </w:rPr>
        <w:t xml:space="preserve"> Rio de Janeiro: </w:t>
      </w:r>
      <w:proofErr w:type="spellStart"/>
      <w:r w:rsidRPr="00683EAA">
        <w:rPr>
          <w:rFonts w:ascii="Times New Roman" w:hAnsi="Times New Roman"/>
          <w:sz w:val="24"/>
          <w:szCs w:val="24"/>
        </w:rPr>
        <w:t>Elsevier</w:t>
      </w:r>
      <w:proofErr w:type="spellEnd"/>
      <w:r w:rsidRPr="00683EAA">
        <w:rPr>
          <w:rFonts w:ascii="Times New Roman" w:hAnsi="Times New Roman"/>
          <w:sz w:val="24"/>
          <w:szCs w:val="24"/>
        </w:rPr>
        <w:t>, 2010.</w:t>
      </w:r>
      <w:r w:rsidR="005555DA" w:rsidRPr="00683EAA">
        <w:rPr>
          <w:rFonts w:ascii="Times New Roman" w:hAnsi="Times New Roman"/>
          <w:sz w:val="24"/>
          <w:szCs w:val="24"/>
        </w:rPr>
        <w:t xml:space="preserve"> </w:t>
      </w:r>
      <w:r w:rsidRPr="00683EAA">
        <w:rPr>
          <w:rFonts w:ascii="Times New Roman" w:hAnsi="Times New Roman"/>
          <w:sz w:val="24"/>
          <w:szCs w:val="24"/>
        </w:rPr>
        <w:t>p. 259-330</w:t>
      </w:r>
      <w:r w:rsidR="005555DA" w:rsidRPr="00683EAA">
        <w:rPr>
          <w:rFonts w:ascii="Times New Roman" w:hAnsi="Times New Roman"/>
          <w:sz w:val="24"/>
          <w:szCs w:val="24"/>
        </w:rPr>
        <w:t>.</w:t>
      </w:r>
    </w:p>
    <w:p w:rsidR="004746CF" w:rsidRPr="00683EAA" w:rsidRDefault="004746CF" w:rsidP="002D3584">
      <w:pPr>
        <w:rPr>
          <w:rFonts w:ascii="Times New Roman" w:hAnsi="Times New Roman"/>
          <w:sz w:val="24"/>
          <w:szCs w:val="24"/>
        </w:rPr>
      </w:pPr>
    </w:p>
    <w:p w:rsidR="000420BE" w:rsidRPr="00683EAA" w:rsidRDefault="00130085" w:rsidP="00683EAA">
      <w:pPr>
        <w:autoSpaceDE w:val="0"/>
        <w:autoSpaceDN w:val="0"/>
        <w:adjustRightInd w:val="0"/>
        <w:rPr>
          <w:rFonts w:ascii="Times New Roman" w:hAnsi="Times New Roman"/>
          <w:sz w:val="24"/>
          <w:szCs w:val="24"/>
        </w:rPr>
      </w:pPr>
      <w:r w:rsidRPr="00683EAA">
        <w:rPr>
          <w:rFonts w:ascii="Times New Roman" w:hAnsi="Times New Roman"/>
          <w:sz w:val="24"/>
          <w:szCs w:val="24"/>
        </w:rPr>
        <w:t>SU</w:t>
      </w:r>
      <w:r w:rsidR="00232938" w:rsidRPr="00683EAA">
        <w:rPr>
          <w:rFonts w:ascii="Times New Roman" w:hAnsi="Times New Roman"/>
          <w:sz w:val="24"/>
          <w:szCs w:val="24"/>
        </w:rPr>
        <w:t>,</w:t>
      </w:r>
      <w:r w:rsidRPr="00683EAA">
        <w:rPr>
          <w:rFonts w:ascii="Times New Roman" w:hAnsi="Times New Roman"/>
          <w:sz w:val="24"/>
          <w:szCs w:val="24"/>
        </w:rPr>
        <w:t xml:space="preserve"> J</w:t>
      </w:r>
      <w:r w:rsidR="00232938" w:rsidRPr="00683EAA">
        <w:rPr>
          <w:rFonts w:ascii="Times New Roman" w:hAnsi="Times New Roman"/>
          <w:sz w:val="24"/>
          <w:szCs w:val="24"/>
        </w:rPr>
        <w:t xml:space="preserve">. </w:t>
      </w:r>
      <w:r w:rsidRPr="00683EAA">
        <w:rPr>
          <w:rFonts w:ascii="Times New Roman" w:hAnsi="Times New Roman"/>
          <w:sz w:val="24"/>
          <w:szCs w:val="24"/>
        </w:rPr>
        <w:t>M</w:t>
      </w:r>
      <w:r w:rsidR="00232938" w:rsidRPr="00683EAA">
        <w:rPr>
          <w:rFonts w:ascii="Times New Roman" w:hAnsi="Times New Roman"/>
          <w:sz w:val="24"/>
          <w:szCs w:val="24"/>
        </w:rPr>
        <w:t xml:space="preserve">. </w:t>
      </w:r>
      <w:r w:rsidR="00E50D61" w:rsidRPr="00683EAA">
        <w:rPr>
          <w:rFonts w:ascii="Times New Roman" w:hAnsi="Times New Roman"/>
          <w:i/>
          <w:sz w:val="24"/>
          <w:szCs w:val="24"/>
        </w:rPr>
        <w:t>et al</w:t>
      </w:r>
      <w:r w:rsidRPr="00683EAA">
        <w:rPr>
          <w:rFonts w:ascii="Times New Roman" w:hAnsi="Times New Roman"/>
          <w:sz w:val="24"/>
          <w:szCs w:val="24"/>
        </w:rPr>
        <w:t xml:space="preserve">. </w:t>
      </w:r>
      <w:r w:rsidRPr="00010726">
        <w:rPr>
          <w:rFonts w:ascii="Times New Roman" w:hAnsi="Times New Roman"/>
          <w:sz w:val="24"/>
          <w:szCs w:val="24"/>
          <w:lang w:val="en-US"/>
        </w:rPr>
        <w:t xml:space="preserve">Phase 1 study of valproic acid in pediatric patients with refractory solid or CNS tumors: a children's oncology group report. </w:t>
      </w:r>
      <w:proofErr w:type="spellStart"/>
      <w:r w:rsidRPr="00683EAA">
        <w:rPr>
          <w:rFonts w:ascii="Times New Roman" w:hAnsi="Times New Roman"/>
          <w:b/>
          <w:sz w:val="24"/>
          <w:szCs w:val="24"/>
        </w:rPr>
        <w:t>Clin</w:t>
      </w:r>
      <w:r w:rsidR="00232938" w:rsidRPr="00683EAA">
        <w:rPr>
          <w:rFonts w:ascii="Times New Roman" w:hAnsi="Times New Roman"/>
          <w:b/>
          <w:sz w:val="24"/>
          <w:szCs w:val="24"/>
        </w:rPr>
        <w:t>ical</w:t>
      </w:r>
      <w:proofErr w:type="spellEnd"/>
      <w:r w:rsidRPr="00683EAA">
        <w:rPr>
          <w:rFonts w:ascii="Times New Roman" w:hAnsi="Times New Roman"/>
          <w:b/>
          <w:sz w:val="24"/>
          <w:szCs w:val="24"/>
        </w:rPr>
        <w:t xml:space="preserve"> </w:t>
      </w:r>
      <w:proofErr w:type="spellStart"/>
      <w:r w:rsidRPr="00683EAA">
        <w:rPr>
          <w:rFonts w:ascii="Times New Roman" w:hAnsi="Times New Roman"/>
          <w:b/>
          <w:sz w:val="24"/>
          <w:szCs w:val="24"/>
        </w:rPr>
        <w:t>Cancer</w:t>
      </w:r>
      <w:proofErr w:type="spellEnd"/>
      <w:r w:rsidRPr="00683EAA">
        <w:rPr>
          <w:rFonts w:ascii="Times New Roman" w:hAnsi="Times New Roman"/>
          <w:b/>
          <w:sz w:val="24"/>
          <w:szCs w:val="24"/>
        </w:rPr>
        <w:t xml:space="preserve"> </w:t>
      </w:r>
      <w:proofErr w:type="spellStart"/>
      <w:r w:rsidRPr="00683EAA">
        <w:rPr>
          <w:rFonts w:ascii="Times New Roman" w:hAnsi="Times New Roman"/>
          <w:b/>
          <w:sz w:val="24"/>
          <w:szCs w:val="24"/>
        </w:rPr>
        <w:t>Res</w:t>
      </w:r>
      <w:r w:rsidR="00232938" w:rsidRPr="00683EAA">
        <w:rPr>
          <w:rFonts w:ascii="Times New Roman" w:hAnsi="Times New Roman"/>
          <w:b/>
          <w:sz w:val="24"/>
          <w:szCs w:val="24"/>
        </w:rPr>
        <w:t>earch</w:t>
      </w:r>
      <w:proofErr w:type="spellEnd"/>
      <w:r w:rsidR="00232938" w:rsidRPr="00683EAA">
        <w:rPr>
          <w:rFonts w:ascii="Times New Roman" w:hAnsi="Times New Roman"/>
          <w:b/>
          <w:sz w:val="24"/>
          <w:szCs w:val="24"/>
        </w:rPr>
        <w:t>,</w:t>
      </w:r>
      <w:r w:rsidRPr="00683EAA">
        <w:rPr>
          <w:rFonts w:ascii="Times New Roman" w:hAnsi="Times New Roman"/>
          <w:sz w:val="24"/>
          <w:szCs w:val="24"/>
        </w:rPr>
        <w:t xml:space="preserve"> </w:t>
      </w:r>
      <w:r w:rsidR="00232938" w:rsidRPr="00683EAA">
        <w:rPr>
          <w:rFonts w:ascii="Times New Roman" w:hAnsi="Times New Roman"/>
          <w:sz w:val="24"/>
          <w:szCs w:val="24"/>
        </w:rPr>
        <w:t xml:space="preserve">v. 17, n. 3, p. </w:t>
      </w:r>
      <w:r w:rsidRPr="00683EAA">
        <w:rPr>
          <w:rFonts w:ascii="Times New Roman" w:hAnsi="Times New Roman"/>
          <w:sz w:val="24"/>
          <w:szCs w:val="24"/>
        </w:rPr>
        <w:t>589-</w:t>
      </w:r>
      <w:r w:rsidR="00232938" w:rsidRPr="00683EAA">
        <w:rPr>
          <w:rFonts w:ascii="Times New Roman" w:hAnsi="Times New Roman"/>
          <w:sz w:val="24"/>
          <w:szCs w:val="24"/>
        </w:rPr>
        <w:t>5</w:t>
      </w:r>
      <w:r w:rsidRPr="00683EAA">
        <w:rPr>
          <w:rFonts w:ascii="Times New Roman" w:hAnsi="Times New Roman"/>
          <w:sz w:val="24"/>
          <w:szCs w:val="24"/>
        </w:rPr>
        <w:t>97</w:t>
      </w:r>
      <w:r w:rsidR="00232938" w:rsidRPr="00683EAA">
        <w:rPr>
          <w:rFonts w:ascii="Times New Roman" w:hAnsi="Times New Roman"/>
          <w:sz w:val="24"/>
          <w:szCs w:val="24"/>
        </w:rPr>
        <w:t>, 2011</w:t>
      </w:r>
      <w:r w:rsidRPr="00683EAA">
        <w:rPr>
          <w:rFonts w:ascii="Times New Roman" w:hAnsi="Times New Roman"/>
          <w:sz w:val="24"/>
          <w:szCs w:val="24"/>
        </w:rPr>
        <w:t>.</w:t>
      </w:r>
    </w:p>
    <w:p w:rsidR="000420BE" w:rsidRPr="00683EAA" w:rsidRDefault="000420BE" w:rsidP="00683EAA">
      <w:pPr>
        <w:autoSpaceDE w:val="0"/>
        <w:autoSpaceDN w:val="0"/>
        <w:adjustRightInd w:val="0"/>
        <w:rPr>
          <w:rFonts w:ascii="Times New Roman" w:hAnsi="Times New Roman"/>
          <w:sz w:val="24"/>
          <w:szCs w:val="24"/>
        </w:rPr>
      </w:pPr>
    </w:p>
    <w:p w:rsidR="000121AB" w:rsidRPr="00683EAA" w:rsidRDefault="00E50D61" w:rsidP="002D3584">
      <w:pPr>
        <w:autoSpaceDE w:val="0"/>
        <w:autoSpaceDN w:val="0"/>
        <w:adjustRightInd w:val="0"/>
        <w:rPr>
          <w:rFonts w:ascii="Times New Roman" w:hAnsi="Times New Roman"/>
          <w:sz w:val="24"/>
          <w:szCs w:val="24"/>
        </w:rPr>
      </w:pPr>
      <w:r w:rsidRPr="00683EAA">
        <w:rPr>
          <w:rFonts w:ascii="Times New Roman" w:hAnsi="Times New Roman"/>
          <w:sz w:val="24"/>
          <w:szCs w:val="24"/>
        </w:rPr>
        <w:t xml:space="preserve">TRINDADE, K. M. </w:t>
      </w:r>
      <w:r w:rsidRPr="00683EAA">
        <w:rPr>
          <w:rFonts w:ascii="Times New Roman" w:hAnsi="Times New Roman"/>
          <w:b/>
          <w:sz w:val="24"/>
          <w:szCs w:val="24"/>
        </w:rPr>
        <w:t>Avaliação das Reações Adversas da Quimioterapia nos Tumores Cerebrais no Hospital Infantil Albert Sabin entre 2000-2006</w:t>
      </w:r>
      <w:r w:rsidRPr="00683EAA">
        <w:rPr>
          <w:rFonts w:ascii="Times New Roman" w:hAnsi="Times New Roman"/>
          <w:sz w:val="24"/>
          <w:szCs w:val="24"/>
        </w:rPr>
        <w:t>. 2008. Monografia (Graduação em Medicina), Faculdade Estácio de Medicina de Juazeiro do Norte, Juazeiro do Norte, 2008.</w:t>
      </w:r>
    </w:p>
    <w:p w:rsidR="000121AB" w:rsidRPr="00683EAA" w:rsidRDefault="000121AB" w:rsidP="002D3584">
      <w:pPr>
        <w:autoSpaceDE w:val="0"/>
        <w:autoSpaceDN w:val="0"/>
        <w:adjustRightInd w:val="0"/>
        <w:rPr>
          <w:rFonts w:ascii="Times New Roman" w:hAnsi="Times New Roman"/>
          <w:sz w:val="24"/>
          <w:szCs w:val="24"/>
        </w:rPr>
      </w:pPr>
    </w:p>
    <w:p w:rsidR="000420BE" w:rsidRDefault="00463009" w:rsidP="00683EAA">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UMC. The Uppsala Monitoring Centre. </w:t>
      </w:r>
      <w:proofErr w:type="spellStart"/>
      <w:r w:rsidRPr="00010726">
        <w:rPr>
          <w:rFonts w:ascii="Times New Roman" w:hAnsi="Times New Roman"/>
          <w:sz w:val="24"/>
          <w:szCs w:val="24"/>
        </w:rPr>
        <w:t>Annual</w:t>
      </w:r>
      <w:proofErr w:type="spellEnd"/>
      <w:r w:rsidRPr="00010726">
        <w:rPr>
          <w:rFonts w:ascii="Times New Roman" w:hAnsi="Times New Roman"/>
          <w:sz w:val="24"/>
          <w:szCs w:val="24"/>
        </w:rPr>
        <w:t xml:space="preserve"> </w:t>
      </w:r>
      <w:proofErr w:type="spellStart"/>
      <w:r w:rsidRPr="00010726">
        <w:rPr>
          <w:rFonts w:ascii="Times New Roman" w:hAnsi="Times New Roman"/>
          <w:sz w:val="24"/>
          <w:szCs w:val="24"/>
        </w:rPr>
        <w:t>Report</w:t>
      </w:r>
      <w:proofErr w:type="spellEnd"/>
      <w:r w:rsidRPr="00010726">
        <w:rPr>
          <w:rFonts w:ascii="Times New Roman" w:hAnsi="Times New Roman"/>
          <w:sz w:val="24"/>
          <w:szCs w:val="24"/>
        </w:rPr>
        <w:t>, 2015. Disponível em: &lt;</w:t>
      </w:r>
      <w:proofErr w:type="spellStart"/>
      <w:r w:rsidRPr="00010726">
        <w:rPr>
          <w:rFonts w:ascii="Times New Roman" w:hAnsi="Times New Roman"/>
          <w:sz w:val="24"/>
          <w:szCs w:val="24"/>
        </w:rPr>
        <w:t>http</w:t>
      </w:r>
      <w:proofErr w:type="spellEnd"/>
      <w:r w:rsidRPr="00010726">
        <w:rPr>
          <w:rFonts w:ascii="Times New Roman" w:hAnsi="Times New Roman"/>
          <w:sz w:val="24"/>
          <w:szCs w:val="24"/>
        </w:rPr>
        <w:t>://www.who-umc.org/</w:t>
      </w:r>
      <w:proofErr w:type="spellStart"/>
      <w:r w:rsidRPr="00010726">
        <w:rPr>
          <w:rFonts w:ascii="Times New Roman" w:hAnsi="Times New Roman"/>
          <w:sz w:val="24"/>
          <w:szCs w:val="24"/>
        </w:rPr>
        <w:t>graphics</w:t>
      </w:r>
      <w:proofErr w:type="spellEnd"/>
      <w:r w:rsidRPr="00010726">
        <w:rPr>
          <w:rFonts w:ascii="Times New Roman" w:hAnsi="Times New Roman"/>
          <w:sz w:val="24"/>
          <w:szCs w:val="24"/>
        </w:rPr>
        <w:t>/32666.pdf&gt; Acesso em 19 jan. 2016.</w:t>
      </w:r>
    </w:p>
    <w:p w:rsidR="002D391D" w:rsidRDefault="002D391D" w:rsidP="002D3584">
      <w:pPr>
        <w:autoSpaceDE w:val="0"/>
        <w:autoSpaceDN w:val="0"/>
        <w:adjustRightInd w:val="0"/>
        <w:rPr>
          <w:rFonts w:ascii="Times New Roman" w:hAnsi="Times New Roman"/>
          <w:sz w:val="24"/>
          <w:szCs w:val="24"/>
        </w:rPr>
      </w:pPr>
    </w:p>
    <w:p w:rsidR="00463009" w:rsidRDefault="00463009" w:rsidP="002D3584">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UMC. The Uppsala Monitoring Centre. The Uppsala Monitoring Centre &amp; WHO </w:t>
      </w:r>
      <w:proofErr w:type="spellStart"/>
      <w:r w:rsidRPr="00683EAA">
        <w:rPr>
          <w:rFonts w:ascii="Times New Roman" w:hAnsi="Times New Roman"/>
          <w:sz w:val="24"/>
          <w:szCs w:val="24"/>
          <w:lang w:val="en-US"/>
        </w:rPr>
        <w:t>Collaboriting</w:t>
      </w:r>
      <w:proofErr w:type="spellEnd"/>
      <w:r w:rsidRPr="00683EAA">
        <w:rPr>
          <w:rFonts w:ascii="Times New Roman" w:hAnsi="Times New Roman"/>
          <w:sz w:val="24"/>
          <w:szCs w:val="24"/>
          <w:lang w:val="en-US"/>
        </w:rPr>
        <w:t xml:space="preserve"> Centre for International Drug Monitoring. </w:t>
      </w:r>
      <w:r w:rsidRPr="00010726">
        <w:rPr>
          <w:rFonts w:ascii="Times New Roman" w:hAnsi="Times New Roman"/>
          <w:sz w:val="24"/>
          <w:szCs w:val="24"/>
        </w:rPr>
        <w:t xml:space="preserve">2005. Disponível em: </w:t>
      </w:r>
      <w:r w:rsidRPr="00010726">
        <w:rPr>
          <w:rFonts w:ascii="Times New Roman" w:hAnsi="Times New Roman"/>
          <w:sz w:val="24"/>
          <w:szCs w:val="24"/>
        </w:rPr>
        <w:lastRenderedPageBreak/>
        <w:t>&lt;http://www.who-umc.org/DynPage.aspx?id=98078&amp;mn1=7347&amp;mn2=7252&amp;mn3=7322&gt; Acesso em: 19 jan. 2016.</w:t>
      </w:r>
    </w:p>
    <w:p w:rsidR="00010726" w:rsidRPr="00010726" w:rsidRDefault="00010726" w:rsidP="002D3584">
      <w:pPr>
        <w:autoSpaceDE w:val="0"/>
        <w:autoSpaceDN w:val="0"/>
        <w:adjustRightInd w:val="0"/>
        <w:rPr>
          <w:rFonts w:ascii="Times New Roman" w:hAnsi="Times New Roman"/>
          <w:sz w:val="24"/>
          <w:szCs w:val="24"/>
        </w:rPr>
      </w:pPr>
    </w:p>
    <w:p w:rsidR="000420BE" w:rsidRPr="00683EAA" w:rsidRDefault="00370533" w:rsidP="00683EAA">
      <w:pPr>
        <w:autoSpaceDE w:val="0"/>
        <w:autoSpaceDN w:val="0"/>
        <w:adjustRightInd w:val="0"/>
        <w:rPr>
          <w:rFonts w:ascii="Times New Roman" w:hAnsi="Times New Roman"/>
          <w:sz w:val="24"/>
          <w:szCs w:val="24"/>
          <w:lang w:val="en-US"/>
        </w:rPr>
      </w:pPr>
      <w:r w:rsidRPr="000420BE">
        <w:rPr>
          <w:rFonts w:ascii="Times New Roman" w:hAnsi="Times New Roman"/>
          <w:sz w:val="24"/>
          <w:szCs w:val="24"/>
          <w:lang w:val="en-US"/>
        </w:rPr>
        <w:t xml:space="preserve">UMC/ WHO. The Uppsala Monitoring Centre (the UMC)/WHO Collaborating Centre for International Drug Monitoring. </w:t>
      </w:r>
      <w:r w:rsidRPr="00683EAA">
        <w:rPr>
          <w:rFonts w:ascii="Times New Roman" w:hAnsi="Times New Roman"/>
          <w:sz w:val="24"/>
          <w:szCs w:val="24"/>
          <w:lang w:val="en-US"/>
        </w:rPr>
        <w:t>Safety monitoring of medicinal products: Guidelines for setting up and running a Pharmacovigilance Centre, Uppsala, Sweden, 2005, 25 pp.</w:t>
      </w:r>
    </w:p>
    <w:p w:rsidR="002F2579" w:rsidRPr="00683EAA" w:rsidRDefault="002F2579" w:rsidP="002D3584">
      <w:pPr>
        <w:pStyle w:val="Default"/>
        <w:rPr>
          <w:rFonts w:ascii="Times New Roman" w:hAnsi="Times New Roman" w:cs="Times New Roman"/>
          <w:lang w:val="en-US"/>
        </w:rPr>
      </w:pPr>
    </w:p>
    <w:p w:rsidR="000121AB" w:rsidRPr="00683EAA" w:rsidRDefault="00BF0B76" w:rsidP="002D3584">
      <w:pPr>
        <w:pStyle w:val="Default"/>
        <w:rPr>
          <w:rFonts w:ascii="Times New Roman" w:hAnsi="Times New Roman" w:cs="Times New Roman"/>
          <w:lang w:val="en-US"/>
        </w:rPr>
      </w:pPr>
      <w:r w:rsidRPr="00010726">
        <w:rPr>
          <w:rFonts w:ascii="Times New Roman" w:hAnsi="Times New Roman" w:cs="Times New Roman"/>
        </w:rPr>
        <w:t>CENTRO DE ESTUDOS EM ATENÇÃO FARMACÊUTICA (CEATENF)</w:t>
      </w:r>
      <w:r>
        <w:rPr>
          <w:rFonts w:ascii="Times New Roman" w:hAnsi="Times New Roman" w:cs="Times New Roman"/>
        </w:rPr>
        <w:t>. Universidade Federal do Ceará (UFC).</w:t>
      </w:r>
      <w:r w:rsidR="000121AB" w:rsidRPr="00010726">
        <w:rPr>
          <w:rFonts w:ascii="Times New Roman" w:hAnsi="Times New Roman" w:cs="Times New Roman"/>
        </w:rPr>
        <w:t xml:space="preserve"> </w:t>
      </w:r>
      <w:r w:rsidR="000121AB" w:rsidRPr="00683EAA">
        <w:rPr>
          <w:rFonts w:ascii="Times New Roman" w:hAnsi="Times New Roman" w:cs="Times New Roman"/>
          <w:b/>
          <w:lang w:val="en-US"/>
        </w:rPr>
        <w:t xml:space="preserve">Manual de </w:t>
      </w:r>
      <w:proofErr w:type="spellStart"/>
      <w:r w:rsidR="000121AB" w:rsidRPr="00683EAA">
        <w:rPr>
          <w:rFonts w:ascii="Times New Roman" w:hAnsi="Times New Roman" w:cs="Times New Roman"/>
          <w:b/>
          <w:lang w:val="en-US"/>
        </w:rPr>
        <w:t>Farmacovigilância</w:t>
      </w:r>
      <w:proofErr w:type="spellEnd"/>
      <w:r>
        <w:rPr>
          <w:rFonts w:ascii="Times New Roman" w:hAnsi="Times New Roman" w:cs="Times New Roman"/>
          <w:lang w:val="en-US"/>
        </w:rPr>
        <w:t>.</w:t>
      </w:r>
      <w:r w:rsidR="000121AB" w:rsidRPr="00683EAA">
        <w:rPr>
          <w:rFonts w:ascii="Times New Roman" w:hAnsi="Times New Roman" w:cs="Times New Roman"/>
          <w:lang w:val="en-US"/>
        </w:rPr>
        <w:t xml:space="preserve"> Fortaleza, 2014.</w:t>
      </w:r>
    </w:p>
    <w:p w:rsidR="000121AB" w:rsidRPr="00683EAA" w:rsidRDefault="000121AB" w:rsidP="002D3584">
      <w:pPr>
        <w:pStyle w:val="Default"/>
        <w:rPr>
          <w:rFonts w:ascii="Times New Roman" w:hAnsi="Times New Roman" w:cs="Times New Roman"/>
          <w:lang w:val="en-US"/>
        </w:rPr>
      </w:pPr>
    </w:p>
    <w:p w:rsidR="000420BE" w:rsidRDefault="00463009" w:rsidP="00683EAA">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U.S. Food and Drug Administration (1981). Sulfanilamide Disaster. FDA Consumer magazine. June 1981 Issue, Page Last Updated: 07 Oct. 2010. </w:t>
      </w:r>
      <w:r w:rsidR="00E50D61" w:rsidRPr="00683EAA">
        <w:rPr>
          <w:rFonts w:ascii="Times New Roman" w:hAnsi="Times New Roman"/>
          <w:b/>
          <w:sz w:val="24"/>
          <w:szCs w:val="24"/>
          <w:lang w:val="en-US"/>
        </w:rPr>
        <w:t>Taste of raspberries, taste of death. The 1937 elixir sulfanilamide incident</w:t>
      </w:r>
      <w:r w:rsidRPr="00683EAA">
        <w:rPr>
          <w:rFonts w:ascii="Times New Roman" w:hAnsi="Times New Roman"/>
          <w:sz w:val="24"/>
          <w:szCs w:val="24"/>
          <w:lang w:val="en-US"/>
        </w:rPr>
        <w:t xml:space="preserve">. </w:t>
      </w:r>
      <w:r w:rsidRPr="00010726">
        <w:rPr>
          <w:rFonts w:ascii="Times New Roman" w:hAnsi="Times New Roman"/>
          <w:sz w:val="24"/>
          <w:szCs w:val="24"/>
        </w:rPr>
        <w:t>Disponível em: &lt;http://www.fda.gov/AboutFDA/WhatWeDo/History/ProductRegulation/SulfanilamideDisaster/default.htm&gt; Acesso em: 19 jan. 2016.</w:t>
      </w:r>
    </w:p>
    <w:p w:rsidR="000420BE" w:rsidRDefault="000420BE" w:rsidP="00683EAA">
      <w:pPr>
        <w:autoSpaceDE w:val="0"/>
        <w:autoSpaceDN w:val="0"/>
        <w:adjustRightInd w:val="0"/>
        <w:rPr>
          <w:rFonts w:ascii="Times New Roman" w:hAnsi="Times New Roman"/>
          <w:sz w:val="24"/>
          <w:szCs w:val="24"/>
        </w:rPr>
      </w:pPr>
    </w:p>
    <w:p w:rsidR="000420BE" w:rsidRDefault="00463009" w:rsidP="00683EAA">
      <w:pPr>
        <w:autoSpaceDE w:val="0"/>
        <w:autoSpaceDN w:val="0"/>
        <w:adjustRightInd w:val="0"/>
        <w:rPr>
          <w:rFonts w:ascii="Times New Roman" w:hAnsi="Times New Roman"/>
          <w:sz w:val="24"/>
          <w:szCs w:val="24"/>
        </w:rPr>
      </w:pPr>
      <w:r w:rsidRPr="00683EAA">
        <w:rPr>
          <w:rFonts w:ascii="Times New Roman" w:hAnsi="Times New Roman"/>
          <w:sz w:val="24"/>
          <w:szCs w:val="24"/>
          <w:lang w:val="en-US"/>
        </w:rPr>
        <w:t xml:space="preserve">VALSECIA, M. Report </w:t>
      </w:r>
      <w:proofErr w:type="gramStart"/>
      <w:r w:rsidRPr="00683EAA">
        <w:rPr>
          <w:rFonts w:ascii="Times New Roman" w:hAnsi="Times New Roman"/>
          <w:sz w:val="24"/>
          <w:szCs w:val="24"/>
          <w:lang w:val="en-US"/>
        </w:rPr>
        <w:t>On</w:t>
      </w:r>
      <w:proofErr w:type="gramEnd"/>
      <w:r w:rsidRPr="00683EAA">
        <w:rPr>
          <w:rFonts w:ascii="Times New Roman" w:hAnsi="Times New Roman"/>
          <w:sz w:val="24"/>
          <w:szCs w:val="24"/>
          <w:lang w:val="en-US"/>
        </w:rPr>
        <w:t xml:space="preserve"> The Pharmacovigilance </w:t>
      </w:r>
      <w:proofErr w:type="spellStart"/>
      <w:r w:rsidRPr="00683EAA">
        <w:rPr>
          <w:rFonts w:ascii="Times New Roman" w:hAnsi="Times New Roman"/>
          <w:sz w:val="24"/>
          <w:szCs w:val="24"/>
          <w:lang w:val="en-US"/>
        </w:rPr>
        <w:t>Programe</w:t>
      </w:r>
      <w:proofErr w:type="spellEnd"/>
      <w:r w:rsidRPr="00683EAA">
        <w:rPr>
          <w:rFonts w:ascii="Times New Roman" w:hAnsi="Times New Roman"/>
          <w:sz w:val="24"/>
          <w:szCs w:val="24"/>
          <w:lang w:val="en-US"/>
        </w:rPr>
        <w:t xml:space="preserve"> For The Northeast Of Argentina. </w:t>
      </w:r>
      <w:r w:rsidR="00E50D61" w:rsidRPr="00683EAA">
        <w:rPr>
          <w:rFonts w:ascii="Times New Roman" w:hAnsi="Times New Roman"/>
          <w:b/>
          <w:sz w:val="24"/>
          <w:szCs w:val="24"/>
        </w:rPr>
        <w:t xml:space="preserve">Uppsala </w:t>
      </w:r>
      <w:proofErr w:type="spellStart"/>
      <w:r w:rsidR="00E50D61" w:rsidRPr="00683EAA">
        <w:rPr>
          <w:rFonts w:ascii="Times New Roman" w:hAnsi="Times New Roman"/>
          <w:b/>
          <w:sz w:val="24"/>
          <w:szCs w:val="24"/>
        </w:rPr>
        <w:t>Reports</w:t>
      </w:r>
      <w:proofErr w:type="spellEnd"/>
      <w:r w:rsidR="002F2579" w:rsidRPr="00010726">
        <w:rPr>
          <w:rFonts w:ascii="Times New Roman" w:hAnsi="Times New Roman"/>
          <w:sz w:val="24"/>
          <w:szCs w:val="24"/>
        </w:rPr>
        <w:t xml:space="preserve">, v. </w:t>
      </w:r>
      <w:r w:rsidRPr="00010726">
        <w:rPr>
          <w:rFonts w:ascii="Times New Roman" w:hAnsi="Times New Roman"/>
          <w:sz w:val="24"/>
          <w:szCs w:val="24"/>
        </w:rPr>
        <w:t>7</w:t>
      </w:r>
      <w:r w:rsidR="002F2579" w:rsidRPr="00010726">
        <w:rPr>
          <w:rFonts w:ascii="Times New Roman" w:hAnsi="Times New Roman"/>
          <w:sz w:val="24"/>
          <w:szCs w:val="24"/>
        </w:rPr>
        <w:t xml:space="preserve">, </w:t>
      </w:r>
      <w:r w:rsidR="00505AD9">
        <w:rPr>
          <w:rFonts w:ascii="Times New Roman" w:hAnsi="Times New Roman"/>
          <w:sz w:val="24"/>
          <w:szCs w:val="24"/>
        </w:rPr>
        <w:t>1998</w:t>
      </w:r>
      <w:r w:rsidRPr="00010726">
        <w:rPr>
          <w:rFonts w:ascii="Times New Roman" w:hAnsi="Times New Roman"/>
          <w:sz w:val="24"/>
          <w:szCs w:val="24"/>
        </w:rPr>
        <w:t>.</w:t>
      </w:r>
    </w:p>
    <w:p w:rsidR="000420BE" w:rsidRDefault="000420BE" w:rsidP="00683EAA">
      <w:pPr>
        <w:autoSpaceDE w:val="0"/>
        <w:autoSpaceDN w:val="0"/>
        <w:adjustRightInd w:val="0"/>
        <w:rPr>
          <w:rFonts w:ascii="Times New Roman" w:hAnsi="Times New Roman"/>
          <w:sz w:val="24"/>
          <w:szCs w:val="24"/>
        </w:rPr>
      </w:pPr>
    </w:p>
    <w:p w:rsidR="000420BE" w:rsidRPr="00683EAA" w:rsidRDefault="00370533" w:rsidP="00683EAA">
      <w:pPr>
        <w:autoSpaceDE w:val="0"/>
        <w:autoSpaceDN w:val="0"/>
        <w:adjustRightInd w:val="0"/>
        <w:rPr>
          <w:rFonts w:ascii="Times New Roman" w:hAnsi="Times New Roman"/>
          <w:sz w:val="24"/>
          <w:szCs w:val="24"/>
          <w:lang w:val="en-US"/>
        </w:rPr>
      </w:pPr>
      <w:r w:rsidRPr="00010726">
        <w:rPr>
          <w:rFonts w:ascii="Times New Roman" w:hAnsi="Times New Roman"/>
          <w:sz w:val="24"/>
          <w:szCs w:val="24"/>
        </w:rPr>
        <w:t xml:space="preserve">VARALLO, F. R.; MASTROIANNI, P. C. </w:t>
      </w:r>
      <w:proofErr w:type="spellStart"/>
      <w:r w:rsidRPr="00010726">
        <w:rPr>
          <w:rFonts w:ascii="Times New Roman" w:hAnsi="Times New Roman"/>
          <w:sz w:val="24"/>
          <w:szCs w:val="24"/>
        </w:rPr>
        <w:t>Farmacovigilância</w:t>
      </w:r>
      <w:proofErr w:type="spellEnd"/>
      <w:r w:rsidRPr="00010726">
        <w:rPr>
          <w:rFonts w:ascii="Times New Roman" w:hAnsi="Times New Roman"/>
          <w:sz w:val="24"/>
          <w:szCs w:val="24"/>
        </w:rPr>
        <w:t>: avaliação do risco/benefício para a promoção do uso seguro de medicamentos. In: MASTROIANNI, P. C.; VARALLO, F. R. (Eds.).</w:t>
      </w:r>
      <w:r w:rsidR="000121AB" w:rsidRPr="00010726">
        <w:rPr>
          <w:rFonts w:ascii="Times New Roman" w:hAnsi="Times New Roman"/>
          <w:sz w:val="24"/>
          <w:szCs w:val="24"/>
        </w:rPr>
        <w:t xml:space="preserve"> </w:t>
      </w:r>
      <w:proofErr w:type="spellStart"/>
      <w:r w:rsidRPr="002D391D">
        <w:rPr>
          <w:rFonts w:ascii="Times New Roman" w:hAnsi="Times New Roman"/>
          <w:b/>
          <w:sz w:val="24"/>
          <w:szCs w:val="24"/>
        </w:rPr>
        <w:t>Farmacovigilância</w:t>
      </w:r>
      <w:proofErr w:type="spellEnd"/>
      <w:r w:rsidRPr="002D391D">
        <w:rPr>
          <w:rFonts w:ascii="Times New Roman" w:hAnsi="Times New Roman"/>
          <w:b/>
          <w:sz w:val="24"/>
          <w:szCs w:val="24"/>
        </w:rPr>
        <w:t xml:space="preserve"> para promoção do uso correto de medicamentos</w:t>
      </w:r>
      <w:r w:rsidR="00EF3B33" w:rsidRPr="00010726">
        <w:rPr>
          <w:rFonts w:ascii="Times New Roman" w:hAnsi="Times New Roman"/>
          <w:sz w:val="24"/>
          <w:szCs w:val="24"/>
        </w:rPr>
        <w:t xml:space="preserve">. </w:t>
      </w:r>
      <w:r w:rsidR="00EF3B33" w:rsidRPr="00683EAA">
        <w:rPr>
          <w:rFonts w:ascii="Times New Roman" w:hAnsi="Times New Roman"/>
          <w:sz w:val="24"/>
          <w:szCs w:val="24"/>
          <w:lang w:val="en-US"/>
        </w:rPr>
        <w:t xml:space="preserve">Porto Alegre: </w:t>
      </w:r>
      <w:proofErr w:type="spellStart"/>
      <w:r w:rsidR="00EF3B33" w:rsidRPr="00683EAA">
        <w:rPr>
          <w:rFonts w:ascii="Times New Roman" w:hAnsi="Times New Roman"/>
          <w:sz w:val="24"/>
          <w:szCs w:val="24"/>
          <w:lang w:val="en-US"/>
        </w:rPr>
        <w:t>Artmed</w:t>
      </w:r>
      <w:proofErr w:type="spellEnd"/>
      <w:r w:rsidR="00EF3B33" w:rsidRPr="00683EAA">
        <w:rPr>
          <w:rFonts w:ascii="Times New Roman" w:hAnsi="Times New Roman"/>
          <w:sz w:val="24"/>
          <w:szCs w:val="24"/>
          <w:lang w:val="en-US"/>
        </w:rPr>
        <w:t>, 2013.</w:t>
      </w:r>
      <w:r w:rsidRPr="00683EAA">
        <w:rPr>
          <w:rFonts w:ascii="Times New Roman" w:hAnsi="Times New Roman"/>
          <w:sz w:val="24"/>
          <w:szCs w:val="24"/>
          <w:lang w:val="en-US"/>
        </w:rPr>
        <w:t xml:space="preserve"> p.</w:t>
      </w:r>
      <w:r w:rsidR="00505AD9" w:rsidRPr="00683EAA">
        <w:rPr>
          <w:rFonts w:ascii="Times New Roman" w:hAnsi="Times New Roman"/>
          <w:sz w:val="24"/>
          <w:szCs w:val="24"/>
          <w:lang w:val="en-US"/>
        </w:rPr>
        <w:t xml:space="preserve"> 13-26.</w:t>
      </w:r>
    </w:p>
    <w:p w:rsidR="000420BE" w:rsidRPr="00683EAA" w:rsidRDefault="000420BE" w:rsidP="00683EAA">
      <w:pPr>
        <w:autoSpaceDE w:val="0"/>
        <w:autoSpaceDN w:val="0"/>
        <w:adjustRightInd w:val="0"/>
        <w:rPr>
          <w:rFonts w:ascii="Times New Roman" w:hAnsi="Times New Roman"/>
          <w:sz w:val="24"/>
          <w:szCs w:val="24"/>
          <w:lang w:val="en-US"/>
        </w:rPr>
      </w:pPr>
    </w:p>
    <w:p w:rsidR="000121AB" w:rsidRPr="00010726" w:rsidRDefault="00E50D61" w:rsidP="002D3584">
      <w:pPr>
        <w:rPr>
          <w:rFonts w:ascii="Times New Roman" w:hAnsi="Times New Roman"/>
          <w:sz w:val="24"/>
          <w:szCs w:val="24"/>
          <w:lang w:val="en-US"/>
        </w:rPr>
      </w:pPr>
      <w:r w:rsidRPr="00683EAA">
        <w:rPr>
          <w:rFonts w:ascii="Times New Roman" w:hAnsi="Times New Roman"/>
          <w:sz w:val="24"/>
          <w:szCs w:val="24"/>
          <w:lang w:val="en-US"/>
        </w:rPr>
        <w:t xml:space="preserve">VISACRI, M. B. </w:t>
      </w:r>
      <w:r w:rsidRPr="00683EAA">
        <w:rPr>
          <w:rFonts w:ascii="Times New Roman" w:hAnsi="Times New Roman"/>
          <w:i/>
          <w:sz w:val="24"/>
          <w:szCs w:val="24"/>
          <w:lang w:val="en-US"/>
        </w:rPr>
        <w:t>et al</w:t>
      </w:r>
      <w:r w:rsidRPr="00683EAA">
        <w:rPr>
          <w:rFonts w:ascii="Times New Roman" w:hAnsi="Times New Roman"/>
          <w:sz w:val="24"/>
          <w:szCs w:val="24"/>
          <w:lang w:val="en-US"/>
        </w:rPr>
        <w:t>. Pharmacovigilance in oncology: pattern of spontaneous notifications, incidence of adverse drug reactions and under-reporting. </w:t>
      </w:r>
      <w:r w:rsidRPr="00683EAA">
        <w:rPr>
          <w:rFonts w:ascii="Times New Roman" w:hAnsi="Times New Roman"/>
          <w:b/>
          <w:bCs/>
          <w:sz w:val="24"/>
          <w:szCs w:val="24"/>
          <w:lang w:val="en-US"/>
        </w:rPr>
        <w:t>Brazilian Journal of Pharmaceutical Sciences</w:t>
      </w:r>
      <w:r w:rsidRPr="00683EAA">
        <w:rPr>
          <w:rFonts w:ascii="Times New Roman" w:hAnsi="Times New Roman"/>
          <w:sz w:val="24"/>
          <w:szCs w:val="24"/>
          <w:lang w:val="en-US"/>
        </w:rPr>
        <w:t>, v. 50, n. 2, p. 411-422, 2014.</w:t>
      </w:r>
    </w:p>
    <w:p w:rsidR="00DA640C" w:rsidRPr="00010726" w:rsidRDefault="00DA640C" w:rsidP="002D3584">
      <w:pPr>
        <w:rPr>
          <w:rFonts w:ascii="Times New Roman" w:hAnsi="Times New Roman"/>
          <w:sz w:val="24"/>
          <w:szCs w:val="24"/>
          <w:lang w:val="en-US"/>
        </w:rPr>
      </w:pPr>
    </w:p>
    <w:p w:rsidR="00DA640C" w:rsidRPr="00010726" w:rsidRDefault="00010726" w:rsidP="002D3584">
      <w:pPr>
        <w:rPr>
          <w:rFonts w:ascii="Times New Roman" w:hAnsi="Times New Roman"/>
          <w:sz w:val="24"/>
          <w:szCs w:val="24"/>
          <w:lang w:val="en-US"/>
        </w:rPr>
      </w:pPr>
      <w:r w:rsidRPr="00010726">
        <w:rPr>
          <w:rFonts w:ascii="Times New Roman" w:hAnsi="Times New Roman"/>
          <w:sz w:val="24"/>
          <w:szCs w:val="24"/>
          <w:lang w:val="en-US"/>
        </w:rPr>
        <w:t>VITANZA</w:t>
      </w:r>
      <w:r w:rsidR="00DA640C" w:rsidRPr="00010726">
        <w:rPr>
          <w:rFonts w:ascii="Times New Roman" w:hAnsi="Times New Roman"/>
          <w:sz w:val="24"/>
          <w:szCs w:val="24"/>
          <w:lang w:val="en-US"/>
        </w:rPr>
        <w:t xml:space="preserve">, N. A.; CHO, Y. J. Advances in the biology and treatment of pediatric central nervous system tumors. </w:t>
      </w:r>
      <w:r w:rsidR="00DA640C" w:rsidRPr="00010726">
        <w:rPr>
          <w:rFonts w:ascii="Times New Roman" w:hAnsi="Times New Roman"/>
          <w:b/>
          <w:sz w:val="24"/>
          <w:szCs w:val="24"/>
          <w:lang w:val="en-US"/>
        </w:rPr>
        <w:t>Current Opinion in Pediatrics,</w:t>
      </w:r>
      <w:r w:rsidR="00DA640C" w:rsidRPr="00010726">
        <w:rPr>
          <w:rFonts w:ascii="Times New Roman" w:hAnsi="Times New Roman"/>
          <w:sz w:val="24"/>
          <w:szCs w:val="24"/>
          <w:lang w:val="en-US"/>
        </w:rPr>
        <w:t xml:space="preserve"> v.28, n. 1, p. 34–39, 201</w:t>
      </w:r>
      <w:r w:rsidR="007C503C">
        <w:rPr>
          <w:rFonts w:ascii="Times New Roman" w:hAnsi="Times New Roman"/>
          <w:sz w:val="24"/>
          <w:szCs w:val="24"/>
          <w:lang w:val="en-US"/>
        </w:rPr>
        <w:t>6</w:t>
      </w:r>
      <w:r w:rsidR="00DA640C" w:rsidRPr="00010726">
        <w:rPr>
          <w:rFonts w:ascii="Times New Roman" w:hAnsi="Times New Roman"/>
          <w:sz w:val="24"/>
          <w:szCs w:val="24"/>
          <w:lang w:val="en-US"/>
        </w:rPr>
        <w:t>.</w:t>
      </w:r>
    </w:p>
    <w:p w:rsidR="000121AB" w:rsidRPr="00683EAA" w:rsidRDefault="000121AB" w:rsidP="002D3584">
      <w:pPr>
        <w:rPr>
          <w:rFonts w:ascii="Times New Roman" w:hAnsi="Times New Roman"/>
          <w:sz w:val="24"/>
          <w:szCs w:val="24"/>
          <w:lang w:val="en-US"/>
        </w:rPr>
      </w:pPr>
    </w:p>
    <w:p w:rsidR="000420BE" w:rsidRDefault="00130085" w:rsidP="00683EAA">
      <w:pPr>
        <w:rPr>
          <w:rFonts w:ascii="Times New Roman" w:hAnsi="Times New Roman"/>
          <w:sz w:val="24"/>
          <w:szCs w:val="24"/>
          <w:lang w:val="en-US" w:eastAsia="en-US"/>
        </w:rPr>
      </w:pPr>
      <w:r w:rsidRPr="00010726">
        <w:rPr>
          <w:rFonts w:ascii="Times New Roman" w:hAnsi="Times New Roman"/>
          <w:sz w:val="24"/>
          <w:szCs w:val="24"/>
          <w:lang w:val="en-US" w:eastAsia="en-US"/>
        </w:rPr>
        <w:t>WELLS</w:t>
      </w:r>
      <w:r w:rsidR="000121AB" w:rsidRPr="00010726">
        <w:rPr>
          <w:rFonts w:ascii="Times New Roman" w:hAnsi="Times New Roman"/>
          <w:sz w:val="24"/>
          <w:szCs w:val="24"/>
          <w:lang w:val="en-US" w:eastAsia="en-US"/>
        </w:rPr>
        <w:t>,</w:t>
      </w:r>
      <w:r w:rsidRPr="00010726">
        <w:rPr>
          <w:rFonts w:ascii="Times New Roman" w:hAnsi="Times New Roman"/>
          <w:sz w:val="24"/>
          <w:szCs w:val="24"/>
          <w:lang w:val="en-US" w:eastAsia="en-US"/>
        </w:rPr>
        <w:t xml:space="preserve"> E</w:t>
      </w:r>
      <w:r w:rsidR="000121AB" w:rsidRPr="00010726">
        <w:rPr>
          <w:rFonts w:ascii="Times New Roman" w:hAnsi="Times New Roman"/>
          <w:sz w:val="24"/>
          <w:szCs w:val="24"/>
          <w:lang w:val="en-US" w:eastAsia="en-US"/>
        </w:rPr>
        <w:t xml:space="preserve">. </w:t>
      </w:r>
      <w:r w:rsidRPr="00010726">
        <w:rPr>
          <w:rFonts w:ascii="Times New Roman" w:hAnsi="Times New Roman"/>
          <w:sz w:val="24"/>
          <w:szCs w:val="24"/>
          <w:lang w:val="en-US" w:eastAsia="en-US"/>
        </w:rPr>
        <w:t>M</w:t>
      </w:r>
      <w:r w:rsidR="000121AB" w:rsidRPr="00010726">
        <w:rPr>
          <w:rFonts w:ascii="Times New Roman" w:hAnsi="Times New Roman"/>
          <w:sz w:val="24"/>
          <w:szCs w:val="24"/>
          <w:lang w:val="en-US" w:eastAsia="en-US"/>
        </w:rPr>
        <w:t>.;</w:t>
      </w:r>
      <w:r w:rsidRPr="00010726">
        <w:rPr>
          <w:rFonts w:ascii="Times New Roman" w:hAnsi="Times New Roman"/>
          <w:sz w:val="24"/>
          <w:szCs w:val="24"/>
          <w:lang w:val="en-US" w:eastAsia="en-US"/>
        </w:rPr>
        <w:t xml:space="preserve"> G</w:t>
      </w:r>
      <w:r w:rsidR="000121AB" w:rsidRPr="00010726">
        <w:rPr>
          <w:rFonts w:ascii="Times New Roman" w:hAnsi="Times New Roman"/>
          <w:sz w:val="24"/>
          <w:szCs w:val="24"/>
          <w:lang w:val="en-US" w:eastAsia="en-US"/>
        </w:rPr>
        <w:t>AILLARD, W. D., PACKER, R. J</w:t>
      </w:r>
      <w:r w:rsidRPr="00010726">
        <w:rPr>
          <w:rFonts w:ascii="Times New Roman" w:hAnsi="Times New Roman"/>
          <w:sz w:val="24"/>
          <w:szCs w:val="24"/>
          <w:lang w:val="en-US" w:eastAsia="en-US"/>
        </w:rPr>
        <w:t xml:space="preserve">. Pediatric brain tumors and epilepsy. </w:t>
      </w:r>
      <w:r w:rsidRPr="00010726">
        <w:rPr>
          <w:rFonts w:ascii="Times New Roman" w:hAnsi="Times New Roman"/>
          <w:b/>
          <w:sz w:val="24"/>
          <w:szCs w:val="24"/>
          <w:lang w:val="en-US" w:eastAsia="en-US"/>
        </w:rPr>
        <w:t>Semin</w:t>
      </w:r>
      <w:r w:rsidR="000121AB" w:rsidRPr="00010726">
        <w:rPr>
          <w:rFonts w:ascii="Times New Roman" w:hAnsi="Times New Roman"/>
          <w:b/>
          <w:sz w:val="24"/>
          <w:szCs w:val="24"/>
          <w:lang w:val="en-US" w:eastAsia="en-US"/>
        </w:rPr>
        <w:t>ars in</w:t>
      </w:r>
      <w:r w:rsidRPr="00010726">
        <w:rPr>
          <w:rFonts w:ascii="Times New Roman" w:hAnsi="Times New Roman"/>
          <w:b/>
          <w:sz w:val="24"/>
          <w:szCs w:val="24"/>
          <w:lang w:val="en-US" w:eastAsia="en-US"/>
        </w:rPr>
        <w:t xml:space="preserve"> Pediatr</w:t>
      </w:r>
      <w:r w:rsidR="000121AB" w:rsidRPr="00010726">
        <w:rPr>
          <w:rFonts w:ascii="Times New Roman" w:hAnsi="Times New Roman"/>
          <w:b/>
          <w:sz w:val="24"/>
          <w:szCs w:val="24"/>
          <w:lang w:val="en-US" w:eastAsia="en-US"/>
        </w:rPr>
        <w:t>ic</w:t>
      </w:r>
      <w:r w:rsidRPr="00010726">
        <w:rPr>
          <w:rFonts w:ascii="Times New Roman" w:hAnsi="Times New Roman"/>
          <w:b/>
          <w:sz w:val="24"/>
          <w:szCs w:val="24"/>
          <w:lang w:val="en-US" w:eastAsia="en-US"/>
        </w:rPr>
        <w:t xml:space="preserve"> Neurol</w:t>
      </w:r>
      <w:r w:rsidR="000121AB" w:rsidRPr="00010726">
        <w:rPr>
          <w:rFonts w:ascii="Times New Roman" w:hAnsi="Times New Roman"/>
          <w:b/>
          <w:sz w:val="24"/>
          <w:szCs w:val="24"/>
          <w:lang w:val="en-US" w:eastAsia="en-US"/>
        </w:rPr>
        <w:t>ogy,</w:t>
      </w:r>
      <w:r w:rsidRPr="00010726">
        <w:rPr>
          <w:rFonts w:ascii="Times New Roman" w:hAnsi="Times New Roman"/>
          <w:sz w:val="24"/>
          <w:szCs w:val="24"/>
          <w:lang w:val="en-US" w:eastAsia="en-US"/>
        </w:rPr>
        <w:t xml:space="preserve"> </w:t>
      </w:r>
      <w:r w:rsidR="000121AB" w:rsidRPr="00010726">
        <w:rPr>
          <w:rFonts w:ascii="Times New Roman" w:hAnsi="Times New Roman"/>
          <w:sz w:val="24"/>
          <w:szCs w:val="24"/>
          <w:lang w:val="en-US" w:eastAsia="en-US"/>
        </w:rPr>
        <w:t xml:space="preserve">v. 19, n. 1, p. 3-8, </w:t>
      </w:r>
      <w:r w:rsidRPr="00010726">
        <w:rPr>
          <w:rFonts w:ascii="Times New Roman" w:hAnsi="Times New Roman"/>
          <w:sz w:val="24"/>
          <w:szCs w:val="24"/>
          <w:lang w:val="en-US" w:eastAsia="en-US"/>
        </w:rPr>
        <w:t>2012.</w:t>
      </w:r>
    </w:p>
    <w:p w:rsidR="000420BE" w:rsidRDefault="000420BE" w:rsidP="00683EAA">
      <w:pPr>
        <w:rPr>
          <w:rFonts w:ascii="Times New Roman" w:hAnsi="Times New Roman"/>
          <w:sz w:val="24"/>
          <w:szCs w:val="24"/>
          <w:lang w:val="en-US" w:eastAsia="en-US"/>
        </w:rPr>
      </w:pPr>
    </w:p>
    <w:p w:rsidR="000420BE" w:rsidRDefault="000121AB" w:rsidP="00683EAA">
      <w:pPr>
        <w:rPr>
          <w:rFonts w:ascii="Times New Roman" w:hAnsi="Times New Roman"/>
          <w:sz w:val="24"/>
          <w:szCs w:val="24"/>
          <w:lang w:val="en-US" w:eastAsia="en-US"/>
        </w:rPr>
      </w:pPr>
      <w:r w:rsidRPr="00010726">
        <w:rPr>
          <w:rFonts w:ascii="Times New Roman" w:hAnsi="Times New Roman"/>
          <w:sz w:val="24"/>
          <w:szCs w:val="24"/>
          <w:lang w:val="en-US" w:eastAsia="en-US"/>
        </w:rPr>
        <w:t xml:space="preserve">WOOLF, A. D. The Haitian diethylene glycol poisoning tragedy: a dark wood revisited. </w:t>
      </w:r>
      <w:r w:rsidRPr="00010726">
        <w:rPr>
          <w:rFonts w:ascii="Times New Roman" w:hAnsi="Times New Roman"/>
          <w:b/>
          <w:sz w:val="24"/>
          <w:szCs w:val="24"/>
          <w:lang w:val="en-US" w:eastAsia="en-US"/>
        </w:rPr>
        <w:t>The Journal of the American Medical Association</w:t>
      </w:r>
      <w:r w:rsidRPr="00010726">
        <w:rPr>
          <w:rFonts w:ascii="Times New Roman" w:hAnsi="Times New Roman"/>
          <w:sz w:val="24"/>
          <w:szCs w:val="24"/>
          <w:lang w:val="en-US" w:eastAsia="en-US"/>
        </w:rPr>
        <w:t>, v. 279, p. 1215–1216, 1998.</w:t>
      </w:r>
    </w:p>
    <w:p w:rsidR="000420BE" w:rsidRPr="00683EAA" w:rsidRDefault="000420BE" w:rsidP="00683EAA">
      <w:pPr>
        <w:rPr>
          <w:rFonts w:ascii="Times New Roman" w:hAnsi="Times New Roman"/>
          <w:sz w:val="24"/>
          <w:szCs w:val="24"/>
          <w:lang w:val="en-US"/>
        </w:rPr>
      </w:pPr>
    </w:p>
    <w:p w:rsidR="000420BE" w:rsidRDefault="00E50D61" w:rsidP="00683EAA">
      <w:pPr>
        <w:rPr>
          <w:rFonts w:ascii="Times New Roman" w:hAnsi="Times New Roman"/>
          <w:sz w:val="24"/>
          <w:szCs w:val="24"/>
          <w:lang w:val="en-US" w:eastAsia="en-US"/>
        </w:rPr>
      </w:pPr>
      <w:r w:rsidRPr="00683EAA">
        <w:rPr>
          <w:rFonts w:ascii="Times New Roman" w:hAnsi="Times New Roman"/>
          <w:sz w:val="24"/>
          <w:szCs w:val="24"/>
          <w:lang w:val="en-US"/>
        </w:rPr>
        <w:t>WORLD HEALTH ORGANIZATION (WHO).</w:t>
      </w:r>
      <w:r w:rsidR="000121AB" w:rsidRPr="00010726">
        <w:rPr>
          <w:rFonts w:ascii="Times New Roman" w:hAnsi="Times New Roman"/>
          <w:sz w:val="24"/>
          <w:szCs w:val="24"/>
          <w:lang w:val="en-US" w:eastAsia="en-US"/>
        </w:rPr>
        <w:t xml:space="preserve"> </w:t>
      </w:r>
      <w:proofErr w:type="spellStart"/>
      <w:r w:rsidRPr="00683EAA">
        <w:rPr>
          <w:rFonts w:ascii="Times New Roman" w:hAnsi="Times New Roman"/>
          <w:b/>
          <w:sz w:val="24"/>
          <w:szCs w:val="24"/>
          <w:lang w:eastAsia="en-US"/>
        </w:rPr>
        <w:t>Cancer</w:t>
      </w:r>
      <w:proofErr w:type="spellEnd"/>
      <w:r w:rsidR="000121AB" w:rsidRPr="00683EAA">
        <w:rPr>
          <w:rFonts w:ascii="Times New Roman" w:hAnsi="Times New Roman"/>
          <w:sz w:val="24"/>
          <w:szCs w:val="24"/>
          <w:lang w:eastAsia="en-US"/>
        </w:rPr>
        <w:t xml:space="preserve">. </w:t>
      </w:r>
      <w:proofErr w:type="spellStart"/>
      <w:r w:rsidR="000121AB" w:rsidRPr="000420BE">
        <w:rPr>
          <w:rFonts w:ascii="Times New Roman" w:hAnsi="Times New Roman"/>
          <w:sz w:val="24"/>
          <w:szCs w:val="24"/>
          <w:lang w:eastAsia="en-US"/>
        </w:rPr>
        <w:t>Fact</w:t>
      </w:r>
      <w:proofErr w:type="spellEnd"/>
      <w:r w:rsidR="000121AB" w:rsidRPr="000420BE">
        <w:rPr>
          <w:rFonts w:ascii="Times New Roman" w:hAnsi="Times New Roman"/>
          <w:sz w:val="24"/>
          <w:szCs w:val="24"/>
          <w:lang w:eastAsia="en-US"/>
        </w:rPr>
        <w:t xml:space="preserve"> </w:t>
      </w:r>
      <w:proofErr w:type="spellStart"/>
      <w:r w:rsidR="000121AB" w:rsidRPr="000420BE">
        <w:rPr>
          <w:rFonts w:ascii="Times New Roman" w:hAnsi="Times New Roman"/>
          <w:sz w:val="24"/>
          <w:szCs w:val="24"/>
          <w:lang w:eastAsia="en-US"/>
        </w:rPr>
        <w:t>sheet</w:t>
      </w:r>
      <w:proofErr w:type="spellEnd"/>
      <w:r w:rsidR="000121AB" w:rsidRPr="000420BE">
        <w:rPr>
          <w:rFonts w:ascii="Times New Roman" w:hAnsi="Times New Roman"/>
          <w:sz w:val="24"/>
          <w:szCs w:val="24"/>
          <w:lang w:eastAsia="en-US"/>
        </w:rPr>
        <w:t xml:space="preserve"> N°297,</w:t>
      </w:r>
      <w:r w:rsidR="0037489D" w:rsidRPr="000420BE">
        <w:rPr>
          <w:rFonts w:ascii="Times New Roman" w:hAnsi="Times New Roman"/>
          <w:sz w:val="24"/>
          <w:szCs w:val="24"/>
          <w:lang w:eastAsia="en-US"/>
        </w:rPr>
        <w:t xml:space="preserve"> </w:t>
      </w:r>
      <w:r w:rsidR="000121AB" w:rsidRPr="000420BE">
        <w:rPr>
          <w:rFonts w:ascii="Times New Roman" w:hAnsi="Times New Roman"/>
          <w:sz w:val="24"/>
          <w:szCs w:val="24"/>
          <w:lang w:eastAsia="en-US"/>
        </w:rPr>
        <w:t xml:space="preserve">2015. </w:t>
      </w:r>
      <w:r w:rsidR="0037489D" w:rsidRPr="000420BE">
        <w:rPr>
          <w:rFonts w:ascii="Times New Roman" w:hAnsi="Times New Roman"/>
          <w:sz w:val="24"/>
          <w:szCs w:val="24"/>
          <w:lang w:eastAsia="en-US"/>
        </w:rPr>
        <w:t>Disponível em: &lt;</w:t>
      </w:r>
      <w:proofErr w:type="spellStart"/>
      <w:r w:rsidR="0037489D" w:rsidRPr="000420BE">
        <w:rPr>
          <w:rFonts w:ascii="Times New Roman" w:hAnsi="Times New Roman"/>
          <w:sz w:val="24"/>
          <w:szCs w:val="24"/>
          <w:lang w:eastAsia="en-US"/>
        </w:rPr>
        <w:t>http</w:t>
      </w:r>
      <w:proofErr w:type="spellEnd"/>
      <w:r w:rsidR="0037489D" w:rsidRPr="000420BE">
        <w:rPr>
          <w:rFonts w:ascii="Times New Roman" w:hAnsi="Times New Roman"/>
          <w:sz w:val="24"/>
          <w:szCs w:val="24"/>
          <w:lang w:eastAsia="en-US"/>
        </w:rPr>
        <w:t>://www.who.int/</w:t>
      </w:r>
      <w:proofErr w:type="spellStart"/>
      <w:r w:rsidR="0037489D" w:rsidRPr="000420BE">
        <w:rPr>
          <w:rFonts w:ascii="Times New Roman" w:hAnsi="Times New Roman"/>
          <w:sz w:val="24"/>
          <w:szCs w:val="24"/>
          <w:lang w:eastAsia="en-US"/>
        </w:rPr>
        <w:t>med</w:t>
      </w:r>
      <w:r w:rsidR="000121AB" w:rsidRPr="000420BE">
        <w:rPr>
          <w:rFonts w:ascii="Times New Roman" w:hAnsi="Times New Roman"/>
          <w:sz w:val="24"/>
          <w:szCs w:val="24"/>
          <w:lang w:eastAsia="en-US"/>
        </w:rPr>
        <w:t>iacentre</w:t>
      </w:r>
      <w:proofErr w:type="spellEnd"/>
      <w:r w:rsidR="000121AB" w:rsidRPr="000420BE">
        <w:rPr>
          <w:rFonts w:ascii="Times New Roman" w:hAnsi="Times New Roman"/>
          <w:sz w:val="24"/>
          <w:szCs w:val="24"/>
          <w:lang w:eastAsia="en-US"/>
        </w:rPr>
        <w:t>/</w:t>
      </w:r>
      <w:proofErr w:type="spellStart"/>
      <w:r w:rsidR="000121AB" w:rsidRPr="000420BE">
        <w:rPr>
          <w:rFonts w:ascii="Times New Roman" w:hAnsi="Times New Roman"/>
          <w:sz w:val="24"/>
          <w:szCs w:val="24"/>
          <w:lang w:eastAsia="en-US"/>
        </w:rPr>
        <w:t>factsheets</w:t>
      </w:r>
      <w:proofErr w:type="spellEnd"/>
      <w:r w:rsidR="000121AB" w:rsidRPr="000420BE">
        <w:rPr>
          <w:rFonts w:ascii="Times New Roman" w:hAnsi="Times New Roman"/>
          <w:sz w:val="24"/>
          <w:szCs w:val="24"/>
          <w:lang w:eastAsia="en-US"/>
        </w:rPr>
        <w:t>/fs297/</w:t>
      </w:r>
      <w:proofErr w:type="spellStart"/>
      <w:r w:rsidR="000121AB" w:rsidRPr="000420BE">
        <w:rPr>
          <w:rFonts w:ascii="Times New Roman" w:hAnsi="Times New Roman"/>
          <w:sz w:val="24"/>
          <w:szCs w:val="24"/>
          <w:lang w:eastAsia="en-US"/>
        </w:rPr>
        <w:t>en</w:t>
      </w:r>
      <w:proofErr w:type="spellEnd"/>
      <w:r w:rsidR="000121AB" w:rsidRPr="000420BE">
        <w:rPr>
          <w:rFonts w:ascii="Times New Roman" w:hAnsi="Times New Roman"/>
          <w:sz w:val="24"/>
          <w:szCs w:val="24"/>
          <w:lang w:eastAsia="en-US"/>
        </w:rPr>
        <w:t xml:space="preserve">/&gt;. </w:t>
      </w:r>
      <w:proofErr w:type="spellStart"/>
      <w:r w:rsidR="0037489D" w:rsidRPr="00010726">
        <w:rPr>
          <w:rFonts w:ascii="Times New Roman" w:hAnsi="Times New Roman"/>
          <w:sz w:val="24"/>
          <w:szCs w:val="24"/>
          <w:lang w:val="en-US" w:eastAsia="en-US"/>
        </w:rPr>
        <w:t>Acesso</w:t>
      </w:r>
      <w:proofErr w:type="spellEnd"/>
      <w:r w:rsidR="0037489D" w:rsidRPr="00010726">
        <w:rPr>
          <w:rFonts w:ascii="Times New Roman" w:hAnsi="Times New Roman"/>
          <w:sz w:val="24"/>
          <w:szCs w:val="24"/>
          <w:lang w:val="en-US" w:eastAsia="en-US"/>
        </w:rPr>
        <w:t xml:space="preserve"> </w:t>
      </w:r>
      <w:proofErr w:type="spellStart"/>
      <w:r w:rsidR="0037489D" w:rsidRPr="00010726">
        <w:rPr>
          <w:rFonts w:ascii="Times New Roman" w:hAnsi="Times New Roman"/>
          <w:sz w:val="24"/>
          <w:szCs w:val="24"/>
          <w:lang w:val="en-US" w:eastAsia="en-US"/>
        </w:rPr>
        <w:t>em</w:t>
      </w:r>
      <w:proofErr w:type="spellEnd"/>
      <w:r w:rsidR="0037489D" w:rsidRPr="00010726">
        <w:rPr>
          <w:rFonts w:ascii="Times New Roman" w:hAnsi="Times New Roman"/>
          <w:sz w:val="24"/>
          <w:szCs w:val="24"/>
          <w:lang w:val="en-US" w:eastAsia="en-US"/>
        </w:rPr>
        <w:t xml:space="preserve">: 15 </w:t>
      </w:r>
      <w:proofErr w:type="spellStart"/>
      <w:r w:rsidR="0037489D" w:rsidRPr="00010726">
        <w:rPr>
          <w:rFonts w:ascii="Times New Roman" w:hAnsi="Times New Roman"/>
          <w:sz w:val="24"/>
          <w:szCs w:val="24"/>
          <w:lang w:val="en-US" w:eastAsia="en-US"/>
        </w:rPr>
        <w:t>jan.</w:t>
      </w:r>
      <w:proofErr w:type="spellEnd"/>
      <w:r w:rsidR="0037489D" w:rsidRPr="00010726">
        <w:rPr>
          <w:rFonts w:ascii="Times New Roman" w:hAnsi="Times New Roman"/>
          <w:sz w:val="24"/>
          <w:szCs w:val="24"/>
          <w:lang w:val="en-US" w:eastAsia="en-US"/>
        </w:rPr>
        <w:t xml:space="preserve"> 2016.</w:t>
      </w:r>
    </w:p>
    <w:p w:rsidR="00EF3B33" w:rsidRPr="00010726" w:rsidRDefault="00EF3B33" w:rsidP="002D3584">
      <w:pPr>
        <w:rPr>
          <w:rFonts w:ascii="Times New Roman" w:hAnsi="Times New Roman"/>
          <w:sz w:val="24"/>
          <w:szCs w:val="24"/>
          <w:lang w:val="en-US"/>
        </w:rPr>
      </w:pPr>
    </w:p>
    <w:p w:rsidR="000121AB" w:rsidRPr="00683EAA" w:rsidRDefault="00E50D61" w:rsidP="002D3584">
      <w:pPr>
        <w:rPr>
          <w:rFonts w:ascii="Times New Roman" w:hAnsi="Times New Roman"/>
          <w:sz w:val="24"/>
          <w:szCs w:val="24"/>
          <w:lang w:val="en-US"/>
        </w:rPr>
      </w:pPr>
      <w:r w:rsidRPr="00683EAA">
        <w:rPr>
          <w:rFonts w:ascii="Times New Roman" w:hAnsi="Times New Roman"/>
          <w:sz w:val="24"/>
          <w:szCs w:val="24"/>
          <w:lang w:val="en-US"/>
        </w:rPr>
        <w:t xml:space="preserve">WORLD HEALTH ORGANIZATION (WHO). </w:t>
      </w:r>
      <w:r w:rsidRPr="00683EAA">
        <w:rPr>
          <w:rFonts w:ascii="Times New Roman" w:hAnsi="Times New Roman"/>
          <w:b/>
          <w:sz w:val="24"/>
          <w:szCs w:val="24"/>
          <w:lang w:val="en-US"/>
        </w:rPr>
        <w:t xml:space="preserve">International Drug Monitoring: </w:t>
      </w:r>
      <w:r w:rsidRPr="00683EAA">
        <w:rPr>
          <w:rFonts w:ascii="Times New Roman" w:hAnsi="Times New Roman"/>
          <w:sz w:val="24"/>
          <w:szCs w:val="24"/>
          <w:lang w:val="en-US"/>
        </w:rPr>
        <w:t>the role of national centers. Report of a WHO Meeting. Geneva, 1972. 48 p.</w:t>
      </w:r>
    </w:p>
    <w:p w:rsidR="000121AB" w:rsidRPr="00683EAA" w:rsidRDefault="000121AB" w:rsidP="002D3584">
      <w:pPr>
        <w:rPr>
          <w:rFonts w:ascii="Times New Roman" w:hAnsi="Times New Roman"/>
          <w:sz w:val="24"/>
          <w:szCs w:val="24"/>
          <w:lang w:val="en-US"/>
        </w:rPr>
      </w:pPr>
    </w:p>
    <w:p w:rsidR="000420BE" w:rsidRPr="00683EAA" w:rsidRDefault="00E50D61"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 xml:space="preserve">WORLD HEALTH ORGANIZATION (WHO). </w:t>
      </w:r>
      <w:r w:rsidRPr="00683EAA">
        <w:rPr>
          <w:rFonts w:ascii="Times New Roman" w:hAnsi="Times New Roman"/>
          <w:b/>
          <w:sz w:val="24"/>
          <w:szCs w:val="24"/>
          <w:lang w:val="en-US" w:eastAsia="en-US"/>
        </w:rPr>
        <w:t>International monitoring of adverse reactions to drugs:</w:t>
      </w:r>
      <w:r w:rsidR="00227B41" w:rsidRPr="00010726">
        <w:rPr>
          <w:rFonts w:ascii="Times New Roman" w:hAnsi="Times New Roman"/>
          <w:sz w:val="24"/>
          <w:szCs w:val="24"/>
          <w:lang w:val="en-US" w:eastAsia="en-US"/>
        </w:rPr>
        <w:t xml:space="preserve"> Adverse Reaction Terminology. WHO Collaborating Centre for International Drug Monitoring, Uppsala, Sweden, 1992.</w:t>
      </w:r>
      <w:r w:rsidRPr="00683EAA">
        <w:rPr>
          <w:rFonts w:ascii="Times New Roman" w:hAnsi="Times New Roman"/>
          <w:sz w:val="24"/>
          <w:szCs w:val="24"/>
          <w:lang w:val="en-US"/>
        </w:rPr>
        <w:t xml:space="preserve"> </w:t>
      </w:r>
    </w:p>
    <w:p w:rsidR="000420BE" w:rsidRPr="00683EAA" w:rsidRDefault="000420BE" w:rsidP="00683EAA">
      <w:pPr>
        <w:autoSpaceDE w:val="0"/>
        <w:autoSpaceDN w:val="0"/>
        <w:adjustRightInd w:val="0"/>
        <w:rPr>
          <w:rFonts w:ascii="Times New Roman" w:hAnsi="Times New Roman"/>
          <w:sz w:val="24"/>
          <w:szCs w:val="24"/>
          <w:lang w:val="en-US"/>
        </w:rPr>
      </w:pPr>
    </w:p>
    <w:p w:rsidR="000420BE" w:rsidRPr="00683EAA" w:rsidRDefault="00E50D61" w:rsidP="00683EAA">
      <w:pPr>
        <w:autoSpaceDE w:val="0"/>
        <w:autoSpaceDN w:val="0"/>
        <w:adjustRightInd w:val="0"/>
        <w:rPr>
          <w:rFonts w:ascii="Times New Roman" w:hAnsi="Times New Roman"/>
          <w:sz w:val="24"/>
          <w:szCs w:val="24"/>
          <w:lang w:val="en-US"/>
        </w:rPr>
      </w:pPr>
      <w:r w:rsidRPr="00683EAA">
        <w:rPr>
          <w:rFonts w:ascii="Times New Roman" w:hAnsi="Times New Roman"/>
          <w:sz w:val="24"/>
          <w:szCs w:val="24"/>
          <w:lang w:val="en-US"/>
        </w:rPr>
        <w:t>WORLD HEALTH ORGANIZATION (WHO). Letter MIO/372/2(A). Geneva: WHO, 1991.</w:t>
      </w:r>
    </w:p>
    <w:p w:rsidR="000420BE" w:rsidRDefault="000420BE" w:rsidP="00683EAA">
      <w:pPr>
        <w:rPr>
          <w:rFonts w:ascii="Times New Roman" w:hAnsi="Times New Roman"/>
          <w:sz w:val="24"/>
          <w:szCs w:val="24"/>
          <w:lang w:val="en-US"/>
        </w:rPr>
      </w:pPr>
    </w:p>
    <w:p w:rsidR="000420BE" w:rsidRDefault="00E50D61" w:rsidP="00683EAA">
      <w:pPr>
        <w:rPr>
          <w:rFonts w:ascii="Times New Roman" w:hAnsi="Times New Roman"/>
          <w:sz w:val="24"/>
          <w:szCs w:val="24"/>
          <w:lang w:eastAsia="en-US"/>
        </w:rPr>
      </w:pPr>
      <w:r w:rsidRPr="00683EAA">
        <w:rPr>
          <w:rFonts w:ascii="Times New Roman" w:hAnsi="Times New Roman"/>
          <w:sz w:val="24"/>
          <w:szCs w:val="24"/>
          <w:lang w:val="en-US"/>
        </w:rPr>
        <w:lastRenderedPageBreak/>
        <w:t>WORLD HEALTH ORGANIZATION (WHO)</w:t>
      </w:r>
      <w:r w:rsidR="00463009" w:rsidRPr="00683EAA">
        <w:rPr>
          <w:rFonts w:ascii="Times New Roman" w:hAnsi="Times New Roman"/>
          <w:sz w:val="24"/>
          <w:szCs w:val="24"/>
          <w:lang w:val="en-US" w:eastAsia="en-US"/>
        </w:rPr>
        <w:t xml:space="preserve">. 2016. </w:t>
      </w:r>
      <w:r w:rsidRPr="00683EAA">
        <w:rPr>
          <w:rFonts w:ascii="Times New Roman" w:hAnsi="Times New Roman"/>
          <w:b/>
          <w:sz w:val="24"/>
          <w:szCs w:val="24"/>
          <w:lang w:val="en-US" w:eastAsia="en-US"/>
        </w:rPr>
        <w:t>Medicines</w:t>
      </w:r>
      <w:r w:rsidR="00463009" w:rsidRPr="00683EAA">
        <w:rPr>
          <w:rFonts w:ascii="Times New Roman" w:hAnsi="Times New Roman"/>
          <w:sz w:val="24"/>
          <w:szCs w:val="24"/>
          <w:lang w:val="en-US" w:eastAsia="en-US"/>
        </w:rPr>
        <w:t xml:space="preserve">. </w:t>
      </w:r>
      <w:r w:rsidR="00463009" w:rsidRPr="00010726">
        <w:rPr>
          <w:rFonts w:ascii="Times New Roman" w:hAnsi="Times New Roman"/>
          <w:sz w:val="24"/>
          <w:szCs w:val="24"/>
          <w:lang w:eastAsia="en-US"/>
        </w:rPr>
        <w:t>Disponível em: &lt;http://www.who.int/medicines/areas/quality_safety/safety_efficacy/pharmvigi/en/&gt; Acesso em 19 jan. 2016</w:t>
      </w:r>
    </w:p>
    <w:p w:rsidR="00EF3B33" w:rsidRPr="00683EAA" w:rsidRDefault="00EF3B33" w:rsidP="002D3584">
      <w:pPr>
        <w:rPr>
          <w:rFonts w:ascii="Times New Roman" w:hAnsi="Times New Roman"/>
          <w:sz w:val="24"/>
          <w:szCs w:val="24"/>
        </w:rPr>
      </w:pPr>
    </w:p>
    <w:p w:rsidR="000420BE" w:rsidRDefault="00E50D61" w:rsidP="00683EAA">
      <w:pPr>
        <w:rPr>
          <w:rFonts w:ascii="Times New Roman" w:hAnsi="Times New Roman"/>
          <w:sz w:val="24"/>
          <w:szCs w:val="24"/>
          <w:lang w:val="en-US"/>
        </w:rPr>
      </w:pPr>
      <w:r w:rsidRPr="00683EAA">
        <w:rPr>
          <w:rFonts w:ascii="Times New Roman" w:hAnsi="Times New Roman"/>
          <w:sz w:val="24"/>
          <w:szCs w:val="24"/>
          <w:lang w:val="en-US"/>
        </w:rPr>
        <w:t xml:space="preserve">WORLD HEALTH ORGANIZATION (WHO). </w:t>
      </w:r>
      <w:r w:rsidRPr="00683EAA">
        <w:rPr>
          <w:rFonts w:ascii="Times New Roman" w:hAnsi="Times New Roman"/>
          <w:b/>
          <w:sz w:val="24"/>
          <w:szCs w:val="24"/>
          <w:lang w:val="en-US"/>
        </w:rPr>
        <w:t>Safety of medicines</w:t>
      </w:r>
      <w:r w:rsidRPr="00683EAA">
        <w:rPr>
          <w:rFonts w:ascii="Times New Roman" w:hAnsi="Times New Roman"/>
          <w:sz w:val="24"/>
          <w:szCs w:val="24"/>
          <w:lang w:val="en-US"/>
        </w:rPr>
        <w:t xml:space="preserve"> – a guide to detecting and reporting adverse drug reactions – why health professionals need to take actions. Geneva: WHO, 2002</w:t>
      </w:r>
      <w:r w:rsidR="00EF3B33" w:rsidRPr="00010726">
        <w:rPr>
          <w:rFonts w:ascii="Times New Roman" w:hAnsi="Times New Roman"/>
          <w:sz w:val="24"/>
          <w:szCs w:val="24"/>
          <w:lang w:val="en-US"/>
        </w:rPr>
        <w:t>.</w:t>
      </w: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010726" w:rsidRDefault="00010726" w:rsidP="00F00BC3">
      <w:pPr>
        <w:spacing w:line="360" w:lineRule="auto"/>
        <w:jc w:val="center"/>
        <w:rPr>
          <w:rFonts w:ascii="Times New Roman" w:hAnsi="Times New Roman"/>
          <w:b/>
          <w:sz w:val="24"/>
          <w:szCs w:val="24"/>
          <w:lang w:eastAsia="en-US"/>
        </w:rPr>
      </w:pPr>
    </w:p>
    <w:p w:rsidR="00505AD9" w:rsidRDefault="00505AD9"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505AD9" w:rsidRDefault="00505AD9" w:rsidP="00F00BC3">
      <w:pPr>
        <w:spacing w:line="360" w:lineRule="auto"/>
        <w:jc w:val="center"/>
        <w:rPr>
          <w:rFonts w:ascii="Times New Roman" w:hAnsi="Times New Roman"/>
          <w:b/>
          <w:sz w:val="24"/>
          <w:szCs w:val="24"/>
          <w:lang w:eastAsia="en-US"/>
        </w:rPr>
      </w:pPr>
    </w:p>
    <w:p w:rsidR="00505AD9" w:rsidRDefault="00505AD9"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DF4C54" w:rsidRDefault="00DF4C54" w:rsidP="00F00BC3">
      <w:pPr>
        <w:spacing w:line="360" w:lineRule="auto"/>
        <w:jc w:val="center"/>
        <w:rPr>
          <w:rFonts w:ascii="Times New Roman" w:hAnsi="Times New Roman"/>
          <w:b/>
          <w:sz w:val="24"/>
          <w:szCs w:val="24"/>
          <w:lang w:eastAsia="en-US"/>
        </w:rPr>
      </w:pP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E2407">
        <w:rPr>
          <w:rFonts w:ascii="Times New Roman" w:hAnsi="Times New Roman"/>
          <w:b/>
          <w:sz w:val="24"/>
          <w:szCs w:val="24"/>
          <w:lang w:eastAsia="en-US"/>
        </w:rPr>
        <w:t>NEXO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0420BE" w:rsidP="00F00BC3">
      <w:pPr>
        <w:spacing w:line="360" w:lineRule="auto"/>
        <w:jc w:val="center"/>
        <w:rPr>
          <w:rFonts w:ascii="Times New Roman" w:hAnsi="Times New Roman"/>
          <w:sz w:val="24"/>
          <w:szCs w:val="24"/>
          <w:lang w:eastAsia="en-US"/>
        </w:rPr>
      </w:pPr>
      <w:r w:rsidRPr="00683EAA">
        <w:rPr>
          <w:rFonts w:ascii="Times New Roman" w:hAnsi="Times New Roman"/>
          <w:noProof/>
          <w:sz w:val="24"/>
          <w:szCs w:val="24"/>
        </w:rPr>
        <w:drawing>
          <wp:inline distT="0" distB="0" distL="0" distR="0">
            <wp:extent cx="5108258" cy="785122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6586" cy="7879397"/>
                    </a:xfrm>
                    <a:prstGeom prst="rect">
                      <a:avLst/>
                    </a:prstGeom>
                    <a:noFill/>
                    <a:ln>
                      <a:noFill/>
                    </a:ln>
                  </pic:spPr>
                </pic:pic>
              </a:graphicData>
            </a:graphic>
          </wp:inline>
        </w:drawing>
      </w: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02FCB">
        <w:rPr>
          <w:rFonts w:ascii="Times New Roman" w:hAnsi="Times New Roman"/>
          <w:b/>
          <w:sz w:val="24"/>
          <w:szCs w:val="24"/>
          <w:lang w:eastAsia="en-US"/>
        </w:rPr>
        <w:t>N</w:t>
      </w:r>
      <w:r w:rsidRPr="00F00BC3">
        <w:rPr>
          <w:rFonts w:ascii="Times New Roman" w:hAnsi="Times New Roman"/>
          <w:b/>
          <w:sz w:val="24"/>
          <w:szCs w:val="24"/>
          <w:lang w:eastAsia="en-US"/>
        </w:rPr>
        <w:t>E</w:t>
      </w:r>
      <w:r w:rsidR="00902FCB">
        <w:rPr>
          <w:rFonts w:ascii="Times New Roman" w:hAnsi="Times New Roman"/>
          <w:b/>
          <w:sz w:val="24"/>
          <w:szCs w:val="24"/>
          <w:lang w:eastAsia="en-US"/>
        </w:rPr>
        <w:t>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0420BE" w:rsidP="00F00BC3">
      <w:pPr>
        <w:spacing w:line="360" w:lineRule="auto"/>
        <w:jc w:val="center"/>
        <w:rPr>
          <w:rFonts w:ascii="Times New Roman" w:hAnsi="Times New Roman"/>
          <w:sz w:val="24"/>
          <w:szCs w:val="24"/>
          <w:lang w:eastAsia="en-US"/>
        </w:rPr>
      </w:pPr>
      <w:r w:rsidRPr="00683EAA">
        <w:rPr>
          <w:rFonts w:ascii="Times New Roman" w:hAnsi="Times New Roman"/>
          <w:noProof/>
          <w:sz w:val="24"/>
          <w:szCs w:val="24"/>
        </w:rPr>
        <w:drawing>
          <wp:inline distT="0" distB="0" distL="0" distR="0">
            <wp:extent cx="5218938" cy="7993117"/>
            <wp:effectExtent l="0" t="0" r="127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29722" cy="8009633"/>
                    </a:xfrm>
                    <a:prstGeom prst="rect">
                      <a:avLst/>
                    </a:prstGeom>
                    <a:noFill/>
                    <a:ln>
                      <a:noFill/>
                    </a:ln>
                  </pic:spPr>
                </pic:pic>
              </a:graphicData>
            </a:graphic>
          </wp:inline>
        </w:drawing>
      </w: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02FCB">
        <w:rPr>
          <w:rFonts w:ascii="Times New Roman" w:hAnsi="Times New Roman"/>
          <w:b/>
          <w:sz w:val="24"/>
          <w:szCs w:val="24"/>
          <w:lang w:eastAsia="en-US"/>
        </w:rPr>
        <w:t>NEXO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0420BE" w:rsidP="00F00BC3">
      <w:pPr>
        <w:spacing w:line="360" w:lineRule="auto"/>
        <w:jc w:val="center"/>
        <w:rPr>
          <w:rFonts w:ascii="Times New Roman" w:hAnsi="Times New Roman"/>
          <w:sz w:val="24"/>
          <w:szCs w:val="24"/>
          <w:lang w:eastAsia="en-US"/>
        </w:rPr>
      </w:pPr>
      <w:r w:rsidRPr="00683EAA">
        <w:rPr>
          <w:rFonts w:ascii="Times New Roman" w:hAnsi="Times New Roman"/>
          <w:noProof/>
          <w:sz w:val="24"/>
          <w:szCs w:val="24"/>
        </w:rPr>
        <w:drawing>
          <wp:inline distT="0" distB="0" distL="0" distR="0">
            <wp:extent cx="5801995" cy="3957320"/>
            <wp:effectExtent l="0" t="0" r="825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1995" cy="3957320"/>
                    </a:xfrm>
                    <a:prstGeom prst="rect">
                      <a:avLst/>
                    </a:prstGeom>
                    <a:noFill/>
                    <a:ln>
                      <a:noFill/>
                    </a:ln>
                  </pic:spPr>
                </pic:pic>
              </a:graphicData>
            </a:graphic>
          </wp:inline>
        </w:drawing>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02FCB">
        <w:rPr>
          <w:rFonts w:ascii="Times New Roman" w:hAnsi="Times New Roman"/>
          <w:b/>
          <w:sz w:val="24"/>
          <w:szCs w:val="24"/>
          <w:lang w:eastAsia="en-US"/>
        </w:rPr>
        <w:t>NEXO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0420BE" w:rsidP="00F00BC3">
      <w:pPr>
        <w:spacing w:line="360" w:lineRule="auto"/>
        <w:jc w:val="center"/>
        <w:rPr>
          <w:rFonts w:ascii="Times New Roman" w:hAnsi="Times New Roman"/>
          <w:sz w:val="24"/>
          <w:szCs w:val="24"/>
          <w:lang w:eastAsia="en-US"/>
        </w:rPr>
      </w:pPr>
      <w:r w:rsidRPr="00683EAA">
        <w:rPr>
          <w:rFonts w:ascii="Arial" w:hAnsi="Arial"/>
          <w:noProof/>
          <w:sz w:val="24"/>
        </w:rPr>
        <w:drawing>
          <wp:inline distT="0" distB="0" distL="0" distR="0">
            <wp:extent cx="5760085" cy="39890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989070"/>
                    </a:xfrm>
                    <a:prstGeom prst="rect">
                      <a:avLst/>
                    </a:prstGeom>
                  </pic:spPr>
                </pic:pic>
              </a:graphicData>
            </a:graphic>
          </wp:inline>
        </w:drawing>
      </w: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sz w:val="24"/>
          <w:szCs w:val="24"/>
          <w:lang w:eastAsia="en-US"/>
        </w:rPr>
      </w:pPr>
    </w:p>
    <w:p w:rsidR="00F00BC3" w:rsidRPr="00F00BC3" w:rsidRDefault="00F00BC3" w:rsidP="00F00BC3">
      <w:pPr>
        <w:spacing w:line="360" w:lineRule="auto"/>
        <w:jc w:val="center"/>
        <w:rPr>
          <w:rFonts w:ascii="Times New Roman" w:hAnsi="Times New Roman"/>
          <w:b/>
          <w:sz w:val="24"/>
          <w:szCs w:val="24"/>
          <w:lang w:eastAsia="en-US"/>
        </w:rPr>
      </w:pPr>
      <w:r w:rsidRPr="00F00BC3">
        <w:rPr>
          <w:rFonts w:ascii="Times New Roman" w:hAnsi="Times New Roman"/>
          <w:b/>
          <w:sz w:val="24"/>
          <w:szCs w:val="24"/>
          <w:lang w:eastAsia="en-US"/>
        </w:rPr>
        <w:lastRenderedPageBreak/>
        <w:t>A</w:t>
      </w:r>
      <w:r w:rsidR="00902FCB">
        <w:rPr>
          <w:rFonts w:ascii="Times New Roman" w:hAnsi="Times New Roman"/>
          <w:b/>
          <w:sz w:val="24"/>
          <w:szCs w:val="24"/>
          <w:lang w:eastAsia="en-US"/>
        </w:rPr>
        <w:t>NEXO</w:t>
      </w:r>
      <w:r w:rsidRPr="00F00BC3">
        <w:rPr>
          <w:rFonts w:ascii="Times New Roman" w:hAnsi="Times New Roman"/>
          <w:b/>
          <w:sz w:val="24"/>
          <w:szCs w:val="24"/>
          <w:lang w:eastAsia="en-US"/>
        </w:rPr>
        <w:t xml:space="preserve"> A</w:t>
      </w:r>
    </w:p>
    <w:p w:rsidR="00F00BC3" w:rsidRPr="00F00BC3" w:rsidRDefault="00F00BC3" w:rsidP="00F00BC3">
      <w:pPr>
        <w:spacing w:line="360" w:lineRule="auto"/>
        <w:jc w:val="center"/>
        <w:rPr>
          <w:rFonts w:ascii="Times New Roman" w:hAnsi="Times New Roman"/>
          <w:sz w:val="24"/>
          <w:szCs w:val="24"/>
          <w:lang w:eastAsia="en-US"/>
        </w:rPr>
      </w:pPr>
      <w:r w:rsidRPr="00F00BC3">
        <w:rPr>
          <w:rFonts w:ascii="Times New Roman" w:hAnsi="Times New Roman"/>
          <w:b/>
          <w:sz w:val="24"/>
          <w:szCs w:val="24"/>
          <w:lang w:eastAsia="en-US"/>
        </w:rPr>
        <w:t>INSTRUMENTO DE COLETA DE DADOS</w:t>
      </w:r>
      <w:r w:rsidRPr="00F00BC3">
        <w:rPr>
          <w:rFonts w:ascii="Times New Roman" w:hAnsi="Times New Roman"/>
          <w:sz w:val="24"/>
          <w:szCs w:val="24"/>
          <w:lang w:eastAsia="en-US"/>
        </w:rPr>
        <w:t xml:space="preserve"> </w:t>
      </w:r>
    </w:p>
    <w:p w:rsidR="00F00BC3" w:rsidRPr="00F00BC3" w:rsidRDefault="00F00BC3" w:rsidP="00F00BC3">
      <w:pPr>
        <w:spacing w:line="360" w:lineRule="auto"/>
        <w:jc w:val="center"/>
        <w:rPr>
          <w:rFonts w:ascii="Times New Roman" w:hAnsi="Times New Roman"/>
          <w:sz w:val="24"/>
          <w:szCs w:val="24"/>
          <w:lang w:eastAsia="en-US"/>
        </w:rPr>
      </w:pPr>
    </w:p>
    <w:p w:rsidR="000420BE" w:rsidRDefault="000420BE" w:rsidP="00683EAA">
      <w:pPr>
        <w:spacing w:line="360" w:lineRule="auto"/>
        <w:jc w:val="center"/>
        <w:rPr>
          <w:rFonts w:ascii="Times New Roman" w:eastAsia="Times New Roman" w:hAnsi="Times New Roman"/>
          <w:sz w:val="24"/>
          <w:szCs w:val="24"/>
        </w:rPr>
      </w:pPr>
      <w:r w:rsidRPr="00683EAA">
        <w:rPr>
          <w:rFonts w:ascii="Times New Roman" w:hAnsi="Times New Roman"/>
          <w:noProof/>
          <w:sz w:val="24"/>
          <w:szCs w:val="24"/>
        </w:rPr>
        <w:drawing>
          <wp:inline distT="0" distB="0" distL="0" distR="0">
            <wp:extent cx="5047531" cy="7930055"/>
            <wp:effectExtent l="0" t="0" r="127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5196" cy="7942097"/>
                    </a:xfrm>
                    <a:prstGeom prst="rect">
                      <a:avLst/>
                    </a:prstGeom>
                    <a:noFill/>
                    <a:ln>
                      <a:noFill/>
                    </a:ln>
                  </pic:spPr>
                </pic:pic>
              </a:graphicData>
            </a:graphic>
          </wp:inline>
        </w:drawing>
      </w:r>
    </w:p>
    <w:p w:rsidR="005E0C42" w:rsidRDefault="00902FCB" w:rsidP="009E2407">
      <w:pPr>
        <w:spacing w:line="360" w:lineRule="auto"/>
        <w:jc w:val="center"/>
        <w:rPr>
          <w:rFonts w:ascii="Times New Roman" w:eastAsia="Times New Roman" w:hAnsi="Times New Roman"/>
          <w:b/>
          <w:sz w:val="24"/>
          <w:szCs w:val="24"/>
        </w:rPr>
      </w:pPr>
      <w:r w:rsidRPr="00902FCB">
        <w:rPr>
          <w:rFonts w:ascii="Times New Roman" w:eastAsia="Times New Roman" w:hAnsi="Times New Roman"/>
          <w:b/>
          <w:sz w:val="24"/>
          <w:szCs w:val="24"/>
        </w:rPr>
        <w:lastRenderedPageBreak/>
        <w:t>ANEXO B</w:t>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t>PARECER CONSUBSTANCIADO DO CEP</w:t>
      </w:r>
    </w:p>
    <w:p w:rsidR="00902FCB" w:rsidRDefault="00902FCB" w:rsidP="009E2407">
      <w:pPr>
        <w:spacing w:line="360" w:lineRule="auto"/>
        <w:jc w:val="center"/>
        <w:rPr>
          <w:rFonts w:ascii="Times New Roman" w:hAnsi="Times New Roman"/>
          <w:b/>
          <w:sz w:val="24"/>
          <w:szCs w:val="24"/>
          <w:lang w:eastAsia="en-US"/>
        </w:rPr>
      </w:pP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noProof/>
          <w:sz w:val="24"/>
          <w:szCs w:val="24"/>
        </w:rPr>
        <w:drawing>
          <wp:inline distT="0" distB="0" distL="0" distR="0">
            <wp:extent cx="5376789" cy="8029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8156" cy="8031617"/>
                    </a:xfrm>
                    <a:prstGeom prst="rect">
                      <a:avLst/>
                    </a:prstGeom>
                    <a:noFill/>
                    <a:ln>
                      <a:noFill/>
                    </a:ln>
                  </pic:spPr>
                </pic:pic>
              </a:graphicData>
            </a:graphic>
          </wp:inline>
        </w:drawing>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lastRenderedPageBreak/>
        <w:t>ANEXO B</w:t>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t>PARECER CONSUBSTANCIADO DO CEP</w:t>
      </w:r>
    </w:p>
    <w:p w:rsidR="00902FCB" w:rsidRDefault="00902FCB" w:rsidP="009E2407">
      <w:pPr>
        <w:spacing w:line="360" w:lineRule="auto"/>
        <w:jc w:val="center"/>
        <w:rPr>
          <w:rFonts w:ascii="Times New Roman" w:hAnsi="Times New Roman"/>
          <w:b/>
          <w:sz w:val="24"/>
          <w:szCs w:val="24"/>
          <w:lang w:eastAsia="en-US"/>
        </w:rPr>
      </w:pP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noProof/>
          <w:sz w:val="24"/>
          <w:szCs w:val="24"/>
        </w:rPr>
        <w:drawing>
          <wp:inline distT="0" distB="0" distL="0" distR="0">
            <wp:extent cx="5334000" cy="798777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1407" cy="7998868"/>
                    </a:xfrm>
                    <a:prstGeom prst="rect">
                      <a:avLst/>
                    </a:prstGeom>
                    <a:noFill/>
                    <a:ln>
                      <a:noFill/>
                    </a:ln>
                  </pic:spPr>
                </pic:pic>
              </a:graphicData>
            </a:graphic>
          </wp:inline>
        </w:drawing>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lastRenderedPageBreak/>
        <w:t>ANEXO B</w:t>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t>PARECER CONSUBSTANCIADO DO CEP</w:t>
      </w:r>
    </w:p>
    <w:p w:rsidR="00902FCB" w:rsidRDefault="00902FCB" w:rsidP="009E2407">
      <w:pPr>
        <w:spacing w:line="360" w:lineRule="auto"/>
        <w:jc w:val="center"/>
        <w:rPr>
          <w:rFonts w:ascii="Times New Roman" w:hAnsi="Times New Roman"/>
          <w:b/>
          <w:sz w:val="24"/>
          <w:szCs w:val="24"/>
          <w:lang w:eastAsia="en-US"/>
        </w:rPr>
      </w:pP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noProof/>
          <w:sz w:val="24"/>
          <w:szCs w:val="24"/>
        </w:rPr>
        <w:drawing>
          <wp:inline distT="0" distB="0" distL="0" distR="0">
            <wp:extent cx="5316876" cy="80105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0302" cy="8015687"/>
                    </a:xfrm>
                    <a:prstGeom prst="rect">
                      <a:avLst/>
                    </a:prstGeom>
                    <a:noFill/>
                    <a:ln>
                      <a:noFill/>
                    </a:ln>
                  </pic:spPr>
                </pic:pic>
              </a:graphicData>
            </a:graphic>
          </wp:inline>
        </w:drawing>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lastRenderedPageBreak/>
        <w:t>ANEXO B</w:t>
      </w:r>
    </w:p>
    <w:p w:rsidR="00902FCB" w:rsidRDefault="00902FCB" w:rsidP="009E2407">
      <w:pPr>
        <w:spacing w:line="360" w:lineRule="auto"/>
        <w:jc w:val="center"/>
        <w:rPr>
          <w:rFonts w:ascii="Times New Roman" w:hAnsi="Times New Roman"/>
          <w:b/>
          <w:sz w:val="24"/>
          <w:szCs w:val="24"/>
          <w:lang w:eastAsia="en-US"/>
        </w:rPr>
      </w:pPr>
      <w:r>
        <w:rPr>
          <w:rFonts w:ascii="Times New Roman" w:hAnsi="Times New Roman"/>
          <w:b/>
          <w:sz w:val="24"/>
          <w:szCs w:val="24"/>
          <w:lang w:eastAsia="en-US"/>
        </w:rPr>
        <w:t>PARECER CONSUBSTANCIADO DO CEP</w:t>
      </w:r>
    </w:p>
    <w:p w:rsidR="00902FCB" w:rsidRDefault="00902FCB" w:rsidP="009E2407">
      <w:pPr>
        <w:spacing w:line="360" w:lineRule="auto"/>
        <w:jc w:val="center"/>
        <w:rPr>
          <w:rFonts w:ascii="Times New Roman" w:hAnsi="Times New Roman"/>
          <w:b/>
          <w:sz w:val="24"/>
          <w:szCs w:val="24"/>
          <w:lang w:eastAsia="en-US"/>
        </w:rPr>
      </w:pPr>
    </w:p>
    <w:p w:rsidR="00902FCB" w:rsidRPr="00683EAA" w:rsidRDefault="00902FCB" w:rsidP="009E2407">
      <w:pPr>
        <w:spacing w:line="360" w:lineRule="auto"/>
        <w:jc w:val="center"/>
        <w:rPr>
          <w:rFonts w:ascii="Times New Roman" w:hAnsi="Times New Roman"/>
          <w:b/>
          <w:sz w:val="24"/>
          <w:szCs w:val="24"/>
          <w:lang w:eastAsia="en-US"/>
        </w:rPr>
      </w:pPr>
      <w:r>
        <w:rPr>
          <w:rFonts w:ascii="Times New Roman" w:hAnsi="Times New Roman"/>
          <w:b/>
          <w:noProof/>
          <w:sz w:val="24"/>
          <w:szCs w:val="24"/>
        </w:rPr>
        <w:drawing>
          <wp:inline distT="0" distB="0" distL="0" distR="0">
            <wp:extent cx="5762625" cy="2219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2219325"/>
                    </a:xfrm>
                    <a:prstGeom prst="rect">
                      <a:avLst/>
                    </a:prstGeom>
                    <a:noFill/>
                    <a:ln>
                      <a:noFill/>
                    </a:ln>
                  </pic:spPr>
                </pic:pic>
              </a:graphicData>
            </a:graphic>
          </wp:inline>
        </w:drawing>
      </w:r>
    </w:p>
    <w:sectPr w:rsidR="00902FCB" w:rsidRPr="00683EAA" w:rsidSect="00E50D61">
      <w:pgSz w:w="11906" w:h="16838"/>
      <w:pgMar w:top="1701" w:right="1134" w:bottom="1134"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284" w:rsidRDefault="00DF3284">
      <w:r>
        <w:separator/>
      </w:r>
    </w:p>
  </w:endnote>
  <w:endnote w:type="continuationSeparator" w:id="0">
    <w:p w:rsidR="00DF3284" w:rsidRDefault="00DF32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anumGothic">
    <w:altName w:val="Arial Unicode MS"/>
    <w:panose1 w:val="020B0604020202020204"/>
    <w:charset w:val="00"/>
    <w:family w:val="auto"/>
    <w:pitch w:val="variable"/>
    <w:sig w:usb0="00000000" w:usb1="4000207B" w:usb2="00000000" w:usb3="00000000" w:csb0="FFFFFFFF"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284" w:rsidRDefault="00DF3284">
      <w:r>
        <w:separator/>
      </w:r>
    </w:p>
  </w:footnote>
  <w:footnote w:type="continuationSeparator" w:id="0">
    <w:p w:rsidR="00DF3284" w:rsidRDefault="00DF32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6BD1" w:rsidRDefault="005B6BD1">
    <w:pPr>
      <w:pStyle w:val="Cabealho"/>
      <w:jc w:val="right"/>
      <w:rPr>
        <w:rFonts w:ascii="Times New Roman" w:eastAsia="Times New Roman" w:hAnsi="Times New Roman"/>
        <w:sz w:val="20"/>
        <w:szCs w:val="20"/>
      </w:rPr>
    </w:pPr>
  </w:p>
  <w:p w:rsidR="005B6BD1" w:rsidRDefault="005B6BD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6BD1" w:rsidRDefault="005B6BD1" w:rsidP="00683EAA">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B6BD1" w:rsidRDefault="005B6BD1" w:rsidP="00683EAA">
    <w:pPr>
      <w:pStyle w:val="Cabealho"/>
      <w:jc w:val="right"/>
    </w:pPr>
    <w:r w:rsidRPr="0074064A">
      <w:rPr>
        <w:rFonts w:ascii="Times New Roman" w:hAnsi="Times New Roman"/>
      </w:rPr>
      <w:fldChar w:fldCharType="begin"/>
    </w:r>
    <w:r w:rsidRPr="0074064A">
      <w:rPr>
        <w:rFonts w:ascii="Times New Roman" w:hAnsi="Times New Roman"/>
      </w:rPr>
      <w:instrText>PAGE   \* MERGEFORMAT</w:instrText>
    </w:r>
    <w:r w:rsidRPr="0074064A">
      <w:rPr>
        <w:rFonts w:ascii="Times New Roman" w:hAnsi="Times New Roman"/>
      </w:rPr>
      <w:fldChar w:fldCharType="separate"/>
    </w:r>
    <w:r w:rsidR="00316979">
      <w:rPr>
        <w:rFonts w:ascii="Times New Roman" w:hAnsi="Times New Roman"/>
        <w:noProof/>
      </w:rPr>
      <w:t>53</w:t>
    </w:r>
    <w:r w:rsidRPr="0074064A">
      <w:rPr>
        <w:rFonts w:ascii="Times New Roman" w:hAnsi="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363BEB"/>
    <w:multiLevelType w:val="hybridMultilevel"/>
    <w:tmpl w:val="F02EC96A"/>
    <w:lvl w:ilvl="0" w:tplc="5DB2F222">
      <w:start w:val="1"/>
      <w:numFmt w:val="decimal"/>
      <w:lvlText w:val="%1."/>
      <w:lvlJc w:val="left"/>
      <w:pPr>
        <w:ind w:left="720" w:hanging="360"/>
      </w:pPr>
    </w:lvl>
    <w:lvl w:ilvl="1" w:tplc="BA1EA948">
      <w:start w:val="1"/>
      <w:numFmt w:val="lowerLetter"/>
      <w:lvlText w:val="%2."/>
      <w:lvlJc w:val="left"/>
      <w:pPr>
        <w:ind w:left="1440" w:hanging="360"/>
      </w:pPr>
    </w:lvl>
    <w:lvl w:ilvl="2" w:tplc="A33CD9F0">
      <w:start w:val="1"/>
      <w:numFmt w:val="lowerRoman"/>
      <w:lvlText w:val="%3."/>
      <w:lvlJc w:val="right"/>
      <w:pPr>
        <w:ind w:left="2160" w:hanging="180"/>
      </w:pPr>
    </w:lvl>
    <w:lvl w:ilvl="3" w:tplc="82545FB0">
      <w:start w:val="1"/>
      <w:numFmt w:val="decimal"/>
      <w:lvlText w:val="%4."/>
      <w:lvlJc w:val="left"/>
      <w:pPr>
        <w:ind w:left="2880" w:hanging="360"/>
      </w:pPr>
    </w:lvl>
    <w:lvl w:ilvl="4" w:tplc="5DE44FA0">
      <w:start w:val="1"/>
      <w:numFmt w:val="lowerLetter"/>
      <w:lvlText w:val="%5."/>
      <w:lvlJc w:val="left"/>
      <w:pPr>
        <w:ind w:left="3600" w:hanging="360"/>
      </w:pPr>
    </w:lvl>
    <w:lvl w:ilvl="5" w:tplc="18666FDE">
      <w:start w:val="1"/>
      <w:numFmt w:val="lowerRoman"/>
      <w:lvlText w:val="%6."/>
      <w:lvlJc w:val="right"/>
      <w:pPr>
        <w:ind w:left="4320" w:hanging="180"/>
      </w:pPr>
    </w:lvl>
    <w:lvl w:ilvl="6" w:tplc="21368320">
      <w:start w:val="1"/>
      <w:numFmt w:val="decimal"/>
      <w:lvlText w:val="%7."/>
      <w:lvlJc w:val="left"/>
      <w:pPr>
        <w:ind w:left="5040" w:hanging="360"/>
      </w:pPr>
    </w:lvl>
    <w:lvl w:ilvl="7" w:tplc="F1C83C20">
      <w:start w:val="1"/>
      <w:numFmt w:val="lowerLetter"/>
      <w:lvlText w:val="%8."/>
      <w:lvlJc w:val="left"/>
      <w:pPr>
        <w:ind w:left="5760" w:hanging="360"/>
      </w:pPr>
    </w:lvl>
    <w:lvl w:ilvl="8" w:tplc="F2820B14">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yra Lima">
    <w15:presenceInfo w15:providerId="None" w15:userId="Rayra Lima"/>
  </w15:person>
  <w15:person w15:author="Francisco Felix">
    <w15:presenceInfo w15:providerId="Windows Live" w15:userId="0af98553e71092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revisionView w:markup="0"/>
  <w:defaultTabStop w:val="708"/>
  <w:hyphenationZone w:val="425"/>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C42"/>
    <w:rsid w:val="00010726"/>
    <w:rsid w:val="000121AB"/>
    <w:rsid w:val="00015753"/>
    <w:rsid w:val="000249C4"/>
    <w:rsid w:val="00035A3C"/>
    <w:rsid w:val="000420BE"/>
    <w:rsid w:val="000469B8"/>
    <w:rsid w:val="00047439"/>
    <w:rsid w:val="000554CD"/>
    <w:rsid w:val="00057CD9"/>
    <w:rsid w:val="00065A24"/>
    <w:rsid w:val="00067236"/>
    <w:rsid w:val="00071DE1"/>
    <w:rsid w:val="000803B7"/>
    <w:rsid w:val="000805C9"/>
    <w:rsid w:val="000928E9"/>
    <w:rsid w:val="000A4175"/>
    <w:rsid w:val="000B3507"/>
    <w:rsid w:val="000B736D"/>
    <w:rsid w:val="000C3DB3"/>
    <w:rsid w:val="000E32FA"/>
    <w:rsid w:val="000E5F19"/>
    <w:rsid w:val="000E6A2F"/>
    <w:rsid w:val="00104B0E"/>
    <w:rsid w:val="00106E2D"/>
    <w:rsid w:val="00120E71"/>
    <w:rsid w:val="0012587A"/>
    <w:rsid w:val="00130085"/>
    <w:rsid w:val="00141BBD"/>
    <w:rsid w:val="0015432A"/>
    <w:rsid w:val="00154544"/>
    <w:rsid w:val="00154B8A"/>
    <w:rsid w:val="00162C15"/>
    <w:rsid w:val="0016460A"/>
    <w:rsid w:val="00171272"/>
    <w:rsid w:val="001776B5"/>
    <w:rsid w:val="001956F0"/>
    <w:rsid w:val="001C4FEA"/>
    <w:rsid w:val="001C6F8A"/>
    <w:rsid w:val="001F1649"/>
    <w:rsid w:val="001F55BE"/>
    <w:rsid w:val="001F79B2"/>
    <w:rsid w:val="00203D2F"/>
    <w:rsid w:val="00212091"/>
    <w:rsid w:val="00227B41"/>
    <w:rsid w:val="00232938"/>
    <w:rsid w:val="00233E7C"/>
    <w:rsid w:val="00241D0E"/>
    <w:rsid w:val="00264B7D"/>
    <w:rsid w:val="0027725B"/>
    <w:rsid w:val="00280C88"/>
    <w:rsid w:val="002836D2"/>
    <w:rsid w:val="00284EDF"/>
    <w:rsid w:val="00294148"/>
    <w:rsid w:val="002A2A2D"/>
    <w:rsid w:val="002A2B73"/>
    <w:rsid w:val="002B0D0E"/>
    <w:rsid w:val="002B3058"/>
    <w:rsid w:val="002B6931"/>
    <w:rsid w:val="002D3584"/>
    <w:rsid w:val="002D391D"/>
    <w:rsid w:val="002E1E7C"/>
    <w:rsid w:val="002E3CC3"/>
    <w:rsid w:val="002F1C90"/>
    <w:rsid w:val="002F2579"/>
    <w:rsid w:val="003004D6"/>
    <w:rsid w:val="003152DA"/>
    <w:rsid w:val="00315F0A"/>
    <w:rsid w:val="00316979"/>
    <w:rsid w:val="00326DD3"/>
    <w:rsid w:val="00333D71"/>
    <w:rsid w:val="00343978"/>
    <w:rsid w:val="00345972"/>
    <w:rsid w:val="003677EA"/>
    <w:rsid w:val="00370533"/>
    <w:rsid w:val="0037489D"/>
    <w:rsid w:val="0037725E"/>
    <w:rsid w:val="00380AB0"/>
    <w:rsid w:val="0039608E"/>
    <w:rsid w:val="003A6435"/>
    <w:rsid w:val="003B3EFA"/>
    <w:rsid w:val="003B4C77"/>
    <w:rsid w:val="003C1EA0"/>
    <w:rsid w:val="003E34ED"/>
    <w:rsid w:val="003E3758"/>
    <w:rsid w:val="003F19A1"/>
    <w:rsid w:val="0042093F"/>
    <w:rsid w:val="004318A9"/>
    <w:rsid w:val="00453C4E"/>
    <w:rsid w:val="00455152"/>
    <w:rsid w:val="00463009"/>
    <w:rsid w:val="004746CF"/>
    <w:rsid w:val="004764B5"/>
    <w:rsid w:val="00484A0A"/>
    <w:rsid w:val="00490851"/>
    <w:rsid w:val="004937B1"/>
    <w:rsid w:val="004B1482"/>
    <w:rsid w:val="004C3C25"/>
    <w:rsid w:val="004D3932"/>
    <w:rsid w:val="00505AD9"/>
    <w:rsid w:val="00534D13"/>
    <w:rsid w:val="005515FA"/>
    <w:rsid w:val="00551F5A"/>
    <w:rsid w:val="00552278"/>
    <w:rsid w:val="005555DA"/>
    <w:rsid w:val="005567A1"/>
    <w:rsid w:val="00561A21"/>
    <w:rsid w:val="00563839"/>
    <w:rsid w:val="005763AA"/>
    <w:rsid w:val="00592D9A"/>
    <w:rsid w:val="00597DFF"/>
    <w:rsid w:val="005B5D4A"/>
    <w:rsid w:val="005B6BD1"/>
    <w:rsid w:val="005C249E"/>
    <w:rsid w:val="005C44E5"/>
    <w:rsid w:val="005C485A"/>
    <w:rsid w:val="005D297E"/>
    <w:rsid w:val="005E0C42"/>
    <w:rsid w:val="005E2F5B"/>
    <w:rsid w:val="005E5752"/>
    <w:rsid w:val="005F21C8"/>
    <w:rsid w:val="005F4056"/>
    <w:rsid w:val="005F665E"/>
    <w:rsid w:val="00603AC5"/>
    <w:rsid w:val="00625880"/>
    <w:rsid w:val="00626700"/>
    <w:rsid w:val="006379AD"/>
    <w:rsid w:val="00646B71"/>
    <w:rsid w:val="006579E3"/>
    <w:rsid w:val="00657EEB"/>
    <w:rsid w:val="00665648"/>
    <w:rsid w:val="00683EAA"/>
    <w:rsid w:val="006A3996"/>
    <w:rsid w:val="006A4276"/>
    <w:rsid w:val="006D6259"/>
    <w:rsid w:val="00721CB9"/>
    <w:rsid w:val="0073096E"/>
    <w:rsid w:val="00735E2D"/>
    <w:rsid w:val="00740ADE"/>
    <w:rsid w:val="00740E06"/>
    <w:rsid w:val="007977A8"/>
    <w:rsid w:val="007A6754"/>
    <w:rsid w:val="007B468F"/>
    <w:rsid w:val="007C06F3"/>
    <w:rsid w:val="007C503C"/>
    <w:rsid w:val="007D1172"/>
    <w:rsid w:val="007E1209"/>
    <w:rsid w:val="007E3B87"/>
    <w:rsid w:val="007E79CB"/>
    <w:rsid w:val="007F023C"/>
    <w:rsid w:val="007F2547"/>
    <w:rsid w:val="007F32CA"/>
    <w:rsid w:val="007F3379"/>
    <w:rsid w:val="007F55EB"/>
    <w:rsid w:val="00803F41"/>
    <w:rsid w:val="00840EC2"/>
    <w:rsid w:val="00850462"/>
    <w:rsid w:val="00875DDE"/>
    <w:rsid w:val="008910A0"/>
    <w:rsid w:val="008A41B9"/>
    <w:rsid w:val="008A7444"/>
    <w:rsid w:val="008B6CEA"/>
    <w:rsid w:val="008C398D"/>
    <w:rsid w:val="008D13E7"/>
    <w:rsid w:val="008E2EDE"/>
    <w:rsid w:val="008F243D"/>
    <w:rsid w:val="008F778A"/>
    <w:rsid w:val="00902FCB"/>
    <w:rsid w:val="009145DA"/>
    <w:rsid w:val="00924225"/>
    <w:rsid w:val="00931C62"/>
    <w:rsid w:val="00934450"/>
    <w:rsid w:val="00934975"/>
    <w:rsid w:val="009468FE"/>
    <w:rsid w:val="00951CB4"/>
    <w:rsid w:val="00960736"/>
    <w:rsid w:val="0096752E"/>
    <w:rsid w:val="0097278A"/>
    <w:rsid w:val="00974126"/>
    <w:rsid w:val="0098003D"/>
    <w:rsid w:val="009944B0"/>
    <w:rsid w:val="009A65E7"/>
    <w:rsid w:val="009A7C8F"/>
    <w:rsid w:val="009B744B"/>
    <w:rsid w:val="009C7B27"/>
    <w:rsid w:val="009D3433"/>
    <w:rsid w:val="009D65F9"/>
    <w:rsid w:val="009E2407"/>
    <w:rsid w:val="009E5E48"/>
    <w:rsid w:val="009F1394"/>
    <w:rsid w:val="00A0452A"/>
    <w:rsid w:val="00A31B50"/>
    <w:rsid w:val="00A36544"/>
    <w:rsid w:val="00A72AAD"/>
    <w:rsid w:val="00A77068"/>
    <w:rsid w:val="00A96647"/>
    <w:rsid w:val="00AA3F6A"/>
    <w:rsid w:val="00AB0105"/>
    <w:rsid w:val="00AB56EC"/>
    <w:rsid w:val="00AC1FE8"/>
    <w:rsid w:val="00AC65E4"/>
    <w:rsid w:val="00AE0A7F"/>
    <w:rsid w:val="00AE1CD1"/>
    <w:rsid w:val="00B17F61"/>
    <w:rsid w:val="00B2543B"/>
    <w:rsid w:val="00B33471"/>
    <w:rsid w:val="00B5333D"/>
    <w:rsid w:val="00B7145E"/>
    <w:rsid w:val="00B75E5A"/>
    <w:rsid w:val="00B77C41"/>
    <w:rsid w:val="00B87AE5"/>
    <w:rsid w:val="00B90084"/>
    <w:rsid w:val="00BA0EF1"/>
    <w:rsid w:val="00BA5D26"/>
    <w:rsid w:val="00BB6152"/>
    <w:rsid w:val="00BF0B76"/>
    <w:rsid w:val="00BF5BB8"/>
    <w:rsid w:val="00C01696"/>
    <w:rsid w:val="00C20961"/>
    <w:rsid w:val="00C25A97"/>
    <w:rsid w:val="00C26442"/>
    <w:rsid w:val="00C27C92"/>
    <w:rsid w:val="00C36420"/>
    <w:rsid w:val="00C43483"/>
    <w:rsid w:val="00C466A2"/>
    <w:rsid w:val="00C61123"/>
    <w:rsid w:val="00C766F8"/>
    <w:rsid w:val="00C8013B"/>
    <w:rsid w:val="00C815E6"/>
    <w:rsid w:val="00C91BD0"/>
    <w:rsid w:val="00C94BE4"/>
    <w:rsid w:val="00CD53BD"/>
    <w:rsid w:val="00D02B72"/>
    <w:rsid w:val="00D0655D"/>
    <w:rsid w:val="00D06DBF"/>
    <w:rsid w:val="00D270E5"/>
    <w:rsid w:val="00D4465E"/>
    <w:rsid w:val="00D676BF"/>
    <w:rsid w:val="00D85665"/>
    <w:rsid w:val="00D95B56"/>
    <w:rsid w:val="00D96BB5"/>
    <w:rsid w:val="00DA4BE6"/>
    <w:rsid w:val="00DA640C"/>
    <w:rsid w:val="00DB5EB2"/>
    <w:rsid w:val="00DE4C54"/>
    <w:rsid w:val="00DF3284"/>
    <w:rsid w:val="00DF4C54"/>
    <w:rsid w:val="00E25CC6"/>
    <w:rsid w:val="00E37BF0"/>
    <w:rsid w:val="00E415F1"/>
    <w:rsid w:val="00E43A08"/>
    <w:rsid w:val="00E50D61"/>
    <w:rsid w:val="00E65E88"/>
    <w:rsid w:val="00EC5BCC"/>
    <w:rsid w:val="00ED0647"/>
    <w:rsid w:val="00EF3B33"/>
    <w:rsid w:val="00F00BC3"/>
    <w:rsid w:val="00F01193"/>
    <w:rsid w:val="00F07005"/>
    <w:rsid w:val="00F20102"/>
    <w:rsid w:val="00F27C61"/>
    <w:rsid w:val="00F45E35"/>
    <w:rsid w:val="00F51078"/>
    <w:rsid w:val="00F61F78"/>
    <w:rsid w:val="00F64A71"/>
    <w:rsid w:val="00F848F2"/>
    <w:rsid w:val="00FA12C6"/>
    <w:rsid w:val="00FA156C"/>
    <w:rsid w:val="00FC69DD"/>
    <w:rsid w:val="00FE2552"/>
    <w:rsid w:val="00FE2F47"/>
    <w:rsid w:val="00FE752E"/>
  </w:rsids>
  <m:mathPr>
    <m:mathFont m:val="Cambria Math"/>
    <m:brkBin m:val="before"/>
    <m:brkBinSub m:val="--"/>
    <m:smallFrac/>
    <m:dispDef/>
    <m:lMargin m:val="1440"/>
    <m:rMargin m:val="144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F80A49E-11BE-43AE-9EFF-22C7FCAC6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50D61"/>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E50D61"/>
    <w:pPr>
      <w:tabs>
        <w:tab w:val="center" w:pos="4252"/>
        <w:tab w:val="right" w:pos="8504"/>
      </w:tabs>
    </w:pPr>
  </w:style>
  <w:style w:type="character" w:customStyle="1" w:styleId="CabealhoChar">
    <w:name w:val="Cabeçalho Char"/>
    <w:basedOn w:val="Fontepargpadro"/>
    <w:link w:val="Cabealho"/>
    <w:rsid w:val="00E50D61"/>
  </w:style>
  <w:style w:type="paragraph" w:styleId="Reviso">
    <w:name w:val="Revision"/>
    <w:semiHidden/>
    <w:rsid w:val="00E50D61"/>
  </w:style>
  <w:style w:type="paragraph" w:styleId="Textodebalo">
    <w:name w:val="Balloon Text"/>
    <w:basedOn w:val="Normal"/>
    <w:link w:val="TextodebaloChar"/>
    <w:semiHidden/>
    <w:unhideWhenUsed/>
    <w:rsid w:val="00E50D61"/>
    <w:rPr>
      <w:rFonts w:ascii="Segoe UI" w:eastAsia="Segoe UI" w:hAnsi="Segoe UI"/>
      <w:sz w:val="18"/>
      <w:szCs w:val="18"/>
    </w:rPr>
  </w:style>
  <w:style w:type="character" w:customStyle="1" w:styleId="TextodebaloChar">
    <w:name w:val="Texto de balão Char"/>
    <w:basedOn w:val="Fontepargpadro"/>
    <w:link w:val="Textodebalo"/>
    <w:semiHidden/>
    <w:rsid w:val="00E50D61"/>
    <w:rPr>
      <w:rFonts w:ascii="Segoe UI" w:eastAsia="Segoe UI" w:hAnsi="Segoe UI"/>
      <w:w w:val="100"/>
      <w:sz w:val="18"/>
      <w:szCs w:val="18"/>
      <w:shd w:val="clear" w:color="auto" w:fill="auto"/>
    </w:rPr>
  </w:style>
  <w:style w:type="paragraph" w:styleId="Textodecomentrio">
    <w:name w:val="annotation text"/>
    <w:basedOn w:val="Normal"/>
    <w:link w:val="TextodecomentrioChar"/>
    <w:semiHidden/>
    <w:unhideWhenUsed/>
    <w:rsid w:val="00E50D61"/>
    <w:rPr>
      <w:sz w:val="20"/>
      <w:szCs w:val="20"/>
    </w:rPr>
  </w:style>
  <w:style w:type="character" w:customStyle="1" w:styleId="TextodecomentrioChar">
    <w:name w:val="Texto de comentário Char"/>
    <w:basedOn w:val="Fontepargpadro"/>
    <w:link w:val="Textodecomentrio"/>
    <w:semiHidden/>
    <w:rsid w:val="00E50D61"/>
    <w:rPr>
      <w:w w:val="100"/>
      <w:sz w:val="20"/>
      <w:szCs w:val="20"/>
      <w:shd w:val="clear" w:color="auto" w:fill="auto"/>
    </w:rPr>
  </w:style>
  <w:style w:type="character" w:styleId="Refdecomentrio">
    <w:name w:val="annotation reference"/>
    <w:rsid w:val="00E50D61"/>
    <w:rPr>
      <w:w w:val="100"/>
      <w:sz w:val="16"/>
      <w:szCs w:val="16"/>
      <w:shd w:val="clear" w:color="auto" w:fill="auto"/>
    </w:rPr>
  </w:style>
  <w:style w:type="paragraph" w:styleId="Rodap">
    <w:name w:val="footer"/>
    <w:basedOn w:val="Normal"/>
    <w:link w:val="RodapChar"/>
    <w:unhideWhenUsed/>
    <w:rsid w:val="00E50D61"/>
    <w:pPr>
      <w:tabs>
        <w:tab w:val="center" w:pos="4252"/>
        <w:tab w:val="right" w:pos="8504"/>
      </w:tabs>
    </w:pPr>
  </w:style>
  <w:style w:type="character" w:customStyle="1" w:styleId="RodapChar">
    <w:name w:val="Rodapé Char"/>
    <w:basedOn w:val="Fontepargpadro"/>
    <w:link w:val="Rodap"/>
    <w:rsid w:val="00E50D61"/>
  </w:style>
  <w:style w:type="paragraph" w:styleId="Assuntodocomentrio">
    <w:name w:val="annotation subject"/>
    <w:basedOn w:val="Textodecomentrio"/>
    <w:next w:val="Textodecomentrio"/>
    <w:link w:val="AssuntodocomentrioChar"/>
    <w:semiHidden/>
    <w:unhideWhenUsed/>
    <w:rsid w:val="00E50D61"/>
    <w:rPr>
      <w:b/>
    </w:rPr>
  </w:style>
  <w:style w:type="character" w:customStyle="1" w:styleId="AssuntodocomentrioChar">
    <w:name w:val="Assunto do comentário Char"/>
    <w:basedOn w:val="TextodecomentrioChar"/>
    <w:link w:val="Assuntodocomentrio"/>
    <w:semiHidden/>
    <w:rsid w:val="00E50D61"/>
    <w:rPr>
      <w:b/>
      <w:w w:val="100"/>
      <w:sz w:val="20"/>
      <w:szCs w:val="20"/>
      <w:shd w:val="clear" w:color="auto" w:fill="auto"/>
    </w:rPr>
  </w:style>
  <w:style w:type="table" w:styleId="Tabelacomgrade">
    <w:name w:val="Table Grid"/>
    <w:basedOn w:val="Tabelanormal"/>
    <w:uiPriority w:val="59"/>
    <w:rsid w:val="00803F41"/>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563839"/>
    <w:rPr>
      <w:color w:val="0563C1" w:themeColor="hyperlink"/>
      <w:u w:val="single"/>
    </w:rPr>
  </w:style>
  <w:style w:type="paragraph" w:customStyle="1" w:styleId="Default">
    <w:name w:val="Default"/>
    <w:rsid w:val="001F1649"/>
    <w:pPr>
      <w:autoSpaceDE w:val="0"/>
      <w:autoSpaceDN w:val="0"/>
      <w:adjustRightInd w:val="0"/>
    </w:pPr>
    <w:rPr>
      <w:rFonts w:ascii="Candara" w:eastAsiaTheme="minorHAnsi" w:hAnsi="Candara" w:cs="Candara"/>
      <w:color w:val="000000"/>
      <w:sz w:val="24"/>
      <w:szCs w:val="24"/>
      <w:lang w:eastAsia="en-US"/>
    </w:rPr>
  </w:style>
  <w:style w:type="paragraph" w:customStyle="1" w:styleId="Capa-FolhaDeRosto">
    <w:name w:val="Capa-Folha De Rosto"/>
    <w:basedOn w:val="Normal"/>
    <w:qFormat/>
    <w:rsid w:val="005B5D4A"/>
    <w:pPr>
      <w:spacing w:line="360" w:lineRule="auto"/>
      <w:jc w:val="center"/>
    </w:pPr>
    <w:rPr>
      <w:rFonts w:ascii="Arial" w:hAnsi="Arial"/>
      <w:b/>
      <w:caps/>
      <w:sz w:val="24"/>
      <w:lang w:eastAsia="en-US"/>
    </w:rPr>
  </w:style>
  <w:style w:type="paragraph" w:customStyle="1" w:styleId="Corpo">
    <w:name w:val="Corpo"/>
    <w:rsid w:val="005B5D4A"/>
    <w:pPr>
      <w:pBdr>
        <w:top w:val="nil"/>
        <w:left w:val="nil"/>
        <w:bottom w:val="nil"/>
        <w:right w:val="nil"/>
        <w:between w:val="nil"/>
        <w:bar w:val="nil"/>
      </w:pBdr>
      <w:spacing w:after="200" w:line="276" w:lineRule="auto"/>
    </w:pPr>
    <w:rPr>
      <w:rFonts w:cs="Calibri"/>
      <w:color w:val="000000"/>
      <w:u w:color="000000"/>
      <w:bdr w:val="nil"/>
    </w:rPr>
  </w:style>
  <w:style w:type="table" w:customStyle="1" w:styleId="TabelaSimples51">
    <w:name w:val="Tabela Simples 51"/>
    <w:basedOn w:val="Tabelanormal"/>
    <w:uiPriority w:val="45"/>
    <w:rsid w:val="007F32C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Grade21">
    <w:name w:val="Tabela de Grade 21"/>
    <w:basedOn w:val="Tabelanormal"/>
    <w:uiPriority w:val="47"/>
    <w:rsid w:val="007F32C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12150">
      <w:bodyDiv w:val="1"/>
      <w:marLeft w:val="0"/>
      <w:marRight w:val="0"/>
      <w:marTop w:val="0"/>
      <w:marBottom w:val="0"/>
      <w:divBdr>
        <w:top w:val="none" w:sz="0" w:space="0" w:color="auto"/>
        <w:left w:val="none" w:sz="0" w:space="0" w:color="auto"/>
        <w:bottom w:val="none" w:sz="0" w:space="0" w:color="auto"/>
        <w:right w:val="none" w:sz="0" w:space="0" w:color="auto"/>
      </w:divBdr>
    </w:div>
    <w:div w:id="139154043">
      <w:bodyDiv w:val="1"/>
      <w:marLeft w:val="0"/>
      <w:marRight w:val="0"/>
      <w:marTop w:val="0"/>
      <w:marBottom w:val="0"/>
      <w:divBdr>
        <w:top w:val="none" w:sz="0" w:space="0" w:color="auto"/>
        <w:left w:val="none" w:sz="0" w:space="0" w:color="auto"/>
        <w:bottom w:val="none" w:sz="0" w:space="0" w:color="auto"/>
        <w:right w:val="none" w:sz="0" w:space="0" w:color="auto"/>
      </w:divBdr>
      <w:divsChild>
        <w:div w:id="1633823669">
          <w:marLeft w:val="0"/>
          <w:marRight w:val="0"/>
          <w:marTop w:val="0"/>
          <w:marBottom w:val="0"/>
          <w:divBdr>
            <w:top w:val="none" w:sz="0" w:space="0" w:color="auto"/>
            <w:left w:val="none" w:sz="0" w:space="0" w:color="auto"/>
            <w:bottom w:val="none" w:sz="0" w:space="0" w:color="auto"/>
            <w:right w:val="none" w:sz="0" w:space="0" w:color="auto"/>
          </w:divBdr>
        </w:div>
        <w:div w:id="1400667120">
          <w:marLeft w:val="0"/>
          <w:marRight w:val="0"/>
          <w:marTop w:val="0"/>
          <w:marBottom w:val="0"/>
          <w:divBdr>
            <w:top w:val="none" w:sz="0" w:space="0" w:color="auto"/>
            <w:left w:val="none" w:sz="0" w:space="0" w:color="auto"/>
            <w:bottom w:val="none" w:sz="0" w:space="0" w:color="auto"/>
            <w:right w:val="none" w:sz="0" w:space="0" w:color="auto"/>
          </w:divBdr>
        </w:div>
        <w:div w:id="1249462438">
          <w:marLeft w:val="0"/>
          <w:marRight w:val="0"/>
          <w:marTop w:val="0"/>
          <w:marBottom w:val="0"/>
          <w:divBdr>
            <w:top w:val="none" w:sz="0" w:space="0" w:color="auto"/>
            <w:left w:val="none" w:sz="0" w:space="0" w:color="auto"/>
            <w:bottom w:val="none" w:sz="0" w:space="0" w:color="auto"/>
            <w:right w:val="none" w:sz="0" w:space="0" w:color="auto"/>
          </w:divBdr>
        </w:div>
        <w:div w:id="504049747">
          <w:marLeft w:val="0"/>
          <w:marRight w:val="0"/>
          <w:marTop w:val="0"/>
          <w:marBottom w:val="0"/>
          <w:divBdr>
            <w:top w:val="none" w:sz="0" w:space="0" w:color="auto"/>
            <w:left w:val="none" w:sz="0" w:space="0" w:color="auto"/>
            <w:bottom w:val="none" w:sz="0" w:space="0" w:color="auto"/>
            <w:right w:val="none" w:sz="0" w:space="0" w:color="auto"/>
          </w:divBdr>
        </w:div>
        <w:div w:id="1857229208">
          <w:marLeft w:val="0"/>
          <w:marRight w:val="0"/>
          <w:marTop w:val="0"/>
          <w:marBottom w:val="0"/>
          <w:divBdr>
            <w:top w:val="none" w:sz="0" w:space="0" w:color="auto"/>
            <w:left w:val="none" w:sz="0" w:space="0" w:color="auto"/>
            <w:bottom w:val="none" w:sz="0" w:space="0" w:color="auto"/>
            <w:right w:val="none" w:sz="0" w:space="0" w:color="auto"/>
          </w:divBdr>
        </w:div>
        <w:div w:id="1986007808">
          <w:marLeft w:val="0"/>
          <w:marRight w:val="0"/>
          <w:marTop w:val="0"/>
          <w:marBottom w:val="0"/>
          <w:divBdr>
            <w:top w:val="none" w:sz="0" w:space="0" w:color="auto"/>
            <w:left w:val="none" w:sz="0" w:space="0" w:color="auto"/>
            <w:bottom w:val="none" w:sz="0" w:space="0" w:color="auto"/>
            <w:right w:val="none" w:sz="0" w:space="0" w:color="auto"/>
          </w:divBdr>
        </w:div>
        <w:div w:id="1797791085">
          <w:marLeft w:val="0"/>
          <w:marRight w:val="0"/>
          <w:marTop w:val="0"/>
          <w:marBottom w:val="0"/>
          <w:divBdr>
            <w:top w:val="none" w:sz="0" w:space="0" w:color="auto"/>
            <w:left w:val="none" w:sz="0" w:space="0" w:color="auto"/>
            <w:bottom w:val="none" w:sz="0" w:space="0" w:color="auto"/>
            <w:right w:val="none" w:sz="0" w:space="0" w:color="auto"/>
          </w:divBdr>
        </w:div>
        <w:div w:id="2049721202">
          <w:marLeft w:val="0"/>
          <w:marRight w:val="0"/>
          <w:marTop w:val="0"/>
          <w:marBottom w:val="0"/>
          <w:divBdr>
            <w:top w:val="none" w:sz="0" w:space="0" w:color="auto"/>
            <w:left w:val="none" w:sz="0" w:space="0" w:color="auto"/>
            <w:bottom w:val="none" w:sz="0" w:space="0" w:color="auto"/>
            <w:right w:val="none" w:sz="0" w:space="0" w:color="auto"/>
          </w:divBdr>
        </w:div>
      </w:divsChild>
    </w:div>
    <w:div w:id="493954357">
      <w:bodyDiv w:val="1"/>
      <w:marLeft w:val="0"/>
      <w:marRight w:val="0"/>
      <w:marTop w:val="0"/>
      <w:marBottom w:val="0"/>
      <w:divBdr>
        <w:top w:val="none" w:sz="0" w:space="0" w:color="auto"/>
        <w:left w:val="none" w:sz="0" w:space="0" w:color="auto"/>
        <w:bottom w:val="none" w:sz="0" w:space="0" w:color="auto"/>
        <w:right w:val="none" w:sz="0" w:space="0" w:color="auto"/>
      </w:divBdr>
      <w:divsChild>
        <w:div w:id="2138332509">
          <w:marLeft w:val="0"/>
          <w:marRight w:val="0"/>
          <w:marTop w:val="0"/>
          <w:marBottom w:val="0"/>
          <w:divBdr>
            <w:top w:val="none" w:sz="0" w:space="0" w:color="auto"/>
            <w:left w:val="none" w:sz="0" w:space="0" w:color="auto"/>
            <w:bottom w:val="none" w:sz="0" w:space="0" w:color="auto"/>
            <w:right w:val="none" w:sz="0" w:space="0" w:color="auto"/>
          </w:divBdr>
        </w:div>
        <w:div w:id="1759521849">
          <w:marLeft w:val="0"/>
          <w:marRight w:val="0"/>
          <w:marTop w:val="0"/>
          <w:marBottom w:val="0"/>
          <w:divBdr>
            <w:top w:val="none" w:sz="0" w:space="0" w:color="auto"/>
            <w:left w:val="none" w:sz="0" w:space="0" w:color="auto"/>
            <w:bottom w:val="none" w:sz="0" w:space="0" w:color="auto"/>
            <w:right w:val="none" w:sz="0" w:space="0" w:color="auto"/>
          </w:divBdr>
        </w:div>
        <w:div w:id="496724520">
          <w:marLeft w:val="0"/>
          <w:marRight w:val="0"/>
          <w:marTop w:val="0"/>
          <w:marBottom w:val="0"/>
          <w:divBdr>
            <w:top w:val="none" w:sz="0" w:space="0" w:color="auto"/>
            <w:left w:val="none" w:sz="0" w:space="0" w:color="auto"/>
            <w:bottom w:val="none" w:sz="0" w:space="0" w:color="auto"/>
            <w:right w:val="none" w:sz="0" w:space="0" w:color="auto"/>
          </w:divBdr>
        </w:div>
        <w:div w:id="826433399">
          <w:marLeft w:val="0"/>
          <w:marRight w:val="0"/>
          <w:marTop w:val="0"/>
          <w:marBottom w:val="0"/>
          <w:divBdr>
            <w:top w:val="none" w:sz="0" w:space="0" w:color="auto"/>
            <w:left w:val="none" w:sz="0" w:space="0" w:color="auto"/>
            <w:bottom w:val="none" w:sz="0" w:space="0" w:color="auto"/>
            <w:right w:val="none" w:sz="0" w:space="0" w:color="auto"/>
          </w:divBdr>
        </w:div>
        <w:div w:id="230821032">
          <w:marLeft w:val="0"/>
          <w:marRight w:val="0"/>
          <w:marTop w:val="0"/>
          <w:marBottom w:val="0"/>
          <w:divBdr>
            <w:top w:val="none" w:sz="0" w:space="0" w:color="auto"/>
            <w:left w:val="none" w:sz="0" w:space="0" w:color="auto"/>
            <w:bottom w:val="none" w:sz="0" w:space="0" w:color="auto"/>
            <w:right w:val="none" w:sz="0" w:space="0" w:color="auto"/>
          </w:divBdr>
        </w:div>
        <w:div w:id="187834018">
          <w:marLeft w:val="0"/>
          <w:marRight w:val="0"/>
          <w:marTop w:val="0"/>
          <w:marBottom w:val="0"/>
          <w:divBdr>
            <w:top w:val="none" w:sz="0" w:space="0" w:color="auto"/>
            <w:left w:val="none" w:sz="0" w:space="0" w:color="auto"/>
            <w:bottom w:val="none" w:sz="0" w:space="0" w:color="auto"/>
            <w:right w:val="none" w:sz="0" w:space="0" w:color="auto"/>
          </w:divBdr>
        </w:div>
        <w:div w:id="974797495">
          <w:marLeft w:val="0"/>
          <w:marRight w:val="0"/>
          <w:marTop w:val="0"/>
          <w:marBottom w:val="0"/>
          <w:divBdr>
            <w:top w:val="none" w:sz="0" w:space="0" w:color="auto"/>
            <w:left w:val="none" w:sz="0" w:space="0" w:color="auto"/>
            <w:bottom w:val="none" w:sz="0" w:space="0" w:color="auto"/>
            <w:right w:val="none" w:sz="0" w:space="0" w:color="auto"/>
          </w:divBdr>
        </w:div>
        <w:div w:id="103237641">
          <w:marLeft w:val="0"/>
          <w:marRight w:val="0"/>
          <w:marTop w:val="0"/>
          <w:marBottom w:val="0"/>
          <w:divBdr>
            <w:top w:val="none" w:sz="0" w:space="0" w:color="auto"/>
            <w:left w:val="none" w:sz="0" w:space="0" w:color="auto"/>
            <w:bottom w:val="none" w:sz="0" w:space="0" w:color="auto"/>
            <w:right w:val="none" w:sz="0" w:space="0" w:color="auto"/>
          </w:divBdr>
        </w:div>
      </w:divsChild>
    </w:div>
    <w:div w:id="84432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C67FE-654C-5440-8E4A-B3DCE7637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61</Pages>
  <Words>17660</Words>
  <Characters>95369</Characters>
  <Application>Microsoft Office Word</Application>
  <DocSecurity>0</DocSecurity>
  <Lines>794</Lines>
  <Paragraphs>225</Paragraphs>
  <MMClips>0</MMClips>
  <ScaleCrop>false</ScaleCrop>
  <HeadingPairs>
    <vt:vector size="4" baseType="variant">
      <vt:variant>
        <vt:lpstr>Título</vt:lpstr>
      </vt:variant>
      <vt:variant>
        <vt:i4>1</vt:i4>
      </vt:variant>
      <vt:variant>
        <vt:lpstr>제목</vt:lpstr>
      </vt:variant>
      <vt:variant>
        <vt:i4>1</vt:i4>
      </vt:variant>
    </vt:vector>
  </HeadingPairs>
  <TitlesOfParts>
    <vt:vector size="2" baseType="lpstr">
      <vt:lpstr/>
      <vt:lpstr>Title text</vt:lpstr>
    </vt:vector>
  </TitlesOfParts>
  <Company/>
  <LinksUpToDate>false</LinksUpToDate>
  <CharactersWithSpaces>112804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Juvenia Bezerra Fontenele</dc:creator>
  <cp:lastModifiedBy>Francisco Felix</cp:lastModifiedBy>
  <cp:revision>3</cp:revision>
  <cp:lastPrinted>2016-02-12T13:40:00Z</cp:lastPrinted>
  <dcterms:created xsi:type="dcterms:W3CDTF">2020-01-11T15:35:00Z</dcterms:created>
  <dcterms:modified xsi:type="dcterms:W3CDTF">2020-01-11T15:37:00Z</dcterms:modified>
</cp:coreProperties>
</file>